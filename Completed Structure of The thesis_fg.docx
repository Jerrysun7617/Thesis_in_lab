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proofErr w:type="spellStart"/>
      <w:ins w:id="52" w:author="像个男人一样" w:date="2018-03-21T20:13:00Z">
        <w:r>
          <w:rPr>
            <w:rFonts w:eastAsia="SimSun" w:hint="eastAsia"/>
            <w:sz w:val="28"/>
            <w:szCs w:val="28"/>
            <w:lang w:val="en-US"/>
          </w:rPr>
          <w:t>Jie</w:t>
        </w:r>
        <w:proofErr w:type="spellEnd"/>
        <w:r>
          <w:rPr>
            <w:rFonts w:eastAsia="SimSun" w:hint="eastAsia"/>
            <w:sz w:val="28"/>
            <w:szCs w:val="28"/>
            <w:lang w:val="en-US"/>
          </w:rPr>
          <w:t xml:space="preserv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t xml:space="preserve">Academic Supervisor: </w:t>
        </w:r>
        <w:r>
          <w:rPr>
            <w:sz w:val="28"/>
            <w:szCs w:val="28"/>
          </w:rPr>
          <w:tab/>
        </w:r>
        <w:proofErr w:type="spellStart"/>
        <w:r>
          <w:rPr>
            <w:sz w:val="28"/>
            <w:szCs w:val="28"/>
          </w:rPr>
          <w:t>Dr.</w:t>
        </w:r>
        <w:proofErr w:type="spellEnd"/>
        <w:r>
          <w:rPr>
            <w:sz w:val="28"/>
            <w:szCs w:val="28"/>
          </w:rPr>
          <w:t xml:space="preserve">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7E132FCE" w14:textId="0DE2DB18" w:rsidR="007C3001" w:rsidRDefault="001B6DED">
          <w:pPr>
            <w:pStyle w:val="TOC1"/>
            <w:tabs>
              <w:tab w:val="right" w:leader="dot" w:pos="9016"/>
            </w:tabs>
            <w:rPr>
              <w:rFonts w:asciiTheme="minorHAnsi" w:hAnsiTheme="minorHAnsi"/>
              <w:noProof/>
              <w:sz w:val="22"/>
              <w:lang w:eastAsia="en-IE"/>
            </w:rPr>
          </w:pPr>
          <w:r>
            <w:fldChar w:fldCharType="begin"/>
          </w:r>
          <w:r>
            <w:instrText xml:space="preserve"> TOC \o "1-3" \h \z \u </w:instrText>
          </w:r>
          <w:r>
            <w:fldChar w:fldCharType="separate"/>
          </w:r>
          <w:hyperlink w:anchor="_Toc518649066" w:history="1">
            <w:r w:rsidR="007C3001" w:rsidRPr="009D7A7D">
              <w:rPr>
                <w:rStyle w:val="Hyperlink"/>
                <w:noProof/>
              </w:rPr>
              <w:t>Table Of Contents</w:t>
            </w:r>
            <w:r w:rsidR="007C3001">
              <w:rPr>
                <w:noProof/>
                <w:webHidden/>
              </w:rPr>
              <w:tab/>
            </w:r>
            <w:r w:rsidR="007C3001">
              <w:rPr>
                <w:noProof/>
                <w:webHidden/>
              </w:rPr>
              <w:fldChar w:fldCharType="begin"/>
            </w:r>
            <w:r w:rsidR="007C3001">
              <w:rPr>
                <w:noProof/>
                <w:webHidden/>
              </w:rPr>
              <w:instrText xml:space="preserve"> PAGEREF _Toc518649066 \h </w:instrText>
            </w:r>
            <w:r w:rsidR="007C3001">
              <w:rPr>
                <w:noProof/>
                <w:webHidden/>
              </w:rPr>
            </w:r>
            <w:r w:rsidR="007C3001">
              <w:rPr>
                <w:noProof/>
                <w:webHidden/>
              </w:rPr>
              <w:fldChar w:fldCharType="separate"/>
            </w:r>
            <w:r w:rsidR="007C3001">
              <w:rPr>
                <w:noProof/>
                <w:webHidden/>
              </w:rPr>
              <w:t>iv</w:t>
            </w:r>
            <w:r w:rsidR="007C3001">
              <w:rPr>
                <w:noProof/>
                <w:webHidden/>
              </w:rPr>
              <w:fldChar w:fldCharType="end"/>
            </w:r>
          </w:hyperlink>
        </w:p>
        <w:p w14:paraId="411DE5D3" w14:textId="215D550C" w:rsidR="007C3001" w:rsidRDefault="007C3001">
          <w:pPr>
            <w:pStyle w:val="TOC2"/>
            <w:tabs>
              <w:tab w:val="right" w:leader="dot" w:pos="9016"/>
            </w:tabs>
            <w:rPr>
              <w:rFonts w:asciiTheme="minorHAnsi" w:hAnsiTheme="minorHAnsi"/>
              <w:noProof/>
              <w:sz w:val="22"/>
              <w:lang w:eastAsia="en-IE"/>
            </w:rPr>
          </w:pPr>
          <w:hyperlink w:anchor="_Toc518649067" w:history="1">
            <w:r w:rsidRPr="009D7A7D">
              <w:rPr>
                <w:rStyle w:val="Hyperlink"/>
                <w:rFonts w:eastAsia="Microsoft JhengHei"/>
                <w:noProof/>
              </w:rPr>
              <w:t>Declaration</w:t>
            </w:r>
            <w:r>
              <w:rPr>
                <w:noProof/>
                <w:webHidden/>
              </w:rPr>
              <w:tab/>
            </w:r>
            <w:r>
              <w:rPr>
                <w:noProof/>
                <w:webHidden/>
              </w:rPr>
              <w:fldChar w:fldCharType="begin"/>
            </w:r>
            <w:r>
              <w:rPr>
                <w:noProof/>
                <w:webHidden/>
              </w:rPr>
              <w:instrText xml:space="preserve"> PAGEREF _Toc518649067 \h </w:instrText>
            </w:r>
            <w:r>
              <w:rPr>
                <w:noProof/>
                <w:webHidden/>
              </w:rPr>
            </w:r>
            <w:r>
              <w:rPr>
                <w:noProof/>
                <w:webHidden/>
              </w:rPr>
              <w:fldChar w:fldCharType="separate"/>
            </w:r>
            <w:r>
              <w:rPr>
                <w:noProof/>
                <w:webHidden/>
              </w:rPr>
              <w:t>iv</w:t>
            </w:r>
            <w:r>
              <w:rPr>
                <w:noProof/>
                <w:webHidden/>
              </w:rPr>
              <w:fldChar w:fldCharType="end"/>
            </w:r>
          </w:hyperlink>
        </w:p>
        <w:p w14:paraId="3306B063" w14:textId="52033717" w:rsidR="007C3001" w:rsidRDefault="007C3001">
          <w:pPr>
            <w:pStyle w:val="TOC2"/>
            <w:tabs>
              <w:tab w:val="right" w:leader="dot" w:pos="9016"/>
            </w:tabs>
            <w:rPr>
              <w:rFonts w:asciiTheme="minorHAnsi" w:hAnsiTheme="minorHAnsi"/>
              <w:noProof/>
              <w:sz w:val="22"/>
              <w:lang w:eastAsia="en-IE"/>
            </w:rPr>
          </w:pPr>
          <w:hyperlink w:anchor="_Toc518649068" w:history="1">
            <w:r w:rsidRPr="009D7A7D">
              <w:rPr>
                <w:rStyle w:val="Hyperlink"/>
                <w:rFonts w:eastAsia="Microsoft JhengHei"/>
                <w:noProof/>
                <w:lang w:val="en-US"/>
              </w:rPr>
              <w:t>List</w:t>
            </w:r>
            <w:r w:rsidRPr="009D7A7D">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_Toc518649068 \h </w:instrText>
            </w:r>
            <w:r>
              <w:rPr>
                <w:noProof/>
                <w:webHidden/>
              </w:rPr>
            </w:r>
            <w:r>
              <w:rPr>
                <w:noProof/>
                <w:webHidden/>
              </w:rPr>
              <w:fldChar w:fldCharType="separate"/>
            </w:r>
            <w:r>
              <w:rPr>
                <w:noProof/>
                <w:webHidden/>
              </w:rPr>
              <w:t>iv</w:t>
            </w:r>
            <w:r>
              <w:rPr>
                <w:noProof/>
                <w:webHidden/>
              </w:rPr>
              <w:fldChar w:fldCharType="end"/>
            </w:r>
          </w:hyperlink>
        </w:p>
        <w:p w14:paraId="22A98C8D" w14:textId="3296D9CB" w:rsidR="007C3001" w:rsidRDefault="007C3001">
          <w:pPr>
            <w:pStyle w:val="TOC2"/>
            <w:tabs>
              <w:tab w:val="right" w:leader="dot" w:pos="9016"/>
            </w:tabs>
            <w:rPr>
              <w:rFonts w:asciiTheme="minorHAnsi" w:hAnsiTheme="minorHAnsi"/>
              <w:noProof/>
              <w:sz w:val="22"/>
              <w:lang w:eastAsia="en-IE"/>
            </w:rPr>
          </w:pPr>
          <w:hyperlink w:anchor="_Toc518649069" w:history="1">
            <w:r w:rsidRPr="009D7A7D">
              <w:rPr>
                <w:rStyle w:val="Hyperlink"/>
                <w:rFonts w:eastAsia="Microsoft JhengHei"/>
                <w:noProof/>
              </w:rPr>
              <w:t>List Of Tables</w:t>
            </w:r>
            <w:r>
              <w:rPr>
                <w:noProof/>
                <w:webHidden/>
              </w:rPr>
              <w:tab/>
            </w:r>
            <w:r>
              <w:rPr>
                <w:noProof/>
                <w:webHidden/>
              </w:rPr>
              <w:fldChar w:fldCharType="begin"/>
            </w:r>
            <w:r>
              <w:rPr>
                <w:noProof/>
                <w:webHidden/>
              </w:rPr>
              <w:instrText xml:space="preserve"> PAGEREF _Toc518649069 \h </w:instrText>
            </w:r>
            <w:r>
              <w:rPr>
                <w:noProof/>
                <w:webHidden/>
              </w:rPr>
            </w:r>
            <w:r>
              <w:rPr>
                <w:noProof/>
                <w:webHidden/>
              </w:rPr>
              <w:fldChar w:fldCharType="separate"/>
            </w:r>
            <w:r>
              <w:rPr>
                <w:noProof/>
                <w:webHidden/>
              </w:rPr>
              <w:t>vi</w:t>
            </w:r>
            <w:r>
              <w:rPr>
                <w:noProof/>
                <w:webHidden/>
              </w:rPr>
              <w:fldChar w:fldCharType="end"/>
            </w:r>
          </w:hyperlink>
        </w:p>
        <w:p w14:paraId="5D81B4BE" w14:textId="5A165C2C" w:rsidR="007C3001" w:rsidRDefault="007C3001">
          <w:pPr>
            <w:pStyle w:val="TOC2"/>
            <w:tabs>
              <w:tab w:val="right" w:leader="dot" w:pos="9016"/>
            </w:tabs>
            <w:rPr>
              <w:rFonts w:asciiTheme="minorHAnsi" w:hAnsiTheme="minorHAnsi"/>
              <w:noProof/>
              <w:sz w:val="22"/>
              <w:lang w:eastAsia="en-IE"/>
            </w:rPr>
          </w:pPr>
          <w:hyperlink w:anchor="_Toc518649070" w:history="1">
            <w:r w:rsidRPr="009D7A7D">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_Toc518649070 \h </w:instrText>
            </w:r>
            <w:r>
              <w:rPr>
                <w:noProof/>
                <w:webHidden/>
              </w:rPr>
            </w:r>
            <w:r>
              <w:rPr>
                <w:noProof/>
                <w:webHidden/>
              </w:rPr>
              <w:fldChar w:fldCharType="separate"/>
            </w:r>
            <w:r>
              <w:rPr>
                <w:noProof/>
                <w:webHidden/>
              </w:rPr>
              <w:t>vii</w:t>
            </w:r>
            <w:r>
              <w:rPr>
                <w:noProof/>
                <w:webHidden/>
              </w:rPr>
              <w:fldChar w:fldCharType="end"/>
            </w:r>
          </w:hyperlink>
        </w:p>
        <w:p w14:paraId="53FFCDB7" w14:textId="399FEF7C" w:rsidR="007C3001" w:rsidRDefault="007C3001">
          <w:pPr>
            <w:pStyle w:val="TOC2"/>
            <w:tabs>
              <w:tab w:val="right" w:leader="dot" w:pos="9016"/>
            </w:tabs>
            <w:rPr>
              <w:rFonts w:asciiTheme="minorHAnsi" w:hAnsiTheme="minorHAnsi"/>
              <w:noProof/>
              <w:sz w:val="22"/>
              <w:lang w:eastAsia="en-IE"/>
            </w:rPr>
          </w:pPr>
          <w:hyperlink w:anchor="_Toc518649071" w:history="1">
            <w:r w:rsidRPr="009D7A7D">
              <w:rPr>
                <w:rStyle w:val="Hyperlink"/>
                <w:rFonts w:eastAsia="Microsoft JhengHei"/>
                <w:noProof/>
              </w:rPr>
              <w:t>Abstract</w:t>
            </w:r>
            <w:r>
              <w:rPr>
                <w:noProof/>
                <w:webHidden/>
              </w:rPr>
              <w:tab/>
            </w:r>
            <w:r>
              <w:rPr>
                <w:noProof/>
                <w:webHidden/>
              </w:rPr>
              <w:fldChar w:fldCharType="begin"/>
            </w:r>
            <w:r>
              <w:rPr>
                <w:noProof/>
                <w:webHidden/>
              </w:rPr>
              <w:instrText xml:space="preserve"> PAGEREF _Toc518649071 \h </w:instrText>
            </w:r>
            <w:r>
              <w:rPr>
                <w:noProof/>
                <w:webHidden/>
              </w:rPr>
            </w:r>
            <w:r>
              <w:rPr>
                <w:noProof/>
                <w:webHidden/>
              </w:rPr>
              <w:fldChar w:fldCharType="separate"/>
            </w:r>
            <w:r>
              <w:rPr>
                <w:noProof/>
                <w:webHidden/>
              </w:rPr>
              <w:t>viii</w:t>
            </w:r>
            <w:r>
              <w:rPr>
                <w:noProof/>
                <w:webHidden/>
              </w:rPr>
              <w:fldChar w:fldCharType="end"/>
            </w:r>
          </w:hyperlink>
        </w:p>
        <w:p w14:paraId="1783C684" w14:textId="6C93BACD" w:rsidR="007C3001" w:rsidRDefault="007C3001">
          <w:pPr>
            <w:pStyle w:val="TOC2"/>
            <w:tabs>
              <w:tab w:val="right" w:leader="dot" w:pos="9016"/>
            </w:tabs>
            <w:rPr>
              <w:rFonts w:asciiTheme="minorHAnsi" w:hAnsiTheme="minorHAnsi"/>
              <w:noProof/>
              <w:sz w:val="22"/>
              <w:lang w:eastAsia="en-IE"/>
            </w:rPr>
          </w:pPr>
          <w:hyperlink w:anchor="_Toc518649072" w:history="1">
            <w:r w:rsidRPr="009D7A7D">
              <w:rPr>
                <w:rStyle w:val="Hyperlink"/>
                <w:rFonts w:eastAsia="Microsoft JhengHei"/>
                <w:noProof/>
              </w:rPr>
              <w:t>Acknowledgement</w:t>
            </w:r>
            <w:r w:rsidRPr="009D7A7D">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_Toc518649072 \h </w:instrText>
            </w:r>
            <w:r>
              <w:rPr>
                <w:noProof/>
                <w:webHidden/>
              </w:rPr>
            </w:r>
            <w:r>
              <w:rPr>
                <w:noProof/>
                <w:webHidden/>
              </w:rPr>
              <w:fldChar w:fldCharType="separate"/>
            </w:r>
            <w:r>
              <w:rPr>
                <w:noProof/>
                <w:webHidden/>
              </w:rPr>
              <w:t>ix</w:t>
            </w:r>
            <w:r>
              <w:rPr>
                <w:noProof/>
                <w:webHidden/>
              </w:rPr>
              <w:fldChar w:fldCharType="end"/>
            </w:r>
          </w:hyperlink>
        </w:p>
        <w:p w14:paraId="3563720C" w14:textId="16C1F2CB" w:rsidR="007C3001" w:rsidRDefault="007C3001">
          <w:pPr>
            <w:pStyle w:val="TOC1"/>
            <w:tabs>
              <w:tab w:val="left" w:pos="480"/>
              <w:tab w:val="right" w:leader="dot" w:pos="9016"/>
            </w:tabs>
            <w:rPr>
              <w:rFonts w:asciiTheme="minorHAnsi" w:hAnsiTheme="minorHAnsi"/>
              <w:noProof/>
              <w:sz w:val="22"/>
              <w:lang w:eastAsia="en-IE"/>
            </w:rPr>
          </w:pPr>
          <w:hyperlink w:anchor="_Toc518649073" w:history="1">
            <w:r w:rsidRPr="009D7A7D">
              <w:rPr>
                <w:rStyle w:val="Hyperlink"/>
                <w:noProof/>
              </w:rPr>
              <w:t>1</w:t>
            </w:r>
            <w:r>
              <w:rPr>
                <w:rFonts w:asciiTheme="minorHAnsi" w:hAnsiTheme="minorHAnsi"/>
                <w:noProof/>
                <w:sz w:val="22"/>
                <w:lang w:eastAsia="en-IE"/>
              </w:rPr>
              <w:tab/>
            </w:r>
            <w:r w:rsidRPr="009D7A7D">
              <w:rPr>
                <w:rStyle w:val="Hyperlink"/>
                <w:noProof/>
              </w:rPr>
              <w:t>Introduction</w:t>
            </w:r>
            <w:r>
              <w:rPr>
                <w:noProof/>
                <w:webHidden/>
              </w:rPr>
              <w:tab/>
            </w:r>
            <w:r>
              <w:rPr>
                <w:noProof/>
                <w:webHidden/>
              </w:rPr>
              <w:fldChar w:fldCharType="begin"/>
            </w:r>
            <w:r>
              <w:rPr>
                <w:noProof/>
                <w:webHidden/>
              </w:rPr>
              <w:instrText xml:space="preserve"> PAGEREF _Toc518649073 \h </w:instrText>
            </w:r>
            <w:r>
              <w:rPr>
                <w:noProof/>
                <w:webHidden/>
              </w:rPr>
            </w:r>
            <w:r>
              <w:rPr>
                <w:noProof/>
                <w:webHidden/>
              </w:rPr>
              <w:fldChar w:fldCharType="separate"/>
            </w:r>
            <w:r>
              <w:rPr>
                <w:noProof/>
                <w:webHidden/>
              </w:rPr>
              <w:t>10</w:t>
            </w:r>
            <w:r>
              <w:rPr>
                <w:noProof/>
                <w:webHidden/>
              </w:rPr>
              <w:fldChar w:fldCharType="end"/>
            </w:r>
          </w:hyperlink>
        </w:p>
        <w:p w14:paraId="431B03C3" w14:textId="66FB3725" w:rsidR="007C3001" w:rsidRDefault="007C3001">
          <w:pPr>
            <w:pStyle w:val="TOC2"/>
            <w:tabs>
              <w:tab w:val="left" w:pos="880"/>
              <w:tab w:val="right" w:leader="dot" w:pos="9016"/>
            </w:tabs>
            <w:rPr>
              <w:rFonts w:asciiTheme="minorHAnsi" w:hAnsiTheme="minorHAnsi"/>
              <w:noProof/>
              <w:sz w:val="22"/>
              <w:lang w:eastAsia="en-IE"/>
            </w:rPr>
          </w:pPr>
          <w:hyperlink w:anchor="_Toc518649074" w:history="1">
            <w:r w:rsidRPr="009D7A7D">
              <w:rPr>
                <w:rStyle w:val="Hyperlink"/>
                <w:noProof/>
              </w:rPr>
              <w:t>1.1</w:t>
            </w:r>
            <w:r>
              <w:rPr>
                <w:rFonts w:asciiTheme="minorHAnsi" w:hAnsiTheme="minorHAnsi"/>
                <w:noProof/>
                <w:sz w:val="22"/>
                <w:lang w:eastAsia="en-IE"/>
              </w:rPr>
              <w:tab/>
            </w:r>
            <w:r w:rsidRPr="009D7A7D">
              <w:rPr>
                <w:rStyle w:val="Hyperlink"/>
                <w:noProof/>
              </w:rPr>
              <w:t>Background Information</w:t>
            </w:r>
            <w:r>
              <w:rPr>
                <w:noProof/>
                <w:webHidden/>
              </w:rPr>
              <w:tab/>
            </w:r>
            <w:r>
              <w:rPr>
                <w:noProof/>
                <w:webHidden/>
              </w:rPr>
              <w:fldChar w:fldCharType="begin"/>
            </w:r>
            <w:r>
              <w:rPr>
                <w:noProof/>
                <w:webHidden/>
              </w:rPr>
              <w:instrText xml:space="preserve"> PAGEREF _Toc518649074 \h </w:instrText>
            </w:r>
            <w:r>
              <w:rPr>
                <w:noProof/>
                <w:webHidden/>
              </w:rPr>
            </w:r>
            <w:r>
              <w:rPr>
                <w:noProof/>
                <w:webHidden/>
              </w:rPr>
              <w:fldChar w:fldCharType="separate"/>
            </w:r>
            <w:r>
              <w:rPr>
                <w:noProof/>
                <w:webHidden/>
              </w:rPr>
              <w:t>10</w:t>
            </w:r>
            <w:r>
              <w:rPr>
                <w:noProof/>
                <w:webHidden/>
              </w:rPr>
              <w:fldChar w:fldCharType="end"/>
            </w:r>
          </w:hyperlink>
        </w:p>
        <w:p w14:paraId="7E6C1BAA" w14:textId="0538A24D" w:rsidR="007C3001" w:rsidRDefault="007C3001">
          <w:pPr>
            <w:pStyle w:val="TOC2"/>
            <w:tabs>
              <w:tab w:val="left" w:pos="880"/>
              <w:tab w:val="right" w:leader="dot" w:pos="9016"/>
            </w:tabs>
            <w:rPr>
              <w:rFonts w:asciiTheme="minorHAnsi" w:hAnsiTheme="minorHAnsi"/>
              <w:noProof/>
              <w:sz w:val="22"/>
              <w:lang w:eastAsia="en-IE"/>
            </w:rPr>
          </w:pPr>
          <w:hyperlink w:anchor="_Toc518649075" w:history="1">
            <w:r w:rsidRPr="009D7A7D">
              <w:rPr>
                <w:rStyle w:val="Hyperlink"/>
                <w:noProof/>
                <w:lang w:val="en-US"/>
              </w:rPr>
              <w:t>1.2</w:t>
            </w:r>
            <w:r>
              <w:rPr>
                <w:rFonts w:asciiTheme="minorHAnsi" w:hAnsiTheme="minorHAnsi"/>
                <w:noProof/>
                <w:sz w:val="22"/>
                <w:lang w:eastAsia="en-IE"/>
              </w:rPr>
              <w:tab/>
            </w:r>
            <w:r w:rsidRPr="009D7A7D">
              <w:rPr>
                <w:rStyle w:val="Hyperlink"/>
                <w:noProof/>
                <w:lang w:val="en-US"/>
              </w:rPr>
              <w:t>The Research Problem</w:t>
            </w:r>
            <w:r>
              <w:rPr>
                <w:noProof/>
                <w:webHidden/>
              </w:rPr>
              <w:tab/>
            </w:r>
            <w:r>
              <w:rPr>
                <w:noProof/>
                <w:webHidden/>
              </w:rPr>
              <w:fldChar w:fldCharType="begin"/>
            </w:r>
            <w:r>
              <w:rPr>
                <w:noProof/>
                <w:webHidden/>
              </w:rPr>
              <w:instrText xml:space="preserve"> PAGEREF _Toc518649075 \h </w:instrText>
            </w:r>
            <w:r>
              <w:rPr>
                <w:noProof/>
                <w:webHidden/>
              </w:rPr>
            </w:r>
            <w:r>
              <w:rPr>
                <w:noProof/>
                <w:webHidden/>
              </w:rPr>
              <w:fldChar w:fldCharType="separate"/>
            </w:r>
            <w:r>
              <w:rPr>
                <w:noProof/>
                <w:webHidden/>
              </w:rPr>
              <w:t>11</w:t>
            </w:r>
            <w:r>
              <w:rPr>
                <w:noProof/>
                <w:webHidden/>
              </w:rPr>
              <w:fldChar w:fldCharType="end"/>
            </w:r>
          </w:hyperlink>
        </w:p>
        <w:p w14:paraId="146E4212" w14:textId="50911212" w:rsidR="007C3001" w:rsidRDefault="007C3001">
          <w:pPr>
            <w:pStyle w:val="TOC2"/>
            <w:tabs>
              <w:tab w:val="left" w:pos="880"/>
              <w:tab w:val="right" w:leader="dot" w:pos="9016"/>
            </w:tabs>
            <w:rPr>
              <w:rFonts w:asciiTheme="minorHAnsi" w:hAnsiTheme="minorHAnsi"/>
              <w:noProof/>
              <w:sz w:val="22"/>
              <w:lang w:eastAsia="en-IE"/>
            </w:rPr>
          </w:pPr>
          <w:hyperlink w:anchor="_Toc518649076" w:history="1">
            <w:r w:rsidRPr="009D7A7D">
              <w:rPr>
                <w:rStyle w:val="Hyperlink"/>
                <w:noProof/>
                <w:lang w:val="en-US"/>
              </w:rPr>
              <w:t>1.3</w:t>
            </w:r>
            <w:r>
              <w:rPr>
                <w:rFonts w:asciiTheme="minorHAnsi" w:hAnsiTheme="minorHAnsi"/>
                <w:noProof/>
                <w:sz w:val="22"/>
                <w:lang w:eastAsia="en-IE"/>
              </w:rPr>
              <w:tab/>
            </w:r>
            <w:r w:rsidRPr="009D7A7D">
              <w:rPr>
                <w:rStyle w:val="Hyperlink"/>
                <w:noProof/>
                <w:lang w:val="en-US"/>
              </w:rPr>
              <w:t>Objective of the Study</w:t>
            </w:r>
            <w:r>
              <w:rPr>
                <w:noProof/>
                <w:webHidden/>
              </w:rPr>
              <w:tab/>
            </w:r>
            <w:r>
              <w:rPr>
                <w:noProof/>
                <w:webHidden/>
              </w:rPr>
              <w:fldChar w:fldCharType="begin"/>
            </w:r>
            <w:r>
              <w:rPr>
                <w:noProof/>
                <w:webHidden/>
              </w:rPr>
              <w:instrText xml:space="preserve"> PAGEREF _Toc518649076 \h </w:instrText>
            </w:r>
            <w:r>
              <w:rPr>
                <w:noProof/>
                <w:webHidden/>
              </w:rPr>
            </w:r>
            <w:r>
              <w:rPr>
                <w:noProof/>
                <w:webHidden/>
              </w:rPr>
              <w:fldChar w:fldCharType="separate"/>
            </w:r>
            <w:r>
              <w:rPr>
                <w:noProof/>
                <w:webHidden/>
              </w:rPr>
              <w:t>12</w:t>
            </w:r>
            <w:r>
              <w:rPr>
                <w:noProof/>
                <w:webHidden/>
              </w:rPr>
              <w:fldChar w:fldCharType="end"/>
            </w:r>
          </w:hyperlink>
        </w:p>
        <w:p w14:paraId="64E96303" w14:textId="7EA31D7F" w:rsidR="007C3001" w:rsidRDefault="007C3001">
          <w:pPr>
            <w:pStyle w:val="TOC2"/>
            <w:tabs>
              <w:tab w:val="left" w:pos="880"/>
              <w:tab w:val="right" w:leader="dot" w:pos="9016"/>
            </w:tabs>
            <w:rPr>
              <w:rFonts w:asciiTheme="minorHAnsi" w:hAnsiTheme="minorHAnsi"/>
              <w:noProof/>
              <w:sz w:val="22"/>
              <w:lang w:eastAsia="en-IE"/>
            </w:rPr>
          </w:pPr>
          <w:hyperlink w:anchor="_Toc518649077" w:history="1">
            <w:r w:rsidRPr="009D7A7D">
              <w:rPr>
                <w:rStyle w:val="Hyperlink"/>
                <w:noProof/>
                <w:lang w:val="en-US"/>
              </w:rPr>
              <w:t>1.4</w:t>
            </w:r>
            <w:r>
              <w:rPr>
                <w:rFonts w:asciiTheme="minorHAnsi" w:hAnsiTheme="minorHAnsi"/>
                <w:noProof/>
                <w:sz w:val="22"/>
                <w:lang w:eastAsia="en-IE"/>
              </w:rPr>
              <w:tab/>
            </w:r>
            <w:r w:rsidRPr="009D7A7D">
              <w:rPr>
                <w:rStyle w:val="Hyperlink"/>
                <w:noProof/>
                <w:lang w:val="en-US"/>
              </w:rPr>
              <w:t>Thesis Structure</w:t>
            </w:r>
            <w:r>
              <w:rPr>
                <w:noProof/>
                <w:webHidden/>
              </w:rPr>
              <w:tab/>
            </w:r>
            <w:r>
              <w:rPr>
                <w:noProof/>
                <w:webHidden/>
              </w:rPr>
              <w:fldChar w:fldCharType="begin"/>
            </w:r>
            <w:r>
              <w:rPr>
                <w:noProof/>
                <w:webHidden/>
              </w:rPr>
              <w:instrText xml:space="preserve"> PAGEREF _Toc518649077 \h </w:instrText>
            </w:r>
            <w:r>
              <w:rPr>
                <w:noProof/>
                <w:webHidden/>
              </w:rPr>
            </w:r>
            <w:r>
              <w:rPr>
                <w:noProof/>
                <w:webHidden/>
              </w:rPr>
              <w:fldChar w:fldCharType="separate"/>
            </w:r>
            <w:r>
              <w:rPr>
                <w:noProof/>
                <w:webHidden/>
              </w:rPr>
              <w:t>12</w:t>
            </w:r>
            <w:r>
              <w:rPr>
                <w:noProof/>
                <w:webHidden/>
              </w:rPr>
              <w:fldChar w:fldCharType="end"/>
            </w:r>
          </w:hyperlink>
        </w:p>
        <w:p w14:paraId="688845F3" w14:textId="3B3BB0CE" w:rsidR="007C3001" w:rsidRDefault="007C3001">
          <w:pPr>
            <w:pStyle w:val="TOC1"/>
            <w:tabs>
              <w:tab w:val="left" w:pos="480"/>
              <w:tab w:val="right" w:leader="dot" w:pos="9016"/>
            </w:tabs>
            <w:rPr>
              <w:rFonts w:asciiTheme="minorHAnsi" w:hAnsiTheme="minorHAnsi"/>
              <w:noProof/>
              <w:sz w:val="22"/>
              <w:lang w:eastAsia="en-IE"/>
            </w:rPr>
          </w:pPr>
          <w:hyperlink w:anchor="_Toc518649078" w:history="1">
            <w:r w:rsidRPr="009D7A7D">
              <w:rPr>
                <w:rStyle w:val="Hyperlink"/>
                <w:noProof/>
              </w:rPr>
              <w:t>2</w:t>
            </w:r>
            <w:r>
              <w:rPr>
                <w:rFonts w:asciiTheme="minorHAnsi" w:hAnsiTheme="minorHAnsi"/>
                <w:noProof/>
                <w:sz w:val="22"/>
                <w:lang w:eastAsia="en-IE"/>
              </w:rPr>
              <w:tab/>
            </w:r>
            <w:r w:rsidRPr="009D7A7D">
              <w:rPr>
                <w:rStyle w:val="Hyperlink"/>
                <w:noProof/>
              </w:rPr>
              <w:t>Literature Review</w:t>
            </w:r>
            <w:r>
              <w:rPr>
                <w:noProof/>
                <w:webHidden/>
              </w:rPr>
              <w:tab/>
            </w:r>
            <w:r>
              <w:rPr>
                <w:noProof/>
                <w:webHidden/>
              </w:rPr>
              <w:fldChar w:fldCharType="begin"/>
            </w:r>
            <w:r>
              <w:rPr>
                <w:noProof/>
                <w:webHidden/>
              </w:rPr>
              <w:instrText xml:space="preserve"> PAGEREF _Toc518649078 \h </w:instrText>
            </w:r>
            <w:r>
              <w:rPr>
                <w:noProof/>
                <w:webHidden/>
              </w:rPr>
            </w:r>
            <w:r>
              <w:rPr>
                <w:noProof/>
                <w:webHidden/>
              </w:rPr>
              <w:fldChar w:fldCharType="separate"/>
            </w:r>
            <w:r>
              <w:rPr>
                <w:noProof/>
                <w:webHidden/>
              </w:rPr>
              <w:t>14</w:t>
            </w:r>
            <w:r>
              <w:rPr>
                <w:noProof/>
                <w:webHidden/>
              </w:rPr>
              <w:fldChar w:fldCharType="end"/>
            </w:r>
          </w:hyperlink>
        </w:p>
        <w:p w14:paraId="4EF06FA4" w14:textId="79CC7B30" w:rsidR="007C3001" w:rsidRDefault="007C3001">
          <w:pPr>
            <w:pStyle w:val="TOC2"/>
            <w:tabs>
              <w:tab w:val="left" w:pos="880"/>
              <w:tab w:val="right" w:leader="dot" w:pos="9016"/>
            </w:tabs>
            <w:rPr>
              <w:rFonts w:asciiTheme="minorHAnsi" w:hAnsiTheme="minorHAnsi"/>
              <w:noProof/>
              <w:sz w:val="22"/>
              <w:lang w:eastAsia="en-IE"/>
            </w:rPr>
          </w:pPr>
          <w:hyperlink w:anchor="_Toc518649079" w:history="1">
            <w:r w:rsidRPr="009D7A7D">
              <w:rPr>
                <w:rStyle w:val="Hyperlink"/>
                <w:noProof/>
              </w:rPr>
              <w:t>2.1</w:t>
            </w:r>
            <w:r>
              <w:rPr>
                <w:rFonts w:asciiTheme="minorHAnsi" w:hAnsiTheme="minorHAnsi"/>
                <w:noProof/>
                <w:sz w:val="22"/>
                <w:lang w:eastAsia="en-IE"/>
              </w:rPr>
              <w:tab/>
            </w:r>
            <w:r w:rsidRPr="009D7A7D">
              <w:rPr>
                <w:rStyle w:val="Hyperlink"/>
                <w:noProof/>
              </w:rPr>
              <w:t>The Introduction Of An Accelerometer</w:t>
            </w:r>
            <w:r>
              <w:rPr>
                <w:noProof/>
                <w:webHidden/>
              </w:rPr>
              <w:tab/>
            </w:r>
            <w:r>
              <w:rPr>
                <w:noProof/>
                <w:webHidden/>
              </w:rPr>
              <w:fldChar w:fldCharType="begin"/>
            </w:r>
            <w:r>
              <w:rPr>
                <w:noProof/>
                <w:webHidden/>
              </w:rPr>
              <w:instrText xml:space="preserve"> PAGEREF _Toc518649079 \h </w:instrText>
            </w:r>
            <w:r>
              <w:rPr>
                <w:noProof/>
                <w:webHidden/>
              </w:rPr>
            </w:r>
            <w:r>
              <w:rPr>
                <w:noProof/>
                <w:webHidden/>
              </w:rPr>
              <w:fldChar w:fldCharType="separate"/>
            </w:r>
            <w:r>
              <w:rPr>
                <w:noProof/>
                <w:webHidden/>
              </w:rPr>
              <w:t>14</w:t>
            </w:r>
            <w:r>
              <w:rPr>
                <w:noProof/>
                <w:webHidden/>
              </w:rPr>
              <w:fldChar w:fldCharType="end"/>
            </w:r>
          </w:hyperlink>
        </w:p>
        <w:p w14:paraId="78F7C3C9" w14:textId="3B860CD5" w:rsidR="007C3001" w:rsidRDefault="007C3001">
          <w:pPr>
            <w:pStyle w:val="TOC3"/>
            <w:tabs>
              <w:tab w:val="left" w:pos="1320"/>
              <w:tab w:val="right" w:leader="dot" w:pos="9016"/>
            </w:tabs>
            <w:rPr>
              <w:rFonts w:asciiTheme="minorHAnsi" w:hAnsiTheme="minorHAnsi"/>
              <w:noProof/>
              <w:sz w:val="22"/>
              <w:lang w:eastAsia="en-IE"/>
            </w:rPr>
          </w:pPr>
          <w:hyperlink w:anchor="_Toc518649080" w:history="1">
            <w:r w:rsidRPr="009D7A7D">
              <w:rPr>
                <w:rStyle w:val="Hyperlink"/>
                <w:noProof/>
              </w:rPr>
              <w:t>2.1.1</w:t>
            </w:r>
            <w:r>
              <w:rPr>
                <w:rFonts w:asciiTheme="minorHAnsi" w:hAnsiTheme="minorHAnsi"/>
                <w:noProof/>
                <w:sz w:val="22"/>
                <w:lang w:eastAsia="en-IE"/>
              </w:rPr>
              <w:tab/>
            </w:r>
            <w:r w:rsidRPr="009D7A7D">
              <w:rPr>
                <w:rStyle w:val="Hyperlink"/>
                <w:noProof/>
              </w:rPr>
              <w:t>What Is An Accelerometer</w:t>
            </w:r>
            <w:r>
              <w:rPr>
                <w:noProof/>
                <w:webHidden/>
              </w:rPr>
              <w:tab/>
            </w:r>
            <w:r>
              <w:rPr>
                <w:noProof/>
                <w:webHidden/>
              </w:rPr>
              <w:fldChar w:fldCharType="begin"/>
            </w:r>
            <w:r>
              <w:rPr>
                <w:noProof/>
                <w:webHidden/>
              </w:rPr>
              <w:instrText xml:space="preserve"> PAGEREF _Toc518649080 \h </w:instrText>
            </w:r>
            <w:r>
              <w:rPr>
                <w:noProof/>
                <w:webHidden/>
              </w:rPr>
            </w:r>
            <w:r>
              <w:rPr>
                <w:noProof/>
                <w:webHidden/>
              </w:rPr>
              <w:fldChar w:fldCharType="separate"/>
            </w:r>
            <w:r>
              <w:rPr>
                <w:noProof/>
                <w:webHidden/>
              </w:rPr>
              <w:t>14</w:t>
            </w:r>
            <w:r>
              <w:rPr>
                <w:noProof/>
                <w:webHidden/>
              </w:rPr>
              <w:fldChar w:fldCharType="end"/>
            </w:r>
          </w:hyperlink>
        </w:p>
        <w:p w14:paraId="541EF4B9" w14:textId="4B19FCE7" w:rsidR="007C3001" w:rsidRDefault="007C3001">
          <w:pPr>
            <w:pStyle w:val="TOC3"/>
            <w:tabs>
              <w:tab w:val="left" w:pos="1320"/>
              <w:tab w:val="right" w:leader="dot" w:pos="9016"/>
            </w:tabs>
            <w:rPr>
              <w:rFonts w:asciiTheme="minorHAnsi" w:hAnsiTheme="minorHAnsi"/>
              <w:noProof/>
              <w:sz w:val="22"/>
              <w:lang w:eastAsia="en-IE"/>
            </w:rPr>
          </w:pPr>
          <w:hyperlink w:anchor="_Toc518649081" w:history="1">
            <w:r w:rsidRPr="009D7A7D">
              <w:rPr>
                <w:rStyle w:val="Hyperlink"/>
                <w:noProof/>
              </w:rPr>
              <w:t>2.1.2</w:t>
            </w:r>
            <w:r>
              <w:rPr>
                <w:rFonts w:asciiTheme="minorHAnsi" w:hAnsiTheme="minorHAnsi"/>
                <w:noProof/>
                <w:sz w:val="22"/>
                <w:lang w:eastAsia="en-IE"/>
              </w:rPr>
              <w:tab/>
            </w:r>
            <w:r w:rsidRPr="009D7A7D">
              <w:rPr>
                <w:rStyle w:val="Hyperlink"/>
                <w:noProof/>
              </w:rPr>
              <w:t>Working Principle of an Accelerometer</w:t>
            </w:r>
            <w:r>
              <w:rPr>
                <w:noProof/>
                <w:webHidden/>
              </w:rPr>
              <w:tab/>
            </w:r>
            <w:r>
              <w:rPr>
                <w:noProof/>
                <w:webHidden/>
              </w:rPr>
              <w:fldChar w:fldCharType="begin"/>
            </w:r>
            <w:r>
              <w:rPr>
                <w:noProof/>
                <w:webHidden/>
              </w:rPr>
              <w:instrText xml:space="preserve"> PAGEREF _Toc518649081 \h </w:instrText>
            </w:r>
            <w:r>
              <w:rPr>
                <w:noProof/>
                <w:webHidden/>
              </w:rPr>
            </w:r>
            <w:r>
              <w:rPr>
                <w:noProof/>
                <w:webHidden/>
              </w:rPr>
              <w:fldChar w:fldCharType="separate"/>
            </w:r>
            <w:r>
              <w:rPr>
                <w:noProof/>
                <w:webHidden/>
              </w:rPr>
              <w:t>14</w:t>
            </w:r>
            <w:r>
              <w:rPr>
                <w:noProof/>
                <w:webHidden/>
              </w:rPr>
              <w:fldChar w:fldCharType="end"/>
            </w:r>
          </w:hyperlink>
        </w:p>
        <w:p w14:paraId="429F3D0A" w14:textId="38ACA66C" w:rsidR="007C3001" w:rsidRDefault="007C3001">
          <w:pPr>
            <w:pStyle w:val="TOC3"/>
            <w:tabs>
              <w:tab w:val="left" w:pos="1320"/>
              <w:tab w:val="right" w:leader="dot" w:pos="9016"/>
            </w:tabs>
            <w:rPr>
              <w:rFonts w:asciiTheme="minorHAnsi" w:hAnsiTheme="minorHAnsi"/>
              <w:noProof/>
              <w:sz w:val="22"/>
              <w:lang w:eastAsia="en-IE"/>
            </w:rPr>
          </w:pPr>
          <w:hyperlink w:anchor="_Toc518649082" w:history="1">
            <w:r w:rsidRPr="009D7A7D">
              <w:rPr>
                <w:rStyle w:val="Hyperlink"/>
                <w:noProof/>
              </w:rPr>
              <w:t>2.1.3</w:t>
            </w:r>
            <w:r>
              <w:rPr>
                <w:rFonts w:asciiTheme="minorHAnsi" w:hAnsiTheme="minorHAnsi"/>
                <w:noProof/>
                <w:sz w:val="22"/>
                <w:lang w:eastAsia="en-IE"/>
              </w:rPr>
              <w:tab/>
            </w:r>
            <w:r w:rsidRPr="009D7A7D">
              <w:rPr>
                <w:rStyle w:val="Hyperlink"/>
                <w:noProof/>
              </w:rPr>
              <w:t>How Accelerometer Works in Mobile Phone.</w:t>
            </w:r>
            <w:r>
              <w:rPr>
                <w:noProof/>
                <w:webHidden/>
              </w:rPr>
              <w:tab/>
            </w:r>
            <w:r>
              <w:rPr>
                <w:noProof/>
                <w:webHidden/>
              </w:rPr>
              <w:fldChar w:fldCharType="begin"/>
            </w:r>
            <w:r>
              <w:rPr>
                <w:noProof/>
                <w:webHidden/>
              </w:rPr>
              <w:instrText xml:space="preserve"> PAGEREF _Toc518649082 \h </w:instrText>
            </w:r>
            <w:r>
              <w:rPr>
                <w:noProof/>
                <w:webHidden/>
              </w:rPr>
            </w:r>
            <w:r>
              <w:rPr>
                <w:noProof/>
                <w:webHidden/>
              </w:rPr>
              <w:fldChar w:fldCharType="separate"/>
            </w:r>
            <w:r>
              <w:rPr>
                <w:noProof/>
                <w:webHidden/>
              </w:rPr>
              <w:t>15</w:t>
            </w:r>
            <w:r>
              <w:rPr>
                <w:noProof/>
                <w:webHidden/>
              </w:rPr>
              <w:fldChar w:fldCharType="end"/>
            </w:r>
          </w:hyperlink>
        </w:p>
        <w:p w14:paraId="71F58EAF" w14:textId="47E587D8" w:rsidR="007C3001" w:rsidRDefault="007C3001">
          <w:pPr>
            <w:pStyle w:val="TOC2"/>
            <w:tabs>
              <w:tab w:val="left" w:pos="880"/>
              <w:tab w:val="right" w:leader="dot" w:pos="9016"/>
            </w:tabs>
            <w:rPr>
              <w:rFonts w:asciiTheme="minorHAnsi" w:hAnsiTheme="minorHAnsi"/>
              <w:noProof/>
              <w:sz w:val="22"/>
              <w:lang w:eastAsia="en-IE"/>
            </w:rPr>
          </w:pPr>
          <w:hyperlink w:anchor="_Toc518649083" w:history="1">
            <w:r w:rsidRPr="009D7A7D">
              <w:rPr>
                <w:rStyle w:val="Hyperlink"/>
                <w:noProof/>
              </w:rPr>
              <w:t>2.2</w:t>
            </w:r>
            <w:r>
              <w:rPr>
                <w:rFonts w:asciiTheme="minorHAnsi" w:hAnsiTheme="minorHAnsi"/>
                <w:noProof/>
                <w:sz w:val="22"/>
                <w:lang w:eastAsia="en-IE"/>
              </w:rPr>
              <w:tab/>
            </w:r>
            <w:r w:rsidRPr="009D7A7D">
              <w:rPr>
                <w:rStyle w:val="Hyperlink"/>
                <w:noProof/>
              </w:rPr>
              <w:t>The Introduction Of Gyroscope</w:t>
            </w:r>
            <w:r>
              <w:rPr>
                <w:noProof/>
                <w:webHidden/>
              </w:rPr>
              <w:tab/>
            </w:r>
            <w:r>
              <w:rPr>
                <w:noProof/>
                <w:webHidden/>
              </w:rPr>
              <w:fldChar w:fldCharType="begin"/>
            </w:r>
            <w:r>
              <w:rPr>
                <w:noProof/>
                <w:webHidden/>
              </w:rPr>
              <w:instrText xml:space="preserve"> PAGEREF _Toc518649083 \h </w:instrText>
            </w:r>
            <w:r>
              <w:rPr>
                <w:noProof/>
                <w:webHidden/>
              </w:rPr>
            </w:r>
            <w:r>
              <w:rPr>
                <w:noProof/>
                <w:webHidden/>
              </w:rPr>
              <w:fldChar w:fldCharType="separate"/>
            </w:r>
            <w:r>
              <w:rPr>
                <w:noProof/>
                <w:webHidden/>
              </w:rPr>
              <w:t>16</w:t>
            </w:r>
            <w:r>
              <w:rPr>
                <w:noProof/>
                <w:webHidden/>
              </w:rPr>
              <w:fldChar w:fldCharType="end"/>
            </w:r>
          </w:hyperlink>
        </w:p>
        <w:p w14:paraId="746FB88C" w14:textId="5E273C8B" w:rsidR="007C3001" w:rsidRDefault="007C3001">
          <w:pPr>
            <w:pStyle w:val="TOC3"/>
            <w:tabs>
              <w:tab w:val="left" w:pos="1320"/>
              <w:tab w:val="right" w:leader="dot" w:pos="9016"/>
            </w:tabs>
            <w:rPr>
              <w:rFonts w:asciiTheme="minorHAnsi" w:hAnsiTheme="minorHAnsi"/>
              <w:noProof/>
              <w:sz w:val="22"/>
              <w:lang w:eastAsia="en-IE"/>
            </w:rPr>
          </w:pPr>
          <w:hyperlink w:anchor="_Toc518649084" w:history="1">
            <w:r w:rsidRPr="009D7A7D">
              <w:rPr>
                <w:rStyle w:val="Hyperlink"/>
                <w:noProof/>
              </w:rPr>
              <w:t>2.2.1</w:t>
            </w:r>
            <w:r>
              <w:rPr>
                <w:rFonts w:asciiTheme="minorHAnsi" w:hAnsiTheme="minorHAnsi"/>
                <w:noProof/>
                <w:sz w:val="22"/>
                <w:lang w:eastAsia="en-IE"/>
              </w:rPr>
              <w:tab/>
            </w:r>
            <w:r w:rsidRPr="009D7A7D">
              <w:rPr>
                <w:rStyle w:val="Hyperlink"/>
                <w:noProof/>
              </w:rPr>
              <w:t>What Is A Gyroscope</w:t>
            </w:r>
            <w:r>
              <w:rPr>
                <w:noProof/>
                <w:webHidden/>
              </w:rPr>
              <w:tab/>
            </w:r>
            <w:r>
              <w:rPr>
                <w:noProof/>
                <w:webHidden/>
              </w:rPr>
              <w:fldChar w:fldCharType="begin"/>
            </w:r>
            <w:r>
              <w:rPr>
                <w:noProof/>
                <w:webHidden/>
              </w:rPr>
              <w:instrText xml:space="preserve"> PAGEREF _Toc518649084 \h </w:instrText>
            </w:r>
            <w:r>
              <w:rPr>
                <w:noProof/>
                <w:webHidden/>
              </w:rPr>
            </w:r>
            <w:r>
              <w:rPr>
                <w:noProof/>
                <w:webHidden/>
              </w:rPr>
              <w:fldChar w:fldCharType="separate"/>
            </w:r>
            <w:r>
              <w:rPr>
                <w:noProof/>
                <w:webHidden/>
              </w:rPr>
              <w:t>16</w:t>
            </w:r>
            <w:r>
              <w:rPr>
                <w:noProof/>
                <w:webHidden/>
              </w:rPr>
              <w:fldChar w:fldCharType="end"/>
            </w:r>
          </w:hyperlink>
        </w:p>
        <w:p w14:paraId="7D07BF21" w14:textId="1159E991" w:rsidR="007C3001" w:rsidRDefault="007C3001">
          <w:pPr>
            <w:pStyle w:val="TOC3"/>
            <w:tabs>
              <w:tab w:val="left" w:pos="1320"/>
              <w:tab w:val="right" w:leader="dot" w:pos="9016"/>
            </w:tabs>
            <w:rPr>
              <w:rFonts w:asciiTheme="minorHAnsi" w:hAnsiTheme="minorHAnsi"/>
              <w:noProof/>
              <w:sz w:val="22"/>
              <w:lang w:eastAsia="en-IE"/>
            </w:rPr>
          </w:pPr>
          <w:hyperlink w:anchor="_Toc518649085" w:history="1">
            <w:r w:rsidRPr="009D7A7D">
              <w:rPr>
                <w:rStyle w:val="Hyperlink"/>
                <w:noProof/>
              </w:rPr>
              <w:t>2.2.2</w:t>
            </w:r>
            <w:r>
              <w:rPr>
                <w:rFonts w:asciiTheme="minorHAnsi" w:hAnsiTheme="minorHAnsi"/>
                <w:noProof/>
                <w:sz w:val="22"/>
                <w:lang w:eastAsia="en-IE"/>
              </w:rPr>
              <w:tab/>
            </w:r>
            <w:r w:rsidRPr="009D7A7D">
              <w:rPr>
                <w:rStyle w:val="Hyperlink"/>
                <w:noProof/>
              </w:rPr>
              <w:t>Working Principle Of A Gyroscope</w:t>
            </w:r>
            <w:r>
              <w:rPr>
                <w:noProof/>
                <w:webHidden/>
              </w:rPr>
              <w:tab/>
            </w:r>
            <w:r>
              <w:rPr>
                <w:noProof/>
                <w:webHidden/>
              </w:rPr>
              <w:fldChar w:fldCharType="begin"/>
            </w:r>
            <w:r>
              <w:rPr>
                <w:noProof/>
                <w:webHidden/>
              </w:rPr>
              <w:instrText xml:space="preserve"> PAGEREF _Toc518649085 \h </w:instrText>
            </w:r>
            <w:r>
              <w:rPr>
                <w:noProof/>
                <w:webHidden/>
              </w:rPr>
            </w:r>
            <w:r>
              <w:rPr>
                <w:noProof/>
                <w:webHidden/>
              </w:rPr>
              <w:fldChar w:fldCharType="separate"/>
            </w:r>
            <w:r>
              <w:rPr>
                <w:noProof/>
                <w:webHidden/>
              </w:rPr>
              <w:t>17</w:t>
            </w:r>
            <w:r>
              <w:rPr>
                <w:noProof/>
                <w:webHidden/>
              </w:rPr>
              <w:fldChar w:fldCharType="end"/>
            </w:r>
          </w:hyperlink>
        </w:p>
        <w:p w14:paraId="2D3C40F6" w14:textId="7C15AE41" w:rsidR="007C3001" w:rsidRDefault="007C3001">
          <w:pPr>
            <w:pStyle w:val="TOC3"/>
            <w:tabs>
              <w:tab w:val="left" w:pos="1320"/>
              <w:tab w:val="right" w:leader="dot" w:pos="9016"/>
            </w:tabs>
            <w:rPr>
              <w:rFonts w:asciiTheme="minorHAnsi" w:hAnsiTheme="minorHAnsi"/>
              <w:noProof/>
              <w:sz w:val="22"/>
              <w:lang w:eastAsia="en-IE"/>
            </w:rPr>
          </w:pPr>
          <w:hyperlink w:anchor="_Toc518649086" w:history="1">
            <w:r w:rsidRPr="009D7A7D">
              <w:rPr>
                <w:rStyle w:val="Hyperlink"/>
                <w:noProof/>
              </w:rPr>
              <w:t>2.2.3</w:t>
            </w:r>
            <w:r>
              <w:rPr>
                <w:rFonts w:asciiTheme="minorHAnsi" w:hAnsiTheme="minorHAnsi"/>
                <w:noProof/>
                <w:sz w:val="22"/>
                <w:lang w:eastAsia="en-IE"/>
              </w:rPr>
              <w:tab/>
            </w:r>
            <w:r w:rsidRPr="009D7A7D">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_Toc518649086 \h </w:instrText>
            </w:r>
            <w:r>
              <w:rPr>
                <w:noProof/>
                <w:webHidden/>
              </w:rPr>
            </w:r>
            <w:r>
              <w:rPr>
                <w:noProof/>
                <w:webHidden/>
              </w:rPr>
              <w:fldChar w:fldCharType="separate"/>
            </w:r>
            <w:r>
              <w:rPr>
                <w:noProof/>
                <w:webHidden/>
              </w:rPr>
              <w:t>18</w:t>
            </w:r>
            <w:r>
              <w:rPr>
                <w:noProof/>
                <w:webHidden/>
              </w:rPr>
              <w:fldChar w:fldCharType="end"/>
            </w:r>
          </w:hyperlink>
        </w:p>
        <w:p w14:paraId="7B94ED76" w14:textId="6CDE9E13" w:rsidR="007C3001" w:rsidRDefault="007C3001">
          <w:pPr>
            <w:pStyle w:val="TOC2"/>
            <w:tabs>
              <w:tab w:val="left" w:pos="880"/>
              <w:tab w:val="right" w:leader="dot" w:pos="9016"/>
            </w:tabs>
            <w:rPr>
              <w:rFonts w:asciiTheme="minorHAnsi" w:hAnsiTheme="minorHAnsi"/>
              <w:noProof/>
              <w:sz w:val="22"/>
              <w:lang w:eastAsia="en-IE"/>
            </w:rPr>
          </w:pPr>
          <w:hyperlink w:anchor="_Toc518649087" w:history="1">
            <w:r w:rsidRPr="009D7A7D">
              <w:rPr>
                <w:rStyle w:val="Hyperlink"/>
                <w:noProof/>
              </w:rPr>
              <w:t>2.3</w:t>
            </w:r>
            <w:r>
              <w:rPr>
                <w:rFonts w:asciiTheme="minorHAnsi" w:hAnsiTheme="minorHAnsi"/>
                <w:noProof/>
                <w:sz w:val="22"/>
                <w:lang w:eastAsia="en-IE"/>
              </w:rPr>
              <w:tab/>
            </w:r>
            <w:r w:rsidRPr="009D7A7D">
              <w:rPr>
                <w:rStyle w:val="Hyperlink"/>
                <w:noProof/>
              </w:rPr>
              <w:t>The Action Recognition Algorithm</w:t>
            </w:r>
            <w:r>
              <w:rPr>
                <w:noProof/>
                <w:webHidden/>
              </w:rPr>
              <w:tab/>
            </w:r>
            <w:r>
              <w:rPr>
                <w:noProof/>
                <w:webHidden/>
              </w:rPr>
              <w:fldChar w:fldCharType="begin"/>
            </w:r>
            <w:r>
              <w:rPr>
                <w:noProof/>
                <w:webHidden/>
              </w:rPr>
              <w:instrText xml:space="preserve"> PAGEREF _Toc518649087 \h </w:instrText>
            </w:r>
            <w:r>
              <w:rPr>
                <w:noProof/>
                <w:webHidden/>
              </w:rPr>
            </w:r>
            <w:r>
              <w:rPr>
                <w:noProof/>
                <w:webHidden/>
              </w:rPr>
              <w:fldChar w:fldCharType="separate"/>
            </w:r>
            <w:r>
              <w:rPr>
                <w:noProof/>
                <w:webHidden/>
              </w:rPr>
              <w:t>19</w:t>
            </w:r>
            <w:r>
              <w:rPr>
                <w:noProof/>
                <w:webHidden/>
              </w:rPr>
              <w:fldChar w:fldCharType="end"/>
            </w:r>
          </w:hyperlink>
        </w:p>
        <w:p w14:paraId="1B66CEBE" w14:textId="091CDF9D" w:rsidR="007C3001" w:rsidRDefault="007C3001">
          <w:pPr>
            <w:pStyle w:val="TOC3"/>
            <w:tabs>
              <w:tab w:val="left" w:pos="1320"/>
              <w:tab w:val="right" w:leader="dot" w:pos="9016"/>
            </w:tabs>
            <w:rPr>
              <w:rFonts w:asciiTheme="minorHAnsi" w:hAnsiTheme="minorHAnsi"/>
              <w:noProof/>
              <w:sz w:val="22"/>
              <w:lang w:eastAsia="en-IE"/>
            </w:rPr>
          </w:pPr>
          <w:hyperlink w:anchor="_Toc518649088" w:history="1">
            <w:r w:rsidRPr="009D7A7D">
              <w:rPr>
                <w:rStyle w:val="Hyperlink"/>
                <w:noProof/>
              </w:rPr>
              <w:t>2.3.1</w:t>
            </w:r>
            <w:r>
              <w:rPr>
                <w:rFonts w:asciiTheme="minorHAnsi" w:hAnsiTheme="minorHAnsi"/>
                <w:noProof/>
                <w:sz w:val="22"/>
                <w:lang w:eastAsia="en-IE"/>
              </w:rPr>
              <w:tab/>
            </w:r>
            <w:r w:rsidRPr="009D7A7D">
              <w:rPr>
                <w:rStyle w:val="Hyperlink"/>
                <w:noProof/>
              </w:rPr>
              <w:t>The Concept of the Action Recognition</w:t>
            </w:r>
            <w:r>
              <w:rPr>
                <w:noProof/>
                <w:webHidden/>
              </w:rPr>
              <w:tab/>
            </w:r>
            <w:r>
              <w:rPr>
                <w:noProof/>
                <w:webHidden/>
              </w:rPr>
              <w:fldChar w:fldCharType="begin"/>
            </w:r>
            <w:r>
              <w:rPr>
                <w:noProof/>
                <w:webHidden/>
              </w:rPr>
              <w:instrText xml:space="preserve"> PAGEREF _Toc518649088 \h </w:instrText>
            </w:r>
            <w:r>
              <w:rPr>
                <w:noProof/>
                <w:webHidden/>
              </w:rPr>
            </w:r>
            <w:r>
              <w:rPr>
                <w:noProof/>
                <w:webHidden/>
              </w:rPr>
              <w:fldChar w:fldCharType="separate"/>
            </w:r>
            <w:r>
              <w:rPr>
                <w:noProof/>
                <w:webHidden/>
              </w:rPr>
              <w:t>19</w:t>
            </w:r>
            <w:r>
              <w:rPr>
                <w:noProof/>
                <w:webHidden/>
              </w:rPr>
              <w:fldChar w:fldCharType="end"/>
            </w:r>
          </w:hyperlink>
        </w:p>
        <w:p w14:paraId="521600B3" w14:textId="381CE2E7" w:rsidR="007C3001" w:rsidRDefault="007C3001">
          <w:pPr>
            <w:pStyle w:val="TOC3"/>
            <w:tabs>
              <w:tab w:val="left" w:pos="1320"/>
              <w:tab w:val="right" w:leader="dot" w:pos="9016"/>
            </w:tabs>
            <w:rPr>
              <w:rFonts w:asciiTheme="minorHAnsi" w:hAnsiTheme="minorHAnsi"/>
              <w:noProof/>
              <w:sz w:val="22"/>
              <w:lang w:eastAsia="en-IE"/>
            </w:rPr>
          </w:pPr>
          <w:hyperlink w:anchor="_Toc518649089" w:history="1">
            <w:r w:rsidRPr="009D7A7D">
              <w:rPr>
                <w:rStyle w:val="Hyperlink"/>
                <w:noProof/>
              </w:rPr>
              <w:t>2.3.2</w:t>
            </w:r>
            <w:r>
              <w:rPr>
                <w:rFonts w:asciiTheme="minorHAnsi" w:hAnsiTheme="minorHAnsi"/>
                <w:noProof/>
                <w:sz w:val="22"/>
                <w:lang w:eastAsia="en-IE"/>
              </w:rPr>
              <w:tab/>
            </w:r>
            <w:r w:rsidRPr="009D7A7D">
              <w:rPr>
                <w:rStyle w:val="Hyperlink"/>
                <w:noProof/>
              </w:rPr>
              <w:t>The Relative Algorithms</w:t>
            </w:r>
            <w:r>
              <w:rPr>
                <w:noProof/>
                <w:webHidden/>
              </w:rPr>
              <w:tab/>
            </w:r>
            <w:r>
              <w:rPr>
                <w:noProof/>
                <w:webHidden/>
              </w:rPr>
              <w:fldChar w:fldCharType="begin"/>
            </w:r>
            <w:r>
              <w:rPr>
                <w:noProof/>
                <w:webHidden/>
              </w:rPr>
              <w:instrText xml:space="preserve"> PAGEREF _Toc518649089 \h </w:instrText>
            </w:r>
            <w:r>
              <w:rPr>
                <w:noProof/>
                <w:webHidden/>
              </w:rPr>
            </w:r>
            <w:r>
              <w:rPr>
                <w:noProof/>
                <w:webHidden/>
              </w:rPr>
              <w:fldChar w:fldCharType="separate"/>
            </w:r>
            <w:r>
              <w:rPr>
                <w:noProof/>
                <w:webHidden/>
              </w:rPr>
              <w:t>19</w:t>
            </w:r>
            <w:r>
              <w:rPr>
                <w:noProof/>
                <w:webHidden/>
              </w:rPr>
              <w:fldChar w:fldCharType="end"/>
            </w:r>
          </w:hyperlink>
        </w:p>
        <w:p w14:paraId="3125BD47" w14:textId="4F78BC8F" w:rsidR="007C3001" w:rsidRDefault="007C3001">
          <w:pPr>
            <w:pStyle w:val="TOC2"/>
            <w:tabs>
              <w:tab w:val="left" w:pos="880"/>
              <w:tab w:val="right" w:leader="dot" w:pos="9016"/>
            </w:tabs>
            <w:rPr>
              <w:rFonts w:asciiTheme="minorHAnsi" w:hAnsiTheme="minorHAnsi"/>
              <w:noProof/>
              <w:sz w:val="22"/>
              <w:lang w:eastAsia="en-IE"/>
            </w:rPr>
          </w:pPr>
          <w:hyperlink w:anchor="_Toc518649090" w:history="1">
            <w:r w:rsidRPr="009D7A7D">
              <w:rPr>
                <w:rStyle w:val="Hyperlink"/>
                <w:noProof/>
              </w:rPr>
              <w:t>2.4</w:t>
            </w:r>
            <w:r>
              <w:rPr>
                <w:rFonts w:asciiTheme="minorHAnsi" w:hAnsiTheme="minorHAnsi"/>
                <w:noProof/>
                <w:sz w:val="22"/>
                <w:lang w:eastAsia="en-IE"/>
              </w:rPr>
              <w:tab/>
            </w:r>
            <w:r w:rsidRPr="009D7A7D">
              <w:rPr>
                <w:rStyle w:val="Hyperlink"/>
                <w:noProof/>
              </w:rPr>
              <w:t>Related Research</w:t>
            </w:r>
            <w:r>
              <w:rPr>
                <w:noProof/>
                <w:webHidden/>
              </w:rPr>
              <w:tab/>
            </w:r>
            <w:r>
              <w:rPr>
                <w:noProof/>
                <w:webHidden/>
              </w:rPr>
              <w:fldChar w:fldCharType="begin"/>
            </w:r>
            <w:r>
              <w:rPr>
                <w:noProof/>
                <w:webHidden/>
              </w:rPr>
              <w:instrText xml:space="preserve"> PAGEREF _Toc518649090 \h </w:instrText>
            </w:r>
            <w:r>
              <w:rPr>
                <w:noProof/>
                <w:webHidden/>
              </w:rPr>
            </w:r>
            <w:r>
              <w:rPr>
                <w:noProof/>
                <w:webHidden/>
              </w:rPr>
              <w:fldChar w:fldCharType="separate"/>
            </w:r>
            <w:r>
              <w:rPr>
                <w:noProof/>
                <w:webHidden/>
              </w:rPr>
              <w:t>20</w:t>
            </w:r>
            <w:r>
              <w:rPr>
                <w:noProof/>
                <w:webHidden/>
              </w:rPr>
              <w:fldChar w:fldCharType="end"/>
            </w:r>
          </w:hyperlink>
        </w:p>
        <w:p w14:paraId="0FDB1600" w14:textId="045D6D79" w:rsidR="007C3001" w:rsidRDefault="007C3001">
          <w:pPr>
            <w:pStyle w:val="TOC3"/>
            <w:tabs>
              <w:tab w:val="left" w:pos="1320"/>
              <w:tab w:val="right" w:leader="dot" w:pos="9016"/>
            </w:tabs>
            <w:rPr>
              <w:rFonts w:asciiTheme="minorHAnsi" w:hAnsiTheme="minorHAnsi"/>
              <w:noProof/>
              <w:sz w:val="22"/>
              <w:lang w:eastAsia="en-IE"/>
            </w:rPr>
          </w:pPr>
          <w:hyperlink w:anchor="_Toc518649091" w:history="1">
            <w:r w:rsidRPr="009D7A7D">
              <w:rPr>
                <w:rStyle w:val="Hyperlink"/>
                <w:noProof/>
              </w:rPr>
              <w:t>2.4.1</w:t>
            </w:r>
            <w:r>
              <w:rPr>
                <w:rFonts w:asciiTheme="minorHAnsi" w:hAnsiTheme="minorHAnsi"/>
                <w:noProof/>
                <w:sz w:val="22"/>
                <w:lang w:eastAsia="en-IE"/>
              </w:rPr>
              <w:tab/>
            </w:r>
            <w:r w:rsidRPr="009D7A7D">
              <w:rPr>
                <w:rStyle w:val="Hyperlink"/>
                <w:noProof/>
              </w:rPr>
              <w:t>Accelerometer and Gyroscope with pedometers</w:t>
            </w:r>
            <w:r>
              <w:rPr>
                <w:noProof/>
                <w:webHidden/>
              </w:rPr>
              <w:tab/>
            </w:r>
            <w:r>
              <w:rPr>
                <w:noProof/>
                <w:webHidden/>
              </w:rPr>
              <w:fldChar w:fldCharType="begin"/>
            </w:r>
            <w:r>
              <w:rPr>
                <w:noProof/>
                <w:webHidden/>
              </w:rPr>
              <w:instrText xml:space="preserve"> PAGEREF _Toc518649091 \h </w:instrText>
            </w:r>
            <w:r>
              <w:rPr>
                <w:noProof/>
                <w:webHidden/>
              </w:rPr>
            </w:r>
            <w:r>
              <w:rPr>
                <w:noProof/>
                <w:webHidden/>
              </w:rPr>
              <w:fldChar w:fldCharType="separate"/>
            </w:r>
            <w:r>
              <w:rPr>
                <w:noProof/>
                <w:webHidden/>
              </w:rPr>
              <w:t>20</w:t>
            </w:r>
            <w:r>
              <w:rPr>
                <w:noProof/>
                <w:webHidden/>
              </w:rPr>
              <w:fldChar w:fldCharType="end"/>
            </w:r>
          </w:hyperlink>
        </w:p>
        <w:p w14:paraId="62E7C33B" w14:textId="5F3D99B8" w:rsidR="007C3001" w:rsidRDefault="007C3001">
          <w:pPr>
            <w:pStyle w:val="TOC3"/>
            <w:tabs>
              <w:tab w:val="left" w:pos="1320"/>
              <w:tab w:val="right" w:leader="dot" w:pos="9016"/>
            </w:tabs>
            <w:rPr>
              <w:rFonts w:asciiTheme="minorHAnsi" w:hAnsiTheme="minorHAnsi"/>
              <w:noProof/>
              <w:sz w:val="22"/>
              <w:lang w:eastAsia="en-IE"/>
            </w:rPr>
          </w:pPr>
          <w:hyperlink w:anchor="_Toc518649092" w:history="1">
            <w:r w:rsidRPr="009D7A7D">
              <w:rPr>
                <w:rStyle w:val="Hyperlink"/>
                <w:noProof/>
              </w:rPr>
              <w:t>2.4.2</w:t>
            </w:r>
            <w:r>
              <w:rPr>
                <w:rFonts w:asciiTheme="minorHAnsi" w:hAnsiTheme="minorHAnsi"/>
                <w:noProof/>
                <w:sz w:val="22"/>
                <w:lang w:eastAsia="en-IE"/>
              </w:rPr>
              <w:tab/>
            </w:r>
            <w:r w:rsidRPr="009D7A7D">
              <w:rPr>
                <w:rStyle w:val="Hyperlink"/>
                <w:noProof/>
              </w:rPr>
              <w:t>The reality of the racing games on the phone</w:t>
            </w:r>
            <w:r>
              <w:rPr>
                <w:noProof/>
                <w:webHidden/>
              </w:rPr>
              <w:tab/>
            </w:r>
            <w:r>
              <w:rPr>
                <w:noProof/>
                <w:webHidden/>
              </w:rPr>
              <w:fldChar w:fldCharType="begin"/>
            </w:r>
            <w:r>
              <w:rPr>
                <w:noProof/>
                <w:webHidden/>
              </w:rPr>
              <w:instrText xml:space="preserve"> PAGEREF _Toc518649092 \h </w:instrText>
            </w:r>
            <w:r>
              <w:rPr>
                <w:noProof/>
                <w:webHidden/>
              </w:rPr>
            </w:r>
            <w:r>
              <w:rPr>
                <w:noProof/>
                <w:webHidden/>
              </w:rPr>
              <w:fldChar w:fldCharType="separate"/>
            </w:r>
            <w:r>
              <w:rPr>
                <w:noProof/>
                <w:webHidden/>
              </w:rPr>
              <w:t>21</w:t>
            </w:r>
            <w:r>
              <w:rPr>
                <w:noProof/>
                <w:webHidden/>
              </w:rPr>
              <w:fldChar w:fldCharType="end"/>
            </w:r>
          </w:hyperlink>
        </w:p>
        <w:p w14:paraId="7039A857" w14:textId="4FF21F8C" w:rsidR="007C3001" w:rsidRDefault="007C3001">
          <w:pPr>
            <w:pStyle w:val="TOC3"/>
            <w:tabs>
              <w:tab w:val="left" w:pos="1320"/>
              <w:tab w:val="right" w:leader="dot" w:pos="9016"/>
            </w:tabs>
            <w:rPr>
              <w:rFonts w:asciiTheme="minorHAnsi" w:hAnsiTheme="minorHAnsi"/>
              <w:noProof/>
              <w:sz w:val="22"/>
              <w:lang w:eastAsia="en-IE"/>
            </w:rPr>
          </w:pPr>
          <w:hyperlink w:anchor="_Toc518649093" w:history="1">
            <w:r w:rsidRPr="009D7A7D">
              <w:rPr>
                <w:rStyle w:val="Hyperlink"/>
                <w:noProof/>
              </w:rPr>
              <w:t>2.4.3</w:t>
            </w:r>
            <w:r>
              <w:rPr>
                <w:rFonts w:asciiTheme="minorHAnsi" w:hAnsiTheme="minorHAnsi"/>
                <w:noProof/>
                <w:sz w:val="22"/>
                <w:lang w:eastAsia="en-IE"/>
              </w:rPr>
              <w:tab/>
            </w:r>
            <w:r w:rsidRPr="009D7A7D">
              <w:rPr>
                <w:rStyle w:val="Hyperlink"/>
                <w:noProof/>
              </w:rPr>
              <w:t>Gyroscope &amp; Accelerometer for complexity actions recognitions</w:t>
            </w:r>
            <w:r>
              <w:rPr>
                <w:noProof/>
                <w:webHidden/>
              </w:rPr>
              <w:tab/>
            </w:r>
            <w:r>
              <w:rPr>
                <w:noProof/>
                <w:webHidden/>
              </w:rPr>
              <w:fldChar w:fldCharType="begin"/>
            </w:r>
            <w:r>
              <w:rPr>
                <w:noProof/>
                <w:webHidden/>
              </w:rPr>
              <w:instrText xml:space="preserve"> PAGEREF _Toc518649093 \h </w:instrText>
            </w:r>
            <w:r>
              <w:rPr>
                <w:noProof/>
                <w:webHidden/>
              </w:rPr>
            </w:r>
            <w:r>
              <w:rPr>
                <w:noProof/>
                <w:webHidden/>
              </w:rPr>
              <w:fldChar w:fldCharType="separate"/>
            </w:r>
            <w:r>
              <w:rPr>
                <w:noProof/>
                <w:webHidden/>
              </w:rPr>
              <w:t>21</w:t>
            </w:r>
            <w:r>
              <w:rPr>
                <w:noProof/>
                <w:webHidden/>
              </w:rPr>
              <w:fldChar w:fldCharType="end"/>
            </w:r>
          </w:hyperlink>
        </w:p>
        <w:p w14:paraId="6EFBFFBF" w14:textId="2506B510" w:rsidR="007C3001" w:rsidRDefault="007C3001">
          <w:pPr>
            <w:pStyle w:val="TOC1"/>
            <w:tabs>
              <w:tab w:val="left" w:pos="480"/>
              <w:tab w:val="right" w:leader="dot" w:pos="9016"/>
            </w:tabs>
            <w:rPr>
              <w:rFonts w:asciiTheme="minorHAnsi" w:hAnsiTheme="minorHAnsi"/>
              <w:noProof/>
              <w:sz w:val="22"/>
              <w:lang w:eastAsia="en-IE"/>
            </w:rPr>
          </w:pPr>
          <w:hyperlink w:anchor="_Toc518649094" w:history="1">
            <w:r w:rsidRPr="009D7A7D">
              <w:rPr>
                <w:rStyle w:val="Hyperlink"/>
                <w:noProof/>
              </w:rPr>
              <w:t>3</w:t>
            </w:r>
            <w:r>
              <w:rPr>
                <w:rFonts w:asciiTheme="minorHAnsi" w:hAnsiTheme="minorHAnsi"/>
                <w:noProof/>
                <w:sz w:val="22"/>
                <w:lang w:eastAsia="en-IE"/>
              </w:rPr>
              <w:tab/>
            </w:r>
            <w:r w:rsidRPr="009D7A7D">
              <w:rPr>
                <w:rStyle w:val="Hyperlink"/>
                <w:noProof/>
              </w:rPr>
              <w:t>Accelerometer With Steps Algorithm</w:t>
            </w:r>
            <w:r>
              <w:rPr>
                <w:noProof/>
                <w:webHidden/>
              </w:rPr>
              <w:tab/>
            </w:r>
            <w:r>
              <w:rPr>
                <w:noProof/>
                <w:webHidden/>
              </w:rPr>
              <w:fldChar w:fldCharType="begin"/>
            </w:r>
            <w:r>
              <w:rPr>
                <w:noProof/>
                <w:webHidden/>
              </w:rPr>
              <w:instrText xml:space="preserve"> PAGEREF _Toc518649094 \h </w:instrText>
            </w:r>
            <w:r>
              <w:rPr>
                <w:noProof/>
                <w:webHidden/>
              </w:rPr>
            </w:r>
            <w:r>
              <w:rPr>
                <w:noProof/>
                <w:webHidden/>
              </w:rPr>
              <w:fldChar w:fldCharType="separate"/>
            </w:r>
            <w:r>
              <w:rPr>
                <w:noProof/>
                <w:webHidden/>
              </w:rPr>
              <w:t>22</w:t>
            </w:r>
            <w:r>
              <w:rPr>
                <w:noProof/>
                <w:webHidden/>
              </w:rPr>
              <w:fldChar w:fldCharType="end"/>
            </w:r>
          </w:hyperlink>
        </w:p>
        <w:p w14:paraId="548F4330" w14:textId="0F1126F7" w:rsidR="007C3001" w:rsidRDefault="007C3001">
          <w:pPr>
            <w:pStyle w:val="TOC2"/>
            <w:tabs>
              <w:tab w:val="left" w:pos="880"/>
              <w:tab w:val="right" w:leader="dot" w:pos="9016"/>
            </w:tabs>
            <w:rPr>
              <w:rFonts w:asciiTheme="minorHAnsi" w:hAnsiTheme="minorHAnsi"/>
              <w:noProof/>
              <w:sz w:val="22"/>
              <w:lang w:eastAsia="en-IE"/>
            </w:rPr>
          </w:pPr>
          <w:hyperlink w:anchor="_Toc518649096" w:history="1">
            <w:r w:rsidRPr="009D7A7D">
              <w:rPr>
                <w:rStyle w:val="Hyperlink"/>
                <w:noProof/>
              </w:rPr>
              <w:t>3.1</w:t>
            </w:r>
            <w:r>
              <w:rPr>
                <w:rFonts w:asciiTheme="minorHAnsi" w:hAnsiTheme="minorHAnsi"/>
                <w:noProof/>
                <w:sz w:val="22"/>
                <w:lang w:eastAsia="en-IE"/>
              </w:rPr>
              <w:tab/>
            </w:r>
            <w:r w:rsidRPr="009D7A7D">
              <w:rPr>
                <w:rStyle w:val="Hyperlink"/>
                <w:noProof/>
              </w:rPr>
              <w:t>The Principle Of Testing Steps</w:t>
            </w:r>
            <w:r>
              <w:rPr>
                <w:noProof/>
                <w:webHidden/>
              </w:rPr>
              <w:tab/>
            </w:r>
            <w:r>
              <w:rPr>
                <w:noProof/>
                <w:webHidden/>
              </w:rPr>
              <w:fldChar w:fldCharType="begin"/>
            </w:r>
            <w:r>
              <w:rPr>
                <w:noProof/>
                <w:webHidden/>
              </w:rPr>
              <w:instrText xml:space="preserve"> PAGEREF _Toc518649096 \h </w:instrText>
            </w:r>
            <w:r>
              <w:rPr>
                <w:noProof/>
                <w:webHidden/>
              </w:rPr>
            </w:r>
            <w:r>
              <w:rPr>
                <w:noProof/>
                <w:webHidden/>
              </w:rPr>
              <w:fldChar w:fldCharType="separate"/>
            </w:r>
            <w:r>
              <w:rPr>
                <w:noProof/>
                <w:webHidden/>
              </w:rPr>
              <w:t>22</w:t>
            </w:r>
            <w:r>
              <w:rPr>
                <w:noProof/>
                <w:webHidden/>
              </w:rPr>
              <w:fldChar w:fldCharType="end"/>
            </w:r>
          </w:hyperlink>
        </w:p>
        <w:p w14:paraId="17116B92" w14:textId="09791E28" w:rsidR="007C3001" w:rsidRDefault="007C3001">
          <w:pPr>
            <w:pStyle w:val="TOC3"/>
            <w:tabs>
              <w:tab w:val="left" w:pos="1320"/>
              <w:tab w:val="right" w:leader="dot" w:pos="9016"/>
            </w:tabs>
            <w:rPr>
              <w:rFonts w:asciiTheme="minorHAnsi" w:hAnsiTheme="minorHAnsi"/>
              <w:noProof/>
              <w:sz w:val="22"/>
              <w:lang w:eastAsia="en-IE"/>
            </w:rPr>
          </w:pPr>
          <w:hyperlink w:anchor="_Toc518649097" w:history="1">
            <w:r w:rsidRPr="009D7A7D">
              <w:rPr>
                <w:rStyle w:val="Hyperlink"/>
                <w:noProof/>
                <w:lang w:val="en-US"/>
              </w:rPr>
              <w:t>3.1.1</w:t>
            </w:r>
            <w:r>
              <w:rPr>
                <w:rFonts w:asciiTheme="minorHAnsi" w:hAnsiTheme="minorHAnsi"/>
                <w:noProof/>
                <w:sz w:val="22"/>
                <w:lang w:eastAsia="en-IE"/>
              </w:rPr>
              <w:tab/>
            </w:r>
            <w:r w:rsidRPr="009D7A7D">
              <w:rPr>
                <w:rStyle w:val="Hyperlink"/>
                <w:noProof/>
                <w:lang w:val="en-US"/>
              </w:rPr>
              <w:t>How An Accelerometer Works On Human Body</w:t>
            </w:r>
            <w:r>
              <w:rPr>
                <w:noProof/>
                <w:webHidden/>
              </w:rPr>
              <w:tab/>
            </w:r>
            <w:r>
              <w:rPr>
                <w:noProof/>
                <w:webHidden/>
              </w:rPr>
              <w:fldChar w:fldCharType="begin"/>
            </w:r>
            <w:r>
              <w:rPr>
                <w:noProof/>
                <w:webHidden/>
              </w:rPr>
              <w:instrText xml:space="preserve"> PAGEREF _Toc518649097 \h </w:instrText>
            </w:r>
            <w:r>
              <w:rPr>
                <w:noProof/>
                <w:webHidden/>
              </w:rPr>
            </w:r>
            <w:r>
              <w:rPr>
                <w:noProof/>
                <w:webHidden/>
              </w:rPr>
              <w:fldChar w:fldCharType="separate"/>
            </w:r>
            <w:r>
              <w:rPr>
                <w:noProof/>
                <w:webHidden/>
              </w:rPr>
              <w:t>22</w:t>
            </w:r>
            <w:r>
              <w:rPr>
                <w:noProof/>
                <w:webHidden/>
              </w:rPr>
              <w:fldChar w:fldCharType="end"/>
            </w:r>
          </w:hyperlink>
        </w:p>
        <w:p w14:paraId="12587F6E" w14:textId="51A3B4FB" w:rsidR="007C3001" w:rsidRDefault="007C3001">
          <w:pPr>
            <w:pStyle w:val="TOC3"/>
            <w:tabs>
              <w:tab w:val="left" w:pos="1320"/>
              <w:tab w:val="right" w:leader="dot" w:pos="9016"/>
            </w:tabs>
            <w:rPr>
              <w:rFonts w:asciiTheme="minorHAnsi" w:hAnsiTheme="minorHAnsi"/>
              <w:noProof/>
              <w:sz w:val="22"/>
              <w:lang w:eastAsia="en-IE"/>
            </w:rPr>
          </w:pPr>
          <w:hyperlink w:anchor="_Toc518649098" w:history="1">
            <w:r w:rsidRPr="009D7A7D">
              <w:rPr>
                <w:rStyle w:val="Hyperlink"/>
                <w:noProof/>
              </w:rPr>
              <w:t>3.1.2</w:t>
            </w:r>
            <w:r>
              <w:rPr>
                <w:rFonts w:asciiTheme="minorHAnsi" w:hAnsiTheme="minorHAnsi"/>
                <w:noProof/>
                <w:sz w:val="22"/>
                <w:lang w:eastAsia="en-IE"/>
              </w:rPr>
              <w:tab/>
            </w:r>
            <w:r w:rsidRPr="009D7A7D">
              <w:rPr>
                <w:rStyle w:val="Hyperlink"/>
                <w:noProof/>
              </w:rPr>
              <w:t>The Features Of One Steps</w:t>
            </w:r>
            <w:r>
              <w:rPr>
                <w:noProof/>
                <w:webHidden/>
              </w:rPr>
              <w:tab/>
            </w:r>
            <w:r>
              <w:rPr>
                <w:noProof/>
                <w:webHidden/>
              </w:rPr>
              <w:fldChar w:fldCharType="begin"/>
            </w:r>
            <w:r>
              <w:rPr>
                <w:noProof/>
                <w:webHidden/>
              </w:rPr>
              <w:instrText xml:space="preserve"> PAGEREF _Toc518649098 \h </w:instrText>
            </w:r>
            <w:r>
              <w:rPr>
                <w:noProof/>
                <w:webHidden/>
              </w:rPr>
            </w:r>
            <w:r>
              <w:rPr>
                <w:noProof/>
                <w:webHidden/>
              </w:rPr>
              <w:fldChar w:fldCharType="separate"/>
            </w:r>
            <w:r>
              <w:rPr>
                <w:noProof/>
                <w:webHidden/>
              </w:rPr>
              <w:t>22</w:t>
            </w:r>
            <w:r>
              <w:rPr>
                <w:noProof/>
                <w:webHidden/>
              </w:rPr>
              <w:fldChar w:fldCharType="end"/>
            </w:r>
          </w:hyperlink>
        </w:p>
        <w:p w14:paraId="681D6C0F" w14:textId="2456B9EA" w:rsidR="007C3001" w:rsidRDefault="007C3001">
          <w:pPr>
            <w:pStyle w:val="TOC2"/>
            <w:tabs>
              <w:tab w:val="left" w:pos="880"/>
              <w:tab w:val="right" w:leader="dot" w:pos="9016"/>
            </w:tabs>
            <w:rPr>
              <w:rFonts w:asciiTheme="minorHAnsi" w:hAnsiTheme="minorHAnsi"/>
              <w:noProof/>
              <w:sz w:val="22"/>
              <w:lang w:eastAsia="en-IE"/>
            </w:rPr>
          </w:pPr>
          <w:hyperlink w:anchor="_Toc518649100" w:history="1">
            <w:r w:rsidRPr="009D7A7D">
              <w:rPr>
                <w:rStyle w:val="Hyperlink"/>
                <w:noProof/>
              </w:rPr>
              <w:t>3.2</w:t>
            </w:r>
            <w:r>
              <w:rPr>
                <w:rFonts w:asciiTheme="minorHAnsi" w:hAnsiTheme="minorHAnsi"/>
                <w:noProof/>
                <w:sz w:val="22"/>
                <w:lang w:eastAsia="en-IE"/>
              </w:rPr>
              <w:tab/>
            </w:r>
            <w:r w:rsidRPr="009D7A7D">
              <w:rPr>
                <w:rStyle w:val="Hyperlink"/>
                <w:noProof/>
              </w:rPr>
              <w:t>Key Algorithms Of Recording Steps</w:t>
            </w:r>
            <w:r>
              <w:rPr>
                <w:noProof/>
                <w:webHidden/>
              </w:rPr>
              <w:tab/>
            </w:r>
            <w:r>
              <w:rPr>
                <w:noProof/>
                <w:webHidden/>
              </w:rPr>
              <w:fldChar w:fldCharType="begin"/>
            </w:r>
            <w:r>
              <w:rPr>
                <w:noProof/>
                <w:webHidden/>
              </w:rPr>
              <w:instrText xml:space="preserve"> PAGEREF _Toc518649100 \h </w:instrText>
            </w:r>
            <w:r>
              <w:rPr>
                <w:noProof/>
                <w:webHidden/>
              </w:rPr>
            </w:r>
            <w:r>
              <w:rPr>
                <w:noProof/>
                <w:webHidden/>
              </w:rPr>
              <w:fldChar w:fldCharType="separate"/>
            </w:r>
            <w:r>
              <w:rPr>
                <w:noProof/>
                <w:webHidden/>
              </w:rPr>
              <w:t>24</w:t>
            </w:r>
            <w:r>
              <w:rPr>
                <w:noProof/>
                <w:webHidden/>
              </w:rPr>
              <w:fldChar w:fldCharType="end"/>
            </w:r>
          </w:hyperlink>
        </w:p>
        <w:p w14:paraId="4BC77821" w14:textId="1D9C90A9" w:rsidR="007C3001" w:rsidRDefault="007C3001">
          <w:pPr>
            <w:pStyle w:val="TOC3"/>
            <w:tabs>
              <w:tab w:val="left" w:pos="1320"/>
              <w:tab w:val="right" w:leader="dot" w:pos="9016"/>
            </w:tabs>
            <w:rPr>
              <w:rFonts w:asciiTheme="minorHAnsi" w:hAnsiTheme="minorHAnsi"/>
              <w:noProof/>
              <w:sz w:val="22"/>
              <w:lang w:eastAsia="en-IE"/>
            </w:rPr>
          </w:pPr>
          <w:hyperlink w:anchor="_Toc518649101" w:history="1">
            <w:r w:rsidRPr="009D7A7D">
              <w:rPr>
                <w:rStyle w:val="Hyperlink"/>
                <w:noProof/>
                <w:lang w:val="en-US"/>
              </w:rPr>
              <w:t>3.2.1</w:t>
            </w:r>
            <w:r>
              <w:rPr>
                <w:rFonts w:asciiTheme="minorHAnsi" w:hAnsiTheme="minorHAnsi"/>
                <w:noProof/>
                <w:sz w:val="22"/>
                <w:lang w:eastAsia="en-IE"/>
              </w:rPr>
              <w:tab/>
            </w:r>
            <w:r w:rsidRPr="009D7A7D">
              <w:rPr>
                <w:rStyle w:val="Hyperlink"/>
                <w:noProof/>
                <w:lang w:val="en-US"/>
              </w:rPr>
              <w:t>Peak Detection Algorithm</w:t>
            </w:r>
            <w:r>
              <w:rPr>
                <w:noProof/>
                <w:webHidden/>
              </w:rPr>
              <w:tab/>
            </w:r>
            <w:r>
              <w:rPr>
                <w:noProof/>
                <w:webHidden/>
              </w:rPr>
              <w:fldChar w:fldCharType="begin"/>
            </w:r>
            <w:r>
              <w:rPr>
                <w:noProof/>
                <w:webHidden/>
              </w:rPr>
              <w:instrText xml:space="preserve"> PAGEREF _Toc518649101 \h </w:instrText>
            </w:r>
            <w:r>
              <w:rPr>
                <w:noProof/>
                <w:webHidden/>
              </w:rPr>
            </w:r>
            <w:r>
              <w:rPr>
                <w:noProof/>
                <w:webHidden/>
              </w:rPr>
              <w:fldChar w:fldCharType="separate"/>
            </w:r>
            <w:r>
              <w:rPr>
                <w:noProof/>
                <w:webHidden/>
              </w:rPr>
              <w:t>24</w:t>
            </w:r>
            <w:r>
              <w:rPr>
                <w:noProof/>
                <w:webHidden/>
              </w:rPr>
              <w:fldChar w:fldCharType="end"/>
            </w:r>
          </w:hyperlink>
        </w:p>
        <w:p w14:paraId="3E586D6B" w14:textId="60B0A6FA" w:rsidR="007C3001" w:rsidRDefault="007C3001">
          <w:pPr>
            <w:pStyle w:val="TOC3"/>
            <w:tabs>
              <w:tab w:val="left" w:pos="1320"/>
              <w:tab w:val="right" w:leader="dot" w:pos="9016"/>
            </w:tabs>
            <w:rPr>
              <w:rFonts w:asciiTheme="minorHAnsi" w:hAnsiTheme="minorHAnsi"/>
              <w:noProof/>
              <w:sz w:val="22"/>
              <w:lang w:eastAsia="en-IE"/>
            </w:rPr>
          </w:pPr>
          <w:hyperlink w:anchor="_Toc518649102" w:history="1">
            <w:r w:rsidRPr="009D7A7D">
              <w:rPr>
                <w:rStyle w:val="Hyperlink"/>
                <w:noProof/>
                <w:lang w:val="en-US"/>
              </w:rPr>
              <w:t>3.2.2</w:t>
            </w:r>
            <w:r>
              <w:rPr>
                <w:rFonts w:asciiTheme="minorHAnsi" w:hAnsiTheme="minorHAnsi"/>
                <w:noProof/>
                <w:sz w:val="22"/>
                <w:lang w:eastAsia="en-IE"/>
              </w:rPr>
              <w:tab/>
            </w:r>
            <w:r w:rsidRPr="009D7A7D">
              <w:rPr>
                <w:rStyle w:val="Hyperlink"/>
                <w:noProof/>
                <w:lang w:val="en-US"/>
              </w:rPr>
              <w:t>Transform Domain Algorithm</w:t>
            </w:r>
            <w:r>
              <w:rPr>
                <w:noProof/>
                <w:webHidden/>
              </w:rPr>
              <w:tab/>
            </w:r>
            <w:r>
              <w:rPr>
                <w:noProof/>
                <w:webHidden/>
              </w:rPr>
              <w:fldChar w:fldCharType="begin"/>
            </w:r>
            <w:r>
              <w:rPr>
                <w:noProof/>
                <w:webHidden/>
              </w:rPr>
              <w:instrText xml:space="preserve"> PAGEREF _Toc518649102 \h </w:instrText>
            </w:r>
            <w:r>
              <w:rPr>
                <w:noProof/>
                <w:webHidden/>
              </w:rPr>
            </w:r>
            <w:r>
              <w:rPr>
                <w:noProof/>
                <w:webHidden/>
              </w:rPr>
              <w:fldChar w:fldCharType="separate"/>
            </w:r>
            <w:r>
              <w:rPr>
                <w:noProof/>
                <w:webHidden/>
              </w:rPr>
              <w:t>25</w:t>
            </w:r>
            <w:r>
              <w:rPr>
                <w:noProof/>
                <w:webHidden/>
              </w:rPr>
              <w:fldChar w:fldCharType="end"/>
            </w:r>
          </w:hyperlink>
        </w:p>
        <w:p w14:paraId="616A7D22" w14:textId="00A30B2B" w:rsidR="007C3001" w:rsidRDefault="007C3001">
          <w:pPr>
            <w:pStyle w:val="TOC3"/>
            <w:tabs>
              <w:tab w:val="left" w:pos="1320"/>
              <w:tab w:val="right" w:leader="dot" w:pos="9016"/>
            </w:tabs>
            <w:rPr>
              <w:rFonts w:asciiTheme="minorHAnsi" w:hAnsiTheme="minorHAnsi"/>
              <w:noProof/>
              <w:sz w:val="22"/>
              <w:lang w:eastAsia="en-IE"/>
            </w:rPr>
          </w:pPr>
          <w:hyperlink w:anchor="_Toc518649103" w:history="1">
            <w:r w:rsidRPr="009D7A7D">
              <w:rPr>
                <w:rStyle w:val="Hyperlink"/>
                <w:noProof/>
                <w:lang w:val="en-US"/>
              </w:rPr>
              <w:t>3.2.3</w:t>
            </w:r>
            <w:r>
              <w:rPr>
                <w:rFonts w:asciiTheme="minorHAnsi" w:hAnsiTheme="minorHAnsi"/>
                <w:noProof/>
                <w:sz w:val="22"/>
                <w:lang w:eastAsia="en-IE"/>
              </w:rPr>
              <w:tab/>
            </w:r>
            <w:r w:rsidRPr="009D7A7D">
              <w:rPr>
                <w:rStyle w:val="Hyperlink"/>
                <w:noProof/>
                <w:lang w:val="en-US"/>
              </w:rPr>
              <w:t>Threshold Filtering Algorithm</w:t>
            </w:r>
            <w:r>
              <w:rPr>
                <w:noProof/>
                <w:webHidden/>
              </w:rPr>
              <w:tab/>
            </w:r>
            <w:r>
              <w:rPr>
                <w:noProof/>
                <w:webHidden/>
              </w:rPr>
              <w:fldChar w:fldCharType="begin"/>
            </w:r>
            <w:r>
              <w:rPr>
                <w:noProof/>
                <w:webHidden/>
              </w:rPr>
              <w:instrText xml:space="preserve"> PAGEREF _Toc518649103 \h </w:instrText>
            </w:r>
            <w:r>
              <w:rPr>
                <w:noProof/>
                <w:webHidden/>
              </w:rPr>
            </w:r>
            <w:r>
              <w:rPr>
                <w:noProof/>
                <w:webHidden/>
              </w:rPr>
              <w:fldChar w:fldCharType="separate"/>
            </w:r>
            <w:r>
              <w:rPr>
                <w:noProof/>
                <w:webHidden/>
              </w:rPr>
              <w:t>26</w:t>
            </w:r>
            <w:r>
              <w:rPr>
                <w:noProof/>
                <w:webHidden/>
              </w:rPr>
              <w:fldChar w:fldCharType="end"/>
            </w:r>
          </w:hyperlink>
        </w:p>
        <w:p w14:paraId="4D4F6455" w14:textId="47CD9B62" w:rsidR="007C3001" w:rsidRDefault="007C3001">
          <w:pPr>
            <w:pStyle w:val="TOC3"/>
            <w:tabs>
              <w:tab w:val="left" w:pos="1320"/>
              <w:tab w:val="right" w:leader="dot" w:pos="9016"/>
            </w:tabs>
            <w:rPr>
              <w:rFonts w:asciiTheme="minorHAnsi" w:hAnsiTheme="minorHAnsi"/>
              <w:noProof/>
              <w:sz w:val="22"/>
              <w:lang w:eastAsia="en-IE"/>
            </w:rPr>
          </w:pPr>
          <w:hyperlink w:anchor="_Toc518649104" w:history="1">
            <w:r w:rsidRPr="009D7A7D">
              <w:rPr>
                <w:rStyle w:val="Hyperlink"/>
                <w:noProof/>
                <w:lang w:val="en-US"/>
              </w:rPr>
              <w:t>3.2.4</w:t>
            </w:r>
            <w:r>
              <w:rPr>
                <w:rFonts w:asciiTheme="minorHAnsi" w:hAnsiTheme="minorHAnsi"/>
                <w:noProof/>
                <w:sz w:val="22"/>
                <w:lang w:eastAsia="en-IE"/>
              </w:rPr>
              <w:tab/>
            </w:r>
            <w:r w:rsidRPr="009D7A7D">
              <w:rPr>
                <w:rStyle w:val="Hyperlink"/>
                <w:noProof/>
                <w:lang w:val="en-US"/>
              </w:rPr>
              <w:t>Pattern Recognition Algorithm</w:t>
            </w:r>
            <w:r>
              <w:rPr>
                <w:noProof/>
                <w:webHidden/>
              </w:rPr>
              <w:tab/>
            </w:r>
            <w:r>
              <w:rPr>
                <w:noProof/>
                <w:webHidden/>
              </w:rPr>
              <w:fldChar w:fldCharType="begin"/>
            </w:r>
            <w:r>
              <w:rPr>
                <w:noProof/>
                <w:webHidden/>
              </w:rPr>
              <w:instrText xml:space="preserve"> PAGEREF _Toc518649104 \h </w:instrText>
            </w:r>
            <w:r>
              <w:rPr>
                <w:noProof/>
                <w:webHidden/>
              </w:rPr>
            </w:r>
            <w:r>
              <w:rPr>
                <w:noProof/>
                <w:webHidden/>
              </w:rPr>
              <w:fldChar w:fldCharType="separate"/>
            </w:r>
            <w:r>
              <w:rPr>
                <w:noProof/>
                <w:webHidden/>
              </w:rPr>
              <w:t>26</w:t>
            </w:r>
            <w:r>
              <w:rPr>
                <w:noProof/>
                <w:webHidden/>
              </w:rPr>
              <w:fldChar w:fldCharType="end"/>
            </w:r>
          </w:hyperlink>
        </w:p>
        <w:p w14:paraId="79C8E8B1" w14:textId="1ED6D72F" w:rsidR="007C3001" w:rsidRDefault="007C3001">
          <w:pPr>
            <w:pStyle w:val="TOC2"/>
            <w:tabs>
              <w:tab w:val="left" w:pos="880"/>
              <w:tab w:val="right" w:leader="dot" w:pos="9016"/>
            </w:tabs>
            <w:rPr>
              <w:rFonts w:asciiTheme="minorHAnsi" w:hAnsiTheme="minorHAnsi"/>
              <w:noProof/>
              <w:sz w:val="22"/>
              <w:lang w:eastAsia="en-IE"/>
            </w:rPr>
          </w:pPr>
          <w:hyperlink w:anchor="_Toc518649105" w:history="1">
            <w:r w:rsidRPr="009D7A7D">
              <w:rPr>
                <w:rStyle w:val="Hyperlink"/>
                <w:noProof/>
                <w:lang w:val="en-US"/>
              </w:rPr>
              <w:t>3.3</w:t>
            </w:r>
            <w:r>
              <w:rPr>
                <w:rFonts w:asciiTheme="minorHAnsi" w:hAnsiTheme="minorHAnsi"/>
                <w:noProof/>
                <w:sz w:val="22"/>
                <w:lang w:eastAsia="en-IE"/>
              </w:rPr>
              <w:tab/>
            </w:r>
            <w:r w:rsidRPr="009D7A7D">
              <w:rPr>
                <w:rStyle w:val="Hyperlink"/>
                <w:noProof/>
                <w:lang w:val="en-US"/>
              </w:rPr>
              <w:t>The Pedometer Program</w:t>
            </w:r>
            <w:r>
              <w:rPr>
                <w:noProof/>
                <w:webHidden/>
              </w:rPr>
              <w:tab/>
            </w:r>
            <w:r>
              <w:rPr>
                <w:noProof/>
                <w:webHidden/>
              </w:rPr>
              <w:fldChar w:fldCharType="begin"/>
            </w:r>
            <w:r>
              <w:rPr>
                <w:noProof/>
                <w:webHidden/>
              </w:rPr>
              <w:instrText xml:space="preserve"> PAGEREF _Toc518649105 \h </w:instrText>
            </w:r>
            <w:r>
              <w:rPr>
                <w:noProof/>
                <w:webHidden/>
              </w:rPr>
            </w:r>
            <w:r>
              <w:rPr>
                <w:noProof/>
                <w:webHidden/>
              </w:rPr>
              <w:fldChar w:fldCharType="separate"/>
            </w:r>
            <w:r>
              <w:rPr>
                <w:noProof/>
                <w:webHidden/>
              </w:rPr>
              <w:t>27</w:t>
            </w:r>
            <w:r>
              <w:rPr>
                <w:noProof/>
                <w:webHidden/>
              </w:rPr>
              <w:fldChar w:fldCharType="end"/>
            </w:r>
          </w:hyperlink>
        </w:p>
        <w:p w14:paraId="2B93CA02" w14:textId="4B93FBCD" w:rsidR="007C3001" w:rsidRDefault="007C3001">
          <w:pPr>
            <w:pStyle w:val="TOC3"/>
            <w:tabs>
              <w:tab w:val="left" w:pos="1320"/>
              <w:tab w:val="right" w:leader="dot" w:pos="9016"/>
            </w:tabs>
            <w:rPr>
              <w:rFonts w:asciiTheme="minorHAnsi" w:hAnsiTheme="minorHAnsi"/>
              <w:noProof/>
              <w:sz w:val="22"/>
              <w:lang w:eastAsia="en-IE"/>
            </w:rPr>
          </w:pPr>
          <w:hyperlink w:anchor="_Toc518649106" w:history="1">
            <w:r w:rsidRPr="009D7A7D">
              <w:rPr>
                <w:rStyle w:val="Hyperlink"/>
                <w:noProof/>
                <w:lang w:val="en-US"/>
              </w:rPr>
              <w:t>3.3.1</w:t>
            </w:r>
            <w:r>
              <w:rPr>
                <w:rFonts w:asciiTheme="minorHAnsi" w:hAnsiTheme="minorHAnsi"/>
                <w:noProof/>
                <w:sz w:val="22"/>
                <w:lang w:eastAsia="en-IE"/>
              </w:rPr>
              <w:tab/>
            </w:r>
            <w:r w:rsidRPr="009D7A7D">
              <w:rPr>
                <w:rStyle w:val="Hyperlink"/>
                <w:noProof/>
                <w:lang w:val="en-US"/>
              </w:rPr>
              <w:t>The Program Operation</w:t>
            </w:r>
            <w:r>
              <w:rPr>
                <w:noProof/>
                <w:webHidden/>
              </w:rPr>
              <w:tab/>
            </w:r>
            <w:r>
              <w:rPr>
                <w:noProof/>
                <w:webHidden/>
              </w:rPr>
              <w:fldChar w:fldCharType="begin"/>
            </w:r>
            <w:r>
              <w:rPr>
                <w:noProof/>
                <w:webHidden/>
              </w:rPr>
              <w:instrText xml:space="preserve"> PAGEREF _Toc518649106 \h </w:instrText>
            </w:r>
            <w:r>
              <w:rPr>
                <w:noProof/>
                <w:webHidden/>
              </w:rPr>
            </w:r>
            <w:r>
              <w:rPr>
                <w:noProof/>
                <w:webHidden/>
              </w:rPr>
              <w:fldChar w:fldCharType="separate"/>
            </w:r>
            <w:r>
              <w:rPr>
                <w:noProof/>
                <w:webHidden/>
              </w:rPr>
              <w:t>27</w:t>
            </w:r>
            <w:r>
              <w:rPr>
                <w:noProof/>
                <w:webHidden/>
              </w:rPr>
              <w:fldChar w:fldCharType="end"/>
            </w:r>
          </w:hyperlink>
        </w:p>
        <w:p w14:paraId="5FB9845E" w14:textId="63267664" w:rsidR="007C3001" w:rsidRDefault="007C3001">
          <w:pPr>
            <w:pStyle w:val="TOC3"/>
            <w:tabs>
              <w:tab w:val="left" w:pos="1320"/>
              <w:tab w:val="right" w:leader="dot" w:pos="9016"/>
            </w:tabs>
            <w:rPr>
              <w:rFonts w:asciiTheme="minorHAnsi" w:hAnsiTheme="minorHAnsi"/>
              <w:noProof/>
              <w:sz w:val="22"/>
              <w:lang w:eastAsia="en-IE"/>
            </w:rPr>
          </w:pPr>
          <w:hyperlink w:anchor="_Toc518649107" w:history="1">
            <w:r w:rsidRPr="009D7A7D">
              <w:rPr>
                <w:rStyle w:val="Hyperlink"/>
                <w:noProof/>
              </w:rPr>
              <w:t>3.3.2</w:t>
            </w:r>
            <w:r>
              <w:rPr>
                <w:rFonts w:asciiTheme="minorHAnsi" w:hAnsiTheme="minorHAnsi"/>
                <w:noProof/>
                <w:sz w:val="22"/>
                <w:lang w:eastAsia="en-IE"/>
              </w:rPr>
              <w:tab/>
            </w:r>
            <w:r w:rsidRPr="009D7A7D">
              <w:rPr>
                <w:rStyle w:val="Hyperlink"/>
                <w:noProof/>
              </w:rPr>
              <w:t>The Accuracy Of Results</w:t>
            </w:r>
            <w:r>
              <w:rPr>
                <w:noProof/>
                <w:webHidden/>
              </w:rPr>
              <w:tab/>
            </w:r>
            <w:r>
              <w:rPr>
                <w:noProof/>
                <w:webHidden/>
              </w:rPr>
              <w:fldChar w:fldCharType="begin"/>
            </w:r>
            <w:r>
              <w:rPr>
                <w:noProof/>
                <w:webHidden/>
              </w:rPr>
              <w:instrText xml:space="preserve"> PAGEREF _Toc518649107 \h </w:instrText>
            </w:r>
            <w:r>
              <w:rPr>
                <w:noProof/>
                <w:webHidden/>
              </w:rPr>
            </w:r>
            <w:r>
              <w:rPr>
                <w:noProof/>
                <w:webHidden/>
              </w:rPr>
              <w:fldChar w:fldCharType="separate"/>
            </w:r>
            <w:r>
              <w:rPr>
                <w:noProof/>
                <w:webHidden/>
              </w:rPr>
              <w:t>28</w:t>
            </w:r>
            <w:r>
              <w:rPr>
                <w:noProof/>
                <w:webHidden/>
              </w:rPr>
              <w:fldChar w:fldCharType="end"/>
            </w:r>
          </w:hyperlink>
        </w:p>
        <w:p w14:paraId="6B17FB96" w14:textId="24618F26" w:rsidR="007C3001" w:rsidRDefault="007C3001">
          <w:pPr>
            <w:pStyle w:val="TOC1"/>
            <w:tabs>
              <w:tab w:val="left" w:pos="480"/>
              <w:tab w:val="right" w:leader="dot" w:pos="9016"/>
            </w:tabs>
            <w:rPr>
              <w:rFonts w:asciiTheme="minorHAnsi" w:hAnsiTheme="minorHAnsi"/>
              <w:noProof/>
              <w:sz w:val="22"/>
              <w:lang w:eastAsia="en-IE"/>
            </w:rPr>
          </w:pPr>
          <w:hyperlink w:anchor="_Toc518649177" w:history="1">
            <w:r w:rsidRPr="009D7A7D">
              <w:rPr>
                <w:rStyle w:val="Hyperlink"/>
                <w:noProof/>
              </w:rPr>
              <w:t>4</w:t>
            </w:r>
            <w:r>
              <w:rPr>
                <w:rFonts w:asciiTheme="minorHAnsi" w:hAnsiTheme="minorHAnsi"/>
                <w:noProof/>
                <w:sz w:val="22"/>
                <w:lang w:eastAsia="en-IE"/>
              </w:rPr>
              <w:tab/>
            </w:r>
            <w:r w:rsidRPr="009D7A7D">
              <w:rPr>
                <w:rStyle w:val="Hyperlink"/>
                <w:noProof/>
              </w:rPr>
              <w:t>Gyroscope With Balance Racing Game</w:t>
            </w:r>
            <w:r>
              <w:rPr>
                <w:noProof/>
                <w:webHidden/>
              </w:rPr>
              <w:tab/>
            </w:r>
            <w:r>
              <w:rPr>
                <w:noProof/>
                <w:webHidden/>
              </w:rPr>
              <w:fldChar w:fldCharType="begin"/>
            </w:r>
            <w:r>
              <w:rPr>
                <w:noProof/>
                <w:webHidden/>
              </w:rPr>
              <w:instrText xml:space="preserve"> PAGEREF _Toc518649177 \h </w:instrText>
            </w:r>
            <w:r>
              <w:rPr>
                <w:noProof/>
                <w:webHidden/>
              </w:rPr>
            </w:r>
            <w:r>
              <w:rPr>
                <w:noProof/>
                <w:webHidden/>
              </w:rPr>
              <w:fldChar w:fldCharType="separate"/>
            </w:r>
            <w:r>
              <w:rPr>
                <w:noProof/>
                <w:webHidden/>
              </w:rPr>
              <w:t>29</w:t>
            </w:r>
            <w:r>
              <w:rPr>
                <w:noProof/>
                <w:webHidden/>
              </w:rPr>
              <w:fldChar w:fldCharType="end"/>
            </w:r>
          </w:hyperlink>
        </w:p>
        <w:p w14:paraId="121BA9D9" w14:textId="5CAF7CA8" w:rsidR="007C3001" w:rsidRDefault="007C3001">
          <w:pPr>
            <w:pStyle w:val="TOC2"/>
            <w:tabs>
              <w:tab w:val="left" w:pos="880"/>
              <w:tab w:val="right" w:leader="dot" w:pos="9016"/>
            </w:tabs>
            <w:rPr>
              <w:rFonts w:asciiTheme="minorHAnsi" w:hAnsiTheme="minorHAnsi"/>
              <w:noProof/>
              <w:sz w:val="22"/>
              <w:lang w:eastAsia="en-IE"/>
            </w:rPr>
          </w:pPr>
          <w:hyperlink w:anchor="_Toc518649178" w:history="1">
            <w:r w:rsidRPr="009D7A7D">
              <w:rPr>
                <w:rStyle w:val="Hyperlink"/>
                <w:noProof/>
              </w:rPr>
              <w:t>4.1</w:t>
            </w:r>
            <w:r>
              <w:rPr>
                <w:rFonts w:asciiTheme="minorHAnsi" w:hAnsiTheme="minorHAnsi"/>
                <w:noProof/>
                <w:sz w:val="22"/>
                <w:lang w:eastAsia="en-IE"/>
              </w:rPr>
              <w:tab/>
            </w:r>
            <w:r w:rsidRPr="009D7A7D">
              <w:rPr>
                <w:rStyle w:val="Hyperlink"/>
                <w:noProof/>
              </w:rPr>
              <w:t>The Racing Game With Gyroscope</w:t>
            </w:r>
            <w:r>
              <w:rPr>
                <w:noProof/>
                <w:webHidden/>
              </w:rPr>
              <w:tab/>
            </w:r>
            <w:r>
              <w:rPr>
                <w:noProof/>
                <w:webHidden/>
              </w:rPr>
              <w:fldChar w:fldCharType="begin"/>
            </w:r>
            <w:r>
              <w:rPr>
                <w:noProof/>
                <w:webHidden/>
              </w:rPr>
              <w:instrText xml:space="preserve"> PAGEREF _Toc518649178 \h </w:instrText>
            </w:r>
            <w:r>
              <w:rPr>
                <w:noProof/>
                <w:webHidden/>
              </w:rPr>
            </w:r>
            <w:r>
              <w:rPr>
                <w:noProof/>
                <w:webHidden/>
              </w:rPr>
              <w:fldChar w:fldCharType="separate"/>
            </w:r>
            <w:r>
              <w:rPr>
                <w:noProof/>
                <w:webHidden/>
              </w:rPr>
              <w:t>29</w:t>
            </w:r>
            <w:r>
              <w:rPr>
                <w:noProof/>
                <w:webHidden/>
              </w:rPr>
              <w:fldChar w:fldCharType="end"/>
            </w:r>
          </w:hyperlink>
        </w:p>
        <w:p w14:paraId="4A4FA327" w14:textId="0E1B247E" w:rsidR="007C3001" w:rsidRDefault="007C3001">
          <w:pPr>
            <w:pStyle w:val="TOC3"/>
            <w:tabs>
              <w:tab w:val="left" w:pos="1320"/>
              <w:tab w:val="right" w:leader="dot" w:pos="9016"/>
            </w:tabs>
            <w:rPr>
              <w:rFonts w:asciiTheme="minorHAnsi" w:hAnsiTheme="minorHAnsi"/>
              <w:noProof/>
              <w:sz w:val="22"/>
              <w:lang w:eastAsia="en-IE"/>
            </w:rPr>
          </w:pPr>
          <w:hyperlink w:anchor="_Toc518649179" w:history="1">
            <w:r w:rsidRPr="009D7A7D">
              <w:rPr>
                <w:rStyle w:val="Hyperlink"/>
                <w:noProof/>
              </w:rPr>
              <w:t>4.1.1</w:t>
            </w:r>
            <w:r>
              <w:rPr>
                <w:rFonts w:asciiTheme="minorHAnsi" w:hAnsiTheme="minorHAnsi"/>
                <w:noProof/>
                <w:sz w:val="22"/>
                <w:lang w:eastAsia="en-IE"/>
              </w:rPr>
              <w:tab/>
            </w:r>
            <w:r w:rsidRPr="009D7A7D">
              <w:rPr>
                <w:rStyle w:val="Hyperlink"/>
                <w:noProof/>
              </w:rPr>
              <w:t>How A Gyroscope Works In iPhone</w:t>
            </w:r>
            <w:r>
              <w:rPr>
                <w:noProof/>
                <w:webHidden/>
              </w:rPr>
              <w:tab/>
            </w:r>
            <w:r>
              <w:rPr>
                <w:noProof/>
                <w:webHidden/>
              </w:rPr>
              <w:fldChar w:fldCharType="begin"/>
            </w:r>
            <w:r>
              <w:rPr>
                <w:noProof/>
                <w:webHidden/>
              </w:rPr>
              <w:instrText xml:space="preserve"> PAGEREF _Toc518649179 \h </w:instrText>
            </w:r>
            <w:r>
              <w:rPr>
                <w:noProof/>
                <w:webHidden/>
              </w:rPr>
            </w:r>
            <w:r>
              <w:rPr>
                <w:noProof/>
                <w:webHidden/>
              </w:rPr>
              <w:fldChar w:fldCharType="separate"/>
            </w:r>
            <w:r>
              <w:rPr>
                <w:noProof/>
                <w:webHidden/>
              </w:rPr>
              <w:t>29</w:t>
            </w:r>
            <w:r>
              <w:rPr>
                <w:noProof/>
                <w:webHidden/>
              </w:rPr>
              <w:fldChar w:fldCharType="end"/>
            </w:r>
          </w:hyperlink>
        </w:p>
        <w:p w14:paraId="6C32E748" w14:textId="0F1398EF" w:rsidR="007C3001" w:rsidRDefault="007C3001">
          <w:pPr>
            <w:pStyle w:val="TOC3"/>
            <w:tabs>
              <w:tab w:val="left" w:pos="1320"/>
              <w:tab w:val="right" w:leader="dot" w:pos="9016"/>
            </w:tabs>
            <w:rPr>
              <w:rFonts w:asciiTheme="minorHAnsi" w:hAnsiTheme="minorHAnsi"/>
              <w:noProof/>
              <w:sz w:val="22"/>
              <w:lang w:eastAsia="en-IE"/>
            </w:rPr>
          </w:pPr>
          <w:hyperlink w:anchor="_Toc518649180" w:history="1">
            <w:r w:rsidRPr="009D7A7D">
              <w:rPr>
                <w:rStyle w:val="Hyperlink"/>
                <w:noProof/>
              </w:rPr>
              <w:t>4.1.2</w:t>
            </w:r>
            <w:r>
              <w:rPr>
                <w:rFonts w:asciiTheme="minorHAnsi" w:hAnsiTheme="minorHAnsi"/>
                <w:noProof/>
                <w:sz w:val="22"/>
                <w:lang w:eastAsia="en-IE"/>
              </w:rPr>
              <w:tab/>
            </w:r>
            <w:r w:rsidRPr="009D7A7D">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_Toc518649180 \h </w:instrText>
            </w:r>
            <w:r>
              <w:rPr>
                <w:noProof/>
                <w:webHidden/>
              </w:rPr>
            </w:r>
            <w:r>
              <w:rPr>
                <w:noProof/>
                <w:webHidden/>
              </w:rPr>
              <w:fldChar w:fldCharType="separate"/>
            </w:r>
            <w:r>
              <w:rPr>
                <w:noProof/>
                <w:webHidden/>
              </w:rPr>
              <w:t>30</w:t>
            </w:r>
            <w:r>
              <w:rPr>
                <w:noProof/>
                <w:webHidden/>
              </w:rPr>
              <w:fldChar w:fldCharType="end"/>
            </w:r>
          </w:hyperlink>
        </w:p>
        <w:p w14:paraId="77DFA65F" w14:textId="23175E4C" w:rsidR="007C3001" w:rsidRDefault="007C3001">
          <w:pPr>
            <w:pStyle w:val="TOC3"/>
            <w:tabs>
              <w:tab w:val="left" w:pos="1320"/>
              <w:tab w:val="right" w:leader="dot" w:pos="9016"/>
            </w:tabs>
            <w:rPr>
              <w:rFonts w:asciiTheme="minorHAnsi" w:hAnsiTheme="minorHAnsi"/>
              <w:noProof/>
              <w:sz w:val="22"/>
              <w:lang w:eastAsia="en-IE"/>
            </w:rPr>
          </w:pPr>
          <w:hyperlink w:anchor="_Toc518649181" w:history="1">
            <w:r w:rsidRPr="009D7A7D">
              <w:rPr>
                <w:rStyle w:val="Hyperlink"/>
                <w:noProof/>
              </w:rPr>
              <w:t>4.1.3</w:t>
            </w:r>
            <w:r>
              <w:rPr>
                <w:rFonts w:asciiTheme="minorHAnsi" w:hAnsiTheme="minorHAnsi"/>
                <w:noProof/>
                <w:sz w:val="22"/>
                <w:lang w:eastAsia="en-IE"/>
              </w:rPr>
              <w:tab/>
            </w:r>
            <w:r w:rsidRPr="009D7A7D">
              <w:rPr>
                <w:rStyle w:val="Hyperlink"/>
                <w:noProof/>
              </w:rPr>
              <w:t xml:space="preserve">Calculating the Current Angle in </w:t>
            </w:r>
            <w:r w:rsidRPr="009D7A7D">
              <w:rPr>
                <w:rStyle w:val="Hyperlink"/>
                <w:noProof/>
                <w:lang w:val="en-GB"/>
              </w:rPr>
              <w:t xml:space="preserve">Pitch </w:t>
            </w:r>
            <w:r w:rsidRPr="009D7A7D">
              <w:rPr>
                <w:rStyle w:val="Hyperlink"/>
                <w:noProof/>
              </w:rPr>
              <w:t>Axis</w:t>
            </w:r>
            <w:r>
              <w:rPr>
                <w:noProof/>
                <w:webHidden/>
              </w:rPr>
              <w:tab/>
            </w:r>
            <w:r>
              <w:rPr>
                <w:noProof/>
                <w:webHidden/>
              </w:rPr>
              <w:fldChar w:fldCharType="begin"/>
            </w:r>
            <w:r>
              <w:rPr>
                <w:noProof/>
                <w:webHidden/>
              </w:rPr>
              <w:instrText xml:space="preserve"> PAGEREF _Toc518649181 \h </w:instrText>
            </w:r>
            <w:r>
              <w:rPr>
                <w:noProof/>
                <w:webHidden/>
              </w:rPr>
            </w:r>
            <w:r>
              <w:rPr>
                <w:noProof/>
                <w:webHidden/>
              </w:rPr>
              <w:fldChar w:fldCharType="separate"/>
            </w:r>
            <w:r>
              <w:rPr>
                <w:noProof/>
                <w:webHidden/>
              </w:rPr>
              <w:t>32</w:t>
            </w:r>
            <w:r>
              <w:rPr>
                <w:noProof/>
                <w:webHidden/>
              </w:rPr>
              <w:fldChar w:fldCharType="end"/>
            </w:r>
          </w:hyperlink>
        </w:p>
        <w:p w14:paraId="59FE7608" w14:textId="65996EE6" w:rsidR="007C3001" w:rsidRDefault="007C3001">
          <w:pPr>
            <w:pStyle w:val="TOC3"/>
            <w:tabs>
              <w:tab w:val="left" w:pos="1320"/>
              <w:tab w:val="right" w:leader="dot" w:pos="9016"/>
            </w:tabs>
            <w:rPr>
              <w:rFonts w:asciiTheme="minorHAnsi" w:hAnsiTheme="minorHAnsi"/>
              <w:noProof/>
              <w:sz w:val="22"/>
              <w:lang w:eastAsia="en-IE"/>
            </w:rPr>
          </w:pPr>
          <w:hyperlink w:anchor="_Toc518649182" w:history="1">
            <w:r w:rsidRPr="009D7A7D">
              <w:rPr>
                <w:rStyle w:val="Hyperlink"/>
                <w:noProof/>
              </w:rPr>
              <w:t>4.1.4</w:t>
            </w:r>
            <w:r>
              <w:rPr>
                <w:rFonts w:asciiTheme="minorHAnsi" w:hAnsiTheme="minorHAnsi"/>
                <w:noProof/>
                <w:sz w:val="22"/>
                <w:lang w:eastAsia="en-IE"/>
              </w:rPr>
              <w:tab/>
            </w:r>
            <w:r w:rsidRPr="009D7A7D">
              <w:rPr>
                <w:rStyle w:val="Hyperlink"/>
                <w:noProof/>
              </w:rPr>
              <w:t>How A Gyroscope Works For The Racing Game</w:t>
            </w:r>
            <w:r>
              <w:rPr>
                <w:noProof/>
                <w:webHidden/>
              </w:rPr>
              <w:tab/>
            </w:r>
            <w:r>
              <w:rPr>
                <w:noProof/>
                <w:webHidden/>
              </w:rPr>
              <w:fldChar w:fldCharType="begin"/>
            </w:r>
            <w:r>
              <w:rPr>
                <w:noProof/>
                <w:webHidden/>
              </w:rPr>
              <w:instrText xml:space="preserve"> PAGEREF _Toc518649182 \h </w:instrText>
            </w:r>
            <w:r>
              <w:rPr>
                <w:noProof/>
                <w:webHidden/>
              </w:rPr>
            </w:r>
            <w:r>
              <w:rPr>
                <w:noProof/>
                <w:webHidden/>
              </w:rPr>
              <w:fldChar w:fldCharType="separate"/>
            </w:r>
            <w:r>
              <w:rPr>
                <w:noProof/>
                <w:webHidden/>
              </w:rPr>
              <w:t>32</w:t>
            </w:r>
            <w:r>
              <w:rPr>
                <w:noProof/>
                <w:webHidden/>
              </w:rPr>
              <w:fldChar w:fldCharType="end"/>
            </w:r>
          </w:hyperlink>
        </w:p>
        <w:p w14:paraId="120303ED" w14:textId="64E15055" w:rsidR="007C3001" w:rsidRDefault="007C3001">
          <w:pPr>
            <w:pStyle w:val="TOC1"/>
            <w:tabs>
              <w:tab w:val="left" w:pos="480"/>
              <w:tab w:val="right" w:leader="dot" w:pos="9016"/>
            </w:tabs>
            <w:rPr>
              <w:rFonts w:asciiTheme="minorHAnsi" w:hAnsiTheme="minorHAnsi"/>
              <w:noProof/>
              <w:sz w:val="22"/>
              <w:lang w:eastAsia="en-IE"/>
            </w:rPr>
          </w:pPr>
          <w:hyperlink w:anchor="_Toc518649183" w:history="1">
            <w:r w:rsidRPr="009D7A7D">
              <w:rPr>
                <w:rStyle w:val="Hyperlink"/>
                <w:noProof/>
              </w:rPr>
              <w:t>5</w:t>
            </w:r>
            <w:r>
              <w:rPr>
                <w:rFonts w:asciiTheme="minorHAnsi" w:hAnsiTheme="minorHAnsi"/>
                <w:noProof/>
                <w:sz w:val="22"/>
                <w:lang w:eastAsia="en-IE"/>
              </w:rPr>
              <w:tab/>
            </w:r>
            <w:r w:rsidRPr="009D7A7D">
              <w:rPr>
                <w:rStyle w:val="Hyperlink"/>
                <w:noProof/>
              </w:rPr>
              <w:t>A Glow Stick With Accelerometer and Gyroscope</w:t>
            </w:r>
            <w:r>
              <w:rPr>
                <w:noProof/>
                <w:webHidden/>
              </w:rPr>
              <w:tab/>
            </w:r>
            <w:r>
              <w:rPr>
                <w:noProof/>
                <w:webHidden/>
              </w:rPr>
              <w:fldChar w:fldCharType="begin"/>
            </w:r>
            <w:r>
              <w:rPr>
                <w:noProof/>
                <w:webHidden/>
              </w:rPr>
              <w:instrText xml:space="preserve"> PAGEREF _Toc518649183 \h </w:instrText>
            </w:r>
            <w:r>
              <w:rPr>
                <w:noProof/>
                <w:webHidden/>
              </w:rPr>
            </w:r>
            <w:r>
              <w:rPr>
                <w:noProof/>
                <w:webHidden/>
              </w:rPr>
              <w:fldChar w:fldCharType="separate"/>
            </w:r>
            <w:r>
              <w:rPr>
                <w:noProof/>
                <w:webHidden/>
              </w:rPr>
              <w:t>36</w:t>
            </w:r>
            <w:r>
              <w:rPr>
                <w:noProof/>
                <w:webHidden/>
              </w:rPr>
              <w:fldChar w:fldCharType="end"/>
            </w:r>
          </w:hyperlink>
        </w:p>
        <w:p w14:paraId="18BA479C" w14:textId="0B8398D3" w:rsidR="007C3001" w:rsidRDefault="007C3001">
          <w:pPr>
            <w:pStyle w:val="TOC2"/>
            <w:tabs>
              <w:tab w:val="left" w:pos="880"/>
              <w:tab w:val="right" w:leader="dot" w:pos="9016"/>
            </w:tabs>
            <w:rPr>
              <w:rFonts w:asciiTheme="minorHAnsi" w:hAnsiTheme="minorHAnsi"/>
              <w:noProof/>
              <w:sz w:val="22"/>
              <w:lang w:eastAsia="en-IE"/>
            </w:rPr>
          </w:pPr>
          <w:hyperlink w:anchor="_Toc518649184" w:history="1">
            <w:r w:rsidRPr="009D7A7D">
              <w:rPr>
                <w:rStyle w:val="Hyperlink"/>
                <w:noProof/>
              </w:rPr>
              <w:t>5.1</w:t>
            </w:r>
            <w:r>
              <w:rPr>
                <w:rFonts w:asciiTheme="minorHAnsi" w:hAnsiTheme="minorHAnsi"/>
                <w:noProof/>
                <w:sz w:val="22"/>
                <w:lang w:eastAsia="en-IE"/>
              </w:rPr>
              <w:tab/>
            </w:r>
            <w:r w:rsidRPr="009D7A7D">
              <w:rPr>
                <w:rStyle w:val="Hyperlink"/>
                <w:noProof/>
              </w:rPr>
              <w:t>Appearance and Function Description</w:t>
            </w:r>
            <w:r>
              <w:rPr>
                <w:noProof/>
                <w:webHidden/>
              </w:rPr>
              <w:tab/>
            </w:r>
            <w:r>
              <w:rPr>
                <w:noProof/>
                <w:webHidden/>
              </w:rPr>
              <w:fldChar w:fldCharType="begin"/>
            </w:r>
            <w:r>
              <w:rPr>
                <w:noProof/>
                <w:webHidden/>
              </w:rPr>
              <w:instrText xml:space="preserve"> PAGEREF _Toc518649184 \h </w:instrText>
            </w:r>
            <w:r>
              <w:rPr>
                <w:noProof/>
                <w:webHidden/>
              </w:rPr>
            </w:r>
            <w:r>
              <w:rPr>
                <w:noProof/>
                <w:webHidden/>
              </w:rPr>
              <w:fldChar w:fldCharType="separate"/>
            </w:r>
            <w:r>
              <w:rPr>
                <w:noProof/>
                <w:webHidden/>
              </w:rPr>
              <w:t>36</w:t>
            </w:r>
            <w:r>
              <w:rPr>
                <w:noProof/>
                <w:webHidden/>
              </w:rPr>
              <w:fldChar w:fldCharType="end"/>
            </w:r>
          </w:hyperlink>
        </w:p>
        <w:p w14:paraId="3D59DB1A" w14:textId="7EEFA0AC" w:rsidR="007C3001" w:rsidRDefault="007C3001">
          <w:pPr>
            <w:pStyle w:val="TOC3"/>
            <w:tabs>
              <w:tab w:val="left" w:pos="1320"/>
              <w:tab w:val="right" w:leader="dot" w:pos="9016"/>
            </w:tabs>
            <w:rPr>
              <w:rFonts w:asciiTheme="minorHAnsi" w:hAnsiTheme="minorHAnsi"/>
              <w:noProof/>
              <w:sz w:val="22"/>
              <w:lang w:eastAsia="en-IE"/>
            </w:rPr>
          </w:pPr>
          <w:hyperlink w:anchor="_Toc518649185" w:history="1">
            <w:r w:rsidRPr="009D7A7D">
              <w:rPr>
                <w:rStyle w:val="Hyperlink"/>
                <w:noProof/>
              </w:rPr>
              <w:t>5.1.1</w:t>
            </w:r>
            <w:r>
              <w:rPr>
                <w:rFonts w:asciiTheme="minorHAnsi" w:hAnsiTheme="minorHAnsi"/>
                <w:noProof/>
                <w:sz w:val="22"/>
                <w:lang w:eastAsia="en-IE"/>
              </w:rPr>
              <w:tab/>
            </w:r>
            <w:r w:rsidRPr="009D7A7D">
              <w:rPr>
                <w:rStyle w:val="Hyperlink"/>
                <w:noProof/>
              </w:rPr>
              <w:t>A Normal Glow-Stick</w:t>
            </w:r>
            <w:r>
              <w:rPr>
                <w:noProof/>
                <w:webHidden/>
              </w:rPr>
              <w:tab/>
            </w:r>
            <w:r>
              <w:rPr>
                <w:noProof/>
                <w:webHidden/>
              </w:rPr>
              <w:fldChar w:fldCharType="begin"/>
            </w:r>
            <w:r>
              <w:rPr>
                <w:noProof/>
                <w:webHidden/>
              </w:rPr>
              <w:instrText xml:space="preserve"> PAGEREF _Toc518649185 \h </w:instrText>
            </w:r>
            <w:r>
              <w:rPr>
                <w:noProof/>
                <w:webHidden/>
              </w:rPr>
            </w:r>
            <w:r>
              <w:rPr>
                <w:noProof/>
                <w:webHidden/>
              </w:rPr>
              <w:fldChar w:fldCharType="separate"/>
            </w:r>
            <w:r>
              <w:rPr>
                <w:noProof/>
                <w:webHidden/>
              </w:rPr>
              <w:t>36</w:t>
            </w:r>
            <w:r>
              <w:rPr>
                <w:noProof/>
                <w:webHidden/>
              </w:rPr>
              <w:fldChar w:fldCharType="end"/>
            </w:r>
          </w:hyperlink>
        </w:p>
        <w:p w14:paraId="3B374D76" w14:textId="5309E332" w:rsidR="007C3001" w:rsidRDefault="007C3001">
          <w:pPr>
            <w:pStyle w:val="TOC3"/>
            <w:tabs>
              <w:tab w:val="left" w:pos="1320"/>
              <w:tab w:val="right" w:leader="dot" w:pos="9016"/>
            </w:tabs>
            <w:rPr>
              <w:rFonts w:asciiTheme="minorHAnsi" w:hAnsiTheme="minorHAnsi"/>
              <w:noProof/>
              <w:sz w:val="22"/>
              <w:lang w:eastAsia="en-IE"/>
            </w:rPr>
          </w:pPr>
          <w:hyperlink w:anchor="_Toc518649186" w:history="1">
            <w:r w:rsidRPr="009D7A7D">
              <w:rPr>
                <w:rStyle w:val="Hyperlink"/>
                <w:noProof/>
              </w:rPr>
              <w:t>5.1.2</w:t>
            </w:r>
            <w:r>
              <w:rPr>
                <w:rFonts w:asciiTheme="minorHAnsi" w:hAnsiTheme="minorHAnsi"/>
                <w:noProof/>
                <w:sz w:val="22"/>
                <w:lang w:eastAsia="en-IE"/>
              </w:rPr>
              <w:tab/>
            </w:r>
            <w:r w:rsidRPr="009D7A7D">
              <w:rPr>
                <w:rStyle w:val="Hyperlink"/>
                <w:noProof/>
              </w:rPr>
              <w:t xml:space="preserve">A </w:t>
            </w:r>
            <w:r w:rsidRPr="009D7A7D">
              <w:rPr>
                <w:rStyle w:val="Hyperlink"/>
                <w:noProof/>
                <w:lang w:val="en-US"/>
              </w:rPr>
              <w:t xml:space="preserve">Multifunctional </w:t>
            </w:r>
            <w:r w:rsidRPr="009D7A7D">
              <w:rPr>
                <w:rStyle w:val="Hyperlink"/>
                <w:noProof/>
              </w:rPr>
              <w:t>Glow-Stick</w:t>
            </w:r>
            <w:r>
              <w:rPr>
                <w:noProof/>
                <w:webHidden/>
              </w:rPr>
              <w:tab/>
            </w:r>
            <w:r>
              <w:rPr>
                <w:noProof/>
                <w:webHidden/>
              </w:rPr>
              <w:fldChar w:fldCharType="begin"/>
            </w:r>
            <w:r>
              <w:rPr>
                <w:noProof/>
                <w:webHidden/>
              </w:rPr>
              <w:instrText xml:space="preserve"> PAGEREF _Toc518649186 \h </w:instrText>
            </w:r>
            <w:r>
              <w:rPr>
                <w:noProof/>
                <w:webHidden/>
              </w:rPr>
            </w:r>
            <w:r>
              <w:rPr>
                <w:noProof/>
                <w:webHidden/>
              </w:rPr>
              <w:fldChar w:fldCharType="separate"/>
            </w:r>
            <w:r>
              <w:rPr>
                <w:noProof/>
                <w:webHidden/>
              </w:rPr>
              <w:t>37</w:t>
            </w:r>
            <w:r>
              <w:rPr>
                <w:noProof/>
                <w:webHidden/>
              </w:rPr>
              <w:fldChar w:fldCharType="end"/>
            </w:r>
          </w:hyperlink>
        </w:p>
        <w:p w14:paraId="53A3799D" w14:textId="139722F3" w:rsidR="007C3001" w:rsidRDefault="007C3001">
          <w:pPr>
            <w:pStyle w:val="TOC2"/>
            <w:tabs>
              <w:tab w:val="left" w:pos="880"/>
              <w:tab w:val="right" w:leader="dot" w:pos="9016"/>
            </w:tabs>
            <w:rPr>
              <w:rFonts w:asciiTheme="minorHAnsi" w:hAnsiTheme="minorHAnsi"/>
              <w:noProof/>
              <w:sz w:val="22"/>
              <w:lang w:eastAsia="en-IE"/>
            </w:rPr>
          </w:pPr>
          <w:hyperlink w:anchor="_Toc518649187" w:history="1">
            <w:r w:rsidRPr="009D7A7D">
              <w:rPr>
                <w:rStyle w:val="Hyperlink"/>
                <w:noProof/>
              </w:rPr>
              <w:t>5.2</w:t>
            </w:r>
            <w:r>
              <w:rPr>
                <w:rFonts w:asciiTheme="minorHAnsi" w:hAnsiTheme="minorHAnsi"/>
                <w:noProof/>
                <w:sz w:val="22"/>
                <w:lang w:eastAsia="en-IE"/>
              </w:rPr>
              <w:tab/>
            </w:r>
            <w:r w:rsidRPr="009D7A7D">
              <w:rPr>
                <w:rStyle w:val="Hyperlink"/>
                <w:noProof/>
              </w:rPr>
              <w:t>How and Why Need Accelerometer And Gyroscope</w:t>
            </w:r>
            <w:r>
              <w:rPr>
                <w:noProof/>
                <w:webHidden/>
              </w:rPr>
              <w:tab/>
            </w:r>
            <w:r>
              <w:rPr>
                <w:noProof/>
                <w:webHidden/>
              </w:rPr>
              <w:fldChar w:fldCharType="begin"/>
            </w:r>
            <w:r>
              <w:rPr>
                <w:noProof/>
                <w:webHidden/>
              </w:rPr>
              <w:instrText xml:space="preserve"> PAGEREF _Toc518649187 \h </w:instrText>
            </w:r>
            <w:r>
              <w:rPr>
                <w:noProof/>
                <w:webHidden/>
              </w:rPr>
            </w:r>
            <w:r>
              <w:rPr>
                <w:noProof/>
                <w:webHidden/>
              </w:rPr>
              <w:fldChar w:fldCharType="separate"/>
            </w:r>
            <w:r>
              <w:rPr>
                <w:noProof/>
                <w:webHidden/>
              </w:rPr>
              <w:t>38</w:t>
            </w:r>
            <w:r>
              <w:rPr>
                <w:noProof/>
                <w:webHidden/>
              </w:rPr>
              <w:fldChar w:fldCharType="end"/>
            </w:r>
          </w:hyperlink>
        </w:p>
        <w:p w14:paraId="417D5C65" w14:textId="20CE7DF0" w:rsidR="007C3001" w:rsidRDefault="007C3001">
          <w:pPr>
            <w:pStyle w:val="TOC3"/>
            <w:tabs>
              <w:tab w:val="left" w:pos="1320"/>
              <w:tab w:val="right" w:leader="dot" w:pos="9016"/>
            </w:tabs>
            <w:rPr>
              <w:rFonts w:asciiTheme="minorHAnsi" w:hAnsiTheme="minorHAnsi"/>
              <w:noProof/>
              <w:sz w:val="22"/>
              <w:lang w:eastAsia="en-IE"/>
            </w:rPr>
          </w:pPr>
          <w:hyperlink w:anchor="_Toc518649188" w:history="1">
            <w:r w:rsidRPr="009D7A7D">
              <w:rPr>
                <w:rStyle w:val="Hyperlink"/>
                <w:noProof/>
                <w:lang w:val="en-US"/>
              </w:rPr>
              <w:t>5.2.1</w:t>
            </w:r>
            <w:r>
              <w:rPr>
                <w:rFonts w:asciiTheme="minorHAnsi" w:hAnsiTheme="minorHAnsi"/>
                <w:noProof/>
                <w:sz w:val="22"/>
                <w:lang w:eastAsia="en-IE"/>
              </w:rPr>
              <w:tab/>
            </w:r>
            <w:r w:rsidRPr="009D7A7D">
              <w:rPr>
                <w:rStyle w:val="Hyperlink"/>
                <w:noProof/>
                <w:lang w:val="en-US"/>
              </w:rPr>
              <w:t>The Gestures Recognition</w:t>
            </w:r>
            <w:r>
              <w:rPr>
                <w:noProof/>
                <w:webHidden/>
              </w:rPr>
              <w:tab/>
            </w:r>
            <w:r>
              <w:rPr>
                <w:noProof/>
                <w:webHidden/>
              </w:rPr>
              <w:fldChar w:fldCharType="begin"/>
            </w:r>
            <w:r>
              <w:rPr>
                <w:noProof/>
                <w:webHidden/>
              </w:rPr>
              <w:instrText xml:space="preserve"> PAGEREF _Toc518649188 \h </w:instrText>
            </w:r>
            <w:r>
              <w:rPr>
                <w:noProof/>
                <w:webHidden/>
              </w:rPr>
            </w:r>
            <w:r>
              <w:rPr>
                <w:noProof/>
                <w:webHidden/>
              </w:rPr>
              <w:fldChar w:fldCharType="separate"/>
            </w:r>
            <w:r>
              <w:rPr>
                <w:noProof/>
                <w:webHidden/>
              </w:rPr>
              <w:t>38</w:t>
            </w:r>
            <w:r>
              <w:rPr>
                <w:noProof/>
                <w:webHidden/>
              </w:rPr>
              <w:fldChar w:fldCharType="end"/>
            </w:r>
          </w:hyperlink>
        </w:p>
        <w:p w14:paraId="014E58CD" w14:textId="23966582" w:rsidR="007C3001" w:rsidRDefault="007C3001">
          <w:pPr>
            <w:pStyle w:val="TOC2"/>
            <w:tabs>
              <w:tab w:val="left" w:pos="880"/>
              <w:tab w:val="right" w:leader="dot" w:pos="9016"/>
            </w:tabs>
            <w:rPr>
              <w:rFonts w:asciiTheme="minorHAnsi" w:hAnsiTheme="minorHAnsi"/>
              <w:noProof/>
              <w:sz w:val="22"/>
              <w:lang w:eastAsia="en-IE"/>
            </w:rPr>
          </w:pPr>
          <w:hyperlink w:anchor="_Toc518649189" w:history="1">
            <w:r w:rsidRPr="009D7A7D">
              <w:rPr>
                <w:rStyle w:val="Hyperlink"/>
                <w:noProof/>
              </w:rPr>
              <w:t>5.3</w:t>
            </w:r>
            <w:r>
              <w:rPr>
                <w:rFonts w:asciiTheme="minorHAnsi" w:hAnsiTheme="minorHAnsi"/>
                <w:noProof/>
                <w:sz w:val="22"/>
                <w:lang w:eastAsia="en-IE"/>
              </w:rPr>
              <w:tab/>
            </w:r>
            <w:r w:rsidRPr="009D7A7D">
              <w:rPr>
                <w:rStyle w:val="Hyperlink"/>
                <w:noProof/>
              </w:rPr>
              <w:t>Action Recognition Algorithms</w:t>
            </w:r>
            <w:r>
              <w:rPr>
                <w:noProof/>
                <w:webHidden/>
              </w:rPr>
              <w:tab/>
            </w:r>
            <w:r>
              <w:rPr>
                <w:noProof/>
                <w:webHidden/>
              </w:rPr>
              <w:fldChar w:fldCharType="begin"/>
            </w:r>
            <w:r>
              <w:rPr>
                <w:noProof/>
                <w:webHidden/>
              </w:rPr>
              <w:instrText xml:space="preserve"> PAGEREF _Toc518649189 \h </w:instrText>
            </w:r>
            <w:r>
              <w:rPr>
                <w:noProof/>
                <w:webHidden/>
              </w:rPr>
            </w:r>
            <w:r>
              <w:rPr>
                <w:noProof/>
                <w:webHidden/>
              </w:rPr>
              <w:fldChar w:fldCharType="separate"/>
            </w:r>
            <w:r>
              <w:rPr>
                <w:noProof/>
                <w:webHidden/>
              </w:rPr>
              <w:t>45</w:t>
            </w:r>
            <w:r>
              <w:rPr>
                <w:noProof/>
                <w:webHidden/>
              </w:rPr>
              <w:fldChar w:fldCharType="end"/>
            </w:r>
          </w:hyperlink>
        </w:p>
        <w:p w14:paraId="35B1563D" w14:textId="4D1C50AF" w:rsidR="007C3001" w:rsidRDefault="007C3001">
          <w:pPr>
            <w:pStyle w:val="TOC3"/>
            <w:tabs>
              <w:tab w:val="left" w:pos="1320"/>
              <w:tab w:val="right" w:leader="dot" w:pos="9016"/>
            </w:tabs>
            <w:rPr>
              <w:rFonts w:asciiTheme="minorHAnsi" w:hAnsiTheme="minorHAnsi"/>
              <w:noProof/>
              <w:sz w:val="22"/>
              <w:lang w:eastAsia="en-IE"/>
            </w:rPr>
          </w:pPr>
          <w:hyperlink w:anchor="_Toc518649190" w:history="1">
            <w:r w:rsidRPr="009D7A7D">
              <w:rPr>
                <w:rStyle w:val="Hyperlink"/>
                <w:noProof/>
                <w:lang w:val="en-GB"/>
              </w:rPr>
              <w:t>5.3.1</w:t>
            </w:r>
            <w:r>
              <w:rPr>
                <w:rFonts w:asciiTheme="minorHAnsi" w:hAnsiTheme="minorHAnsi"/>
                <w:noProof/>
                <w:sz w:val="22"/>
                <w:lang w:eastAsia="en-IE"/>
              </w:rPr>
              <w:tab/>
            </w:r>
            <w:r w:rsidRPr="009D7A7D">
              <w:rPr>
                <w:rStyle w:val="Hyperlink"/>
                <w:noProof/>
                <w:lang w:val="en-GB"/>
              </w:rPr>
              <w:t>Identifying Those Two Gestures by Two kinds of Angles</w:t>
            </w:r>
            <w:r>
              <w:rPr>
                <w:noProof/>
                <w:webHidden/>
              </w:rPr>
              <w:tab/>
            </w:r>
            <w:r>
              <w:rPr>
                <w:noProof/>
                <w:webHidden/>
              </w:rPr>
              <w:fldChar w:fldCharType="begin"/>
            </w:r>
            <w:r>
              <w:rPr>
                <w:noProof/>
                <w:webHidden/>
              </w:rPr>
              <w:instrText xml:space="preserve"> PAGEREF _Toc518649190 \h </w:instrText>
            </w:r>
            <w:r>
              <w:rPr>
                <w:noProof/>
                <w:webHidden/>
              </w:rPr>
            </w:r>
            <w:r>
              <w:rPr>
                <w:noProof/>
                <w:webHidden/>
              </w:rPr>
              <w:fldChar w:fldCharType="separate"/>
            </w:r>
            <w:r>
              <w:rPr>
                <w:noProof/>
                <w:webHidden/>
              </w:rPr>
              <w:t>45</w:t>
            </w:r>
            <w:r>
              <w:rPr>
                <w:noProof/>
                <w:webHidden/>
              </w:rPr>
              <w:fldChar w:fldCharType="end"/>
            </w:r>
          </w:hyperlink>
        </w:p>
        <w:p w14:paraId="6F462A9D" w14:textId="73CAF6A9" w:rsidR="007C3001" w:rsidRDefault="007C3001">
          <w:pPr>
            <w:pStyle w:val="TOC3"/>
            <w:tabs>
              <w:tab w:val="left" w:pos="1320"/>
              <w:tab w:val="right" w:leader="dot" w:pos="9016"/>
            </w:tabs>
            <w:rPr>
              <w:rFonts w:asciiTheme="minorHAnsi" w:hAnsiTheme="minorHAnsi"/>
              <w:noProof/>
              <w:sz w:val="22"/>
              <w:lang w:eastAsia="en-IE"/>
            </w:rPr>
          </w:pPr>
          <w:hyperlink w:anchor="_Toc518649192" w:history="1">
            <w:r w:rsidRPr="009D7A7D">
              <w:rPr>
                <w:rStyle w:val="Hyperlink"/>
                <w:noProof/>
                <w:lang w:val="en-GB"/>
              </w:rPr>
              <w:t>5.3.2</w:t>
            </w:r>
            <w:r>
              <w:rPr>
                <w:rFonts w:asciiTheme="minorHAnsi" w:hAnsiTheme="minorHAnsi"/>
                <w:noProof/>
                <w:sz w:val="22"/>
                <w:lang w:eastAsia="en-IE"/>
              </w:rPr>
              <w:tab/>
            </w:r>
            <w:r w:rsidRPr="009D7A7D">
              <w:rPr>
                <w:rStyle w:val="Hyperlink"/>
                <w:noProof/>
                <w:lang w:val="en-GB"/>
              </w:rPr>
              <w:t>The Period of Data Collection and Faltering Noise</w:t>
            </w:r>
            <w:r>
              <w:rPr>
                <w:noProof/>
                <w:webHidden/>
              </w:rPr>
              <w:tab/>
            </w:r>
            <w:r>
              <w:rPr>
                <w:noProof/>
                <w:webHidden/>
              </w:rPr>
              <w:fldChar w:fldCharType="begin"/>
            </w:r>
            <w:r>
              <w:rPr>
                <w:noProof/>
                <w:webHidden/>
              </w:rPr>
              <w:instrText xml:space="preserve"> PAGEREF _Toc518649192 \h </w:instrText>
            </w:r>
            <w:r>
              <w:rPr>
                <w:noProof/>
                <w:webHidden/>
              </w:rPr>
            </w:r>
            <w:r>
              <w:rPr>
                <w:noProof/>
                <w:webHidden/>
              </w:rPr>
              <w:fldChar w:fldCharType="separate"/>
            </w:r>
            <w:r>
              <w:rPr>
                <w:noProof/>
                <w:webHidden/>
              </w:rPr>
              <w:t>45</w:t>
            </w:r>
            <w:r>
              <w:rPr>
                <w:noProof/>
                <w:webHidden/>
              </w:rPr>
              <w:fldChar w:fldCharType="end"/>
            </w:r>
          </w:hyperlink>
        </w:p>
        <w:p w14:paraId="71DDC723" w14:textId="58408549" w:rsidR="007C3001" w:rsidRDefault="007C3001">
          <w:pPr>
            <w:pStyle w:val="TOC3"/>
            <w:tabs>
              <w:tab w:val="left" w:pos="1320"/>
              <w:tab w:val="right" w:leader="dot" w:pos="9016"/>
            </w:tabs>
            <w:rPr>
              <w:rFonts w:asciiTheme="minorHAnsi" w:hAnsiTheme="minorHAnsi"/>
              <w:noProof/>
              <w:sz w:val="22"/>
              <w:lang w:eastAsia="en-IE"/>
            </w:rPr>
          </w:pPr>
          <w:hyperlink w:anchor="_Toc518649193" w:history="1">
            <w:r w:rsidRPr="009D7A7D">
              <w:rPr>
                <w:rStyle w:val="Hyperlink"/>
                <w:noProof/>
              </w:rPr>
              <w:t>5.3.3</w:t>
            </w:r>
            <w:r>
              <w:rPr>
                <w:rFonts w:asciiTheme="minorHAnsi" w:hAnsiTheme="minorHAnsi"/>
                <w:noProof/>
                <w:sz w:val="22"/>
                <w:lang w:eastAsia="en-IE"/>
              </w:rPr>
              <w:tab/>
            </w:r>
            <w:r w:rsidRPr="009D7A7D">
              <w:rPr>
                <w:rStyle w:val="Hyperlink"/>
                <w:noProof/>
              </w:rPr>
              <w:t>Collecting Data and Making Standards</w:t>
            </w:r>
            <w:r>
              <w:rPr>
                <w:noProof/>
                <w:webHidden/>
              </w:rPr>
              <w:tab/>
            </w:r>
            <w:r>
              <w:rPr>
                <w:noProof/>
                <w:webHidden/>
              </w:rPr>
              <w:fldChar w:fldCharType="begin"/>
            </w:r>
            <w:r>
              <w:rPr>
                <w:noProof/>
                <w:webHidden/>
              </w:rPr>
              <w:instrText xml:space="preserve"> PAGEREF _Toc518649193 \h </w:instrText>
            </w:r>
            <w:r>
              <w:rPr>
                <w:noProof/>
                <w:webHidden/>
              </w:rPr>
            </w:r>
            <w:r>
              <w:rPr>
                <w:noProof/>
                <w:webHidden/>
              </w:rPr>
              <w:fldChar w:fldCharType="separate"/>
            </w:r>
            <w:r>
              <w:rPr>
                <w:noProof/>
                <w:webHidden/>
              </w:rPr>
              <w:t>46</w:t>
            </w:r>
            <w:r>
              <w:rPr>
                <w:noProof/>
                <w:webHidden/>
              </w:rPr>
              <w:fldChar w:fldCharType="end"/>
            </w:r>
          </w:hyperlink>
        </w:p>
        <w:p w14:paraId="642D7E87" w14:textId="54B0F217" w:rsidR="007C3001" w:rsidRDefault="007C3001">
          <w:pPr>
            <w:pStyle w:val="TOC3"/>
            <w:tabs>
              <w:tab w:val="left" w:pos="1320"/>
              <w:tab w:val="right" w:leader="dot" w:pos="9016"/>
            </w:tabs>
            <w:rPr>
              <w:rFonts w:asciiTheme="minorHAnsi" w:hAnsiTheme="minorHAnsi"/>
              <w:noProof/>
              <w:sz w:val="22"/>
              <w:lang w:eastAsia="en-IE"/>
            </w:rPr>
          </w:pPr>
          <w:hyperlink w:anchor="_Toc518649194" w:history="1">
            <w:r w:rsidRPr="009D7A7D">
              <w:rPr>
                <w:rStyle w:val="Hyperlink"/>
                <w:noProof/>
              </w:rPr>
              <w:t>5.3.4</w:t>
            </w:r>
            <w:r>
              <w:rPr>
                <w:rFonts w:asciiTheme="minorHAnsi" w:hAnsiTheme="minorHAnsi"/>
                <w:noProof/>
                <w:sz w:val="22"/>
                <w:lang w:eastAsia="en-IE"/>
              </w:rPr>
              <w:tab/>
            </w:r>
            <w:r w:rsidRPr="009D7A7D">
              <w:rPr>
                <w:rStyle w:val="Hyperlink"/>
                <w:noProof/>
              </w:rPr>
              <w:t>Validating the Collection Data</w:t>
            </w:r>
            <w:r>
              <w:rPr>
                <w:noProof/>
                <w:webHidden/>
              </w:rPr>
              <w:tab/>
            </w:r>
            <w:r>
              <w:rPr>
                <w:noProof/>
                <w:webHidden/>
              </w:rPr>
              <w:fldChar w:fldCharType="begin"/>
            </w:r>
            <w:r>
              <w:rPr>
                <w:noProof/>
                <w:webHidden/>
              </w:rPr>
              <w:instrText xml:space="preserve"> PAGEREF _Toc518649194 \h </w:instrText>
            </w:r>
            <w:r>
              <w:rPr>
                <w:noProof/>
                <w:webHidden/>
              </w:rPr>
            </w:r>
            <w:r>
              <w:rPr>
                <w:noProof/>
                <w:webHidden/>
              </w:rPr>
              <w:fldChar w:fldCharType="separate"/>
            </w:r>
            <w:r>
              <w:rPr>
                <w:noProof/>
                <w:webHidden/>
              </w:rPr>
              <w:t>52</w:t>
            </w:r>
            <w:r>
              <w:rPr>
                <w:noProof/>
                <w:webHidden/>
              </w:rPr>
              <w:fldChar w:fldCharType="end"/>
            </w:r>
          </w:hyperlink>
        </w:p>
        <w:p w14:paraId="405BE1C7" w14:textId="6F7511B6" w:rsidR="007C3001" w:rsidRDefault="007C3001">
          <w:pPr>
            <w:pStyle w:val="TOC2"/>
            <w:tabs>
              <w:tab w:val="left" w:pos="880"/>
              <w:tab w:val="right" w:leader="dot" w:pos="9016"/>
            </w:tabs>
            <w:rPr>
              <w:rFonts w:asciiTheme="minorHAnsi" w:hAnsiTheme="minorHAnsi"/>
              <w:noProof/>
              <w:sz w:val="22"/>
              <w:lang w:eastAsia="en-IE"/>
            </w:rPr>
          </w:pPr>
          <w:hyperlink w:anchor="_Toc518649195" w:history="1">
            <w:r w:rsidRPr="009D7A7D">
              <w:rPr>
                <w:rStyle w:val="Hyperlink"/>
                <w:noProof/>
                <w:lang w:val="en-US"/>
              </w:rPr>
              <w:t>5.4</w:t>
            </w:r>
            <w:r>
              <w:rPr>
                <w:rFonts w:asciiTheme="minorHAnsi" w:hAnsiTheme="minorHAnsi"/>
                <w:noProof/>
                <w:sz w:val="22"/>
                <w:lang w:eastAsia="en-IE"/>
              </w:rPr>
              <w:tab/>
            </w:r>
            <w:r w:rsidRPr="009D7A7D">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_Toc518649195 \h </w:instrText>
            </w:r>
            <w:r>
              <w:rPr>
                <w:noProof/>
                <w:webHidden/>
              </w:rPr>
            </w:r>
            <w:r>
              <w:rPr>
                <w:noProof/>
                <w:webHidden/>
              </w:rPr>
              <w:fldChar w:fldCharType="separate"/>
            </w:r>
            <w:r>
              <w:rPr>
                <w:noProof/>
                <w:webHidden/>
              </w:rPr>
              <w:t>53</w:t>
            </w:r>
            <w:r>
              <w:rPr>
                <w:noProof/>
                <w:webHidden/>
              </w:rPr>
              <w:fldChar w:fldCharType="end"/>
            </w:r>
          </w:hyperlink>
        </w:p>
        <w:p w14:paraId="1FF155E1" w14:textId="29E802E0" w:rsidR="007C3001" w:rsidRDefault="007C3001">
          <w:pPr>
            <w:pStyle w:val="TOC3"/>
            <w:tabs>
              <w:tab w:val="left" w:pos="1320"/>
              <w:tab w:val="right" w:leader="dot" w:pos="9016"/>
            </w:tabs>
            <w:rPr>
              <w:rFonts w:asciiTheme="minorHAnsi" w:hAnsiTheme="minorHAnsi"/>
              <w:noProof/>
              <w:sz w:val="22"/>
              <w:lang w:eastAsia="en-IE"/>
            </w:rPr>
          </w:pPr>
          <w:hyperlink w:anchor="_Toc518649196" w:history="1">
            <w:r w:rsidRPr="009D7A7D">
              <w:rPr>
                <w:rStyle w:val="Hyperlink"/>
                <w:noProof/>
              </w:rPr>
              <w:t>5.4.1</w:t>
            </w:r>
            <w:r>
              <w:rPr>
                <w:rFonts w:asciiTheme="minorHAnsi" w:hAnsiTheme="minorHAnsi"/>
                <w:noProof/>
                <w:sz w:val="22"/>
                <w:lang w:eastAsia="en-IE"/>
              </w:rPr>
              <w:tab/>
            </w:r>
            <w:r w:rsidRPr="009D7A7D">
              <w:rPr>
                <w:rStyle w:val="Hyperlink"/>
                <w:noProof/>
              </w:rPr>
              <w:t>The Interface of the Program</w:t>
            </w:r>
            <w:r>
              <w:rPr>
                <w:noProof/>
                <w:webHidden/>
              </w:rPr>
              <w:tab/>
            </w:r>
            <w:r>
              <w:rPr>
                <w:noProof/>
                <w:webHidden/>
              </w:rPr>
              <w:fldChar w:fldCharType="begin"/>
            </w:r>
            <w:r>
              <w:rPr>
                <w:noProof/>
                <w:webHidden/>
              </w:rPr>
              <w:instrText xml:space="preserve"> PAGEREF _Toc518649196 \h </w:instrText>
            </w:r>
            <w:r>
              <w:rPr>
                <w:noProof/>
                <w:webHidden/>
              </w:rPr>
            </w:r>
            <w:r>
              <w:rPr>
                <w:noProof/>
                <w:webHidden/>
              </w:rPr>
              <w:fldChar w:fldCharType="separate"/>
            </w:r>
            <w:r>
              <w:rPr>
                <w:noProof/>
                <w:webHidden/>
              </w:rPr>
              <w:t>53</w:t>
            </w:r>
            <w:r>
              <w:rPr>
                <w:noProof/>
                <w:webHidden/>
              </w:rPr>
              <w:fldChar w:fldCharType="end"/>
            </w:r>
          </w:hyperlink>
        </w:p>
        <w:p w14:paraId="08785044" w14:textId="358A1928" w:rsidR="007C3001" w:rsidRDefault="007C3001">
          <w:pPr>
            <w:pStyle w:val="TOC3"/>
            <w:tabs>
              <w:tab w:val="left" w:pos="1320"/>
              <w:tab w:val="right" w:leader="dot" w:pos="9016"/>
            </w:tabs>
            <w:rPr>
              <w:rFonts w:asciiTheme="minorHAnsi" w:hAnsiTheme="minorHAnsi"/>
              <w:noProof/>
              <w:sz w:val="22"/>
              <w:lang w:eastAsia="en-IE"/>
            </w:rPr>
          </w:pPr>
          <w:hyperlink w:anchor="_Toc518649197" w:history="1">
            <w:r w:rsidRPr="009D7A7D">
              <w:rPr>
                <w:rStyle w:val="Hyperlink"/>
                <w:noProof/>
              </w:rPr>
              <w:t>5.4.2</w:t>
            </w:r>
            <w:r>
              <w:rPr>
                <w:rFonts w:asciiTheme="minorHAnsi" w:hAnsiTheme="minorHAnsi"/>
                <w:noProof/>
                <w:sz w:val="22"/>
                <w:lang w:eastAsia="en-IE"/>
              </w:rPr>
              <w:tab/>
            </w:r>
            <w:r w:rsidRPr="009D7A7D">
              <w:rPr>
                <w:rStyle w:val="Hyperlink"/>
                <w:noProof/>
              </w:rPr>
              <w:t>Gesture Recognition Accuracy Using This Tool</w:t>
            </w:r>
            <w:r>
              <w:rPr>
                <w:noProof/>
                <w:webHidden/>
              </w:rPr>
              <w:tab/>
            </w:r>
            <w:r>
              <w:rPr>
                <w:noProof/>
                <w:webHidden/>
              </w:rPr>
              <w:fldChar w:fldCharType="begin"/>
            </w:r>
            <w:r>
              <w:rPr>
                <w:noProof/>
                <w:webHidden/>
              </w:rPr>
              <w:instrText xml:space="preserve"> PAGEREF _Toc518649197 \h </w:instrText>
            </w:r>
            <w:r>
              <w:rPr>
                <w:noProof/>
                <w:webHidden/>
              </w:rPr>
            </w:r>
            <w:r>
              <w:rPr>
                <w:noProof/>
                <w:webHidden/>
              </w:rPr>
              <w:fldChar w:fldCharType="separate"/>
            </w:r>
            <w:r>
              <w:rPr>
                <w:noProof/>
                <w:webHidden/>
              </w:rPr>
              <w:t>53</w:t>
            </w:r>
            <w:r>
              <w:rPr>
                <w:noProof/>
                <w:webHidden/>
              </w:rPr>
              <w:fldChar w:fldCharType="end"/>
            </w:r>
          </w:hyperlink>
        </w:p>
        <w:p w14:paraId="0AABE4AC" w14:textId="2662ABFE" w:rsidR="007C3001" w:rsidRDefault="007C3001">
          <w:pPr>
            <w:pStyle w:val="TOC2"/>
            <w:tabs>
              <w:tab w:val="left" w:pos="880"/>
              <w:tab w:val="right" w:leader="dot" w:pos="9016"/>
            </w:tabs>
            <w:rPr>
              <w:rFonts w:asciiTheme="minorHAnsi" w:hAnsiTheme="minorHAnsi"/>
              <w:noProof/>
              <w:sz w:val="22"/>
              <w:lang w:eastAsia="en-IE"/>
            </w:rPr>
          </w:pPr>
          <w:hyperlink w:anchor="_Toc518649198" w:history="1">
            <w:r w:rsidRPr="009D7A7D">
              <w:rPr>
                <w:rStyle w:val="Hyperlink"/>
                <w:noProof/>
                <w:lang w:val="en-US"/>
              </w:rPr>
              <w:t>5.5</w:t>
            </w:r>
            <w:r>
              <w:rPr>
                <w:rFonts w:asciiTheme="minorHAnsi" w:hAnsiTheme="minorHAnsi"/>
                <w:noProof/>
                <w:sz w:val="22"/>
                <w:lang w:eastAsia="en-IE"/>
              </w:rPr>
              <w:tab/>
            </w:r>
            <w:r w:rsidRPr="009D7A7D">
              <w:rPr>
                <w:rStyle w:val="Hyperlink"/>
                <w:noProof/>
                <w:lang w:val="en-US"/>
              </w:rPr>
              <w:t>Summary</w:t>
            </w:r>
            <w:r>
              <w:rPr>
                <w:noProof/>
                <w:webHidden/>
              </w:rPr>
              <w:tab/>
            </w:r>
            <w:r>
              <w:rPr>
                <w:noProof/>
                <w:webHidden/>
              </w:rPr>
              <w:fldChar w:fldCharType="begin"/>
            </w:r>
            <w:r>
              <w:rPr>
                <w:noProof/>
                <w:webHidden/>
              </w:rPr>
              <w:instrText xml:space="preserve"> PAGEREF _Toc518649198 \h </w:instrText>
            </w:r>
            <w:r>
              <w:rPr>
                <w:noProof/>
                <w:webHidden/>
              </w:rPr>
            </w:r>
            <w:r>
              <w:rPr>
                <w:noProof/>
                <w:webHidden/>
              </w:rPr>
              <w:fldChar w:fldCharType="separate"/>
            </w:r>
            <w:r>
              <w:rPr>
                <w:noProof/>
                <w:webHidden/>
              </w:rPr>
              <w:t>57</w:t>
            </w:r>
            <w:r>
              <w:rPr>
                <w:noProof/>
                <w:webHidden/>
              </w:rPr>
              <w:fldChar w:fldCharType="end"/>
            </w:r>
          </w:hyperlink>
        </w:p>
        <w:p w14:paraId="7F705526" w14:textId="405554F3" w:rsidR="007C3001" w:rsidRDefault="007C3001">
          <w:pPr>
            <w:pStyle w:val="TOC1"/>
            <w:tabs>
              <w:tab w:val="left" w:pos="480"/>
              <w:tab w:val="right" w:leader="dot" w:pos="9016"/>
            </w:tabs>
            <w:rPr>
              <w:rFonts w:asciiTheme="minorHAnsi" w:hAnsiTheme="minorHAnsi"/>
              <w:noProof/>
              <w:sz w:val="22"/>
              <w:lang w:eastAsia="en-IE"/>
            </w:rPr>
          </w:pPr>
          <w:hyperlink w:anchor="_Toc518649199" w:history="1">
            <w:r w:rsidRPr="009D7A7D">
              <w:rPr>
                <w:rStyle w:val="Hyperlink"/>
                <w:noProof/>
              </w:rPr>
              <w:t>6</w:t>
            </w:r>
            <w:r>
              <w:rPr>
                <w:rFonts w:asciiTheme="minorHAnsi" w:hAnsiTheme="minorHAnsi"/>
                <w:noProof/>
                <w:sz w:val="22"/>
                <w:lang w:eastAsia="en-IE"/>
              </w:rPr>
              <w:tab/>
            </w:r>
            <w:r w:rsidRPr="009D7A7D">
              <w:rPr>
                <w:rStyle w:val="Hyperlink"/>
                <w:noProof/>
              </w:rPr>
              <w:t>Conclusion and future work</w:t>
            </w:r>
            <w:r>
              <w:rPr>
                <w:noProof/>
                <w:webHidden/>
              </w:rPr>
              <w:tab/>
            </w:r>
            <w:r>
              <w:rPr>
                <w:noProof/>
                <w:webHidden/>
              </w:rPr>
              <w:fldChar w:fldCharType="begin"/>
            </w:r>
            <w:r>
              <w:rPr>
                <w:noProof/>
                <w:webHidden/>
              </w:rPr>
              <w:instrText xml:space="preserve"> PAGEREF _Toc518649199 \h </w:instrText>
            </w:r>
            <w:r>
              <w:rPr>
                <w:noProof/>
                <w:webHidden/>
              </w:rPr>
            </w:r>
            <w:r>
              <w:rPr>
                <w:noProof/>
                <w:webHidden/>
              </w:rPr>
              <w:fldChar w:fldCharType="separate"/>
            </w:r>
            <w:r>
              <w:rPr>
                <w:noProof/>
                <w:webHidden/>
              </w:rPr>
              <w:t>58</w:t>
            </w:r>
            <w:r>
              <w:rPr>
                <w:noProof/>
                <w:webHidden/>
              </w:rPr>
              <w:fldChar w:fldCharType="end"/>
            </w:r>
          </w:hyperlink>
        </w:p>
        <w:p w14:paraId="137F9BA0" w14:textId="15CBD52B" w:rsidR="007C3001" w:rsidRDefault="007C3001">
          <w:pPr>
            <w:pStyle w:val="TOC2"/>
            <w:tabs>
              <w:tab w:val="left" w:pos="880"/>
              <w:tab w:val="right" w:leader="dot" w:pos="9016"/>
            </w:tabs>
            <w:rPr>
              <w:rFonts w:asciiTheme="minorHAnsi" w:hAnsiTheme="minorHAnsi"/>
              <w:noProof/>
              <w:sz w:val="22"/>
              <w:lang w:eastAsia="en-IE"/>
            </w:rPr>
          </w:pPr>
          <w:hyperlink w:anchor="_Toc518649200" w:history="1">
            <w:r w:rsidRPr="009D7A7D">
              <w:rPr>
                <w:rStyle w:val="Hyperlink"/>
                <w:noProof/>
                <w:lang w:val="en-US"/>
              </w:rPr>
              <w:t>6.1</w:t>
            </w:r>
            <w:r>
              <w:rPr>
                <w:rFonts w:asciiTheme="minorHAnsi" w:hAnsiTheme="minorHAnsi"/>
                <w:noProof/>
                <w:sz w:val="22"/>
                <w:lang w:eastAsia="en-IE"/>
              </w:rPr>
              <w:tab/>
            </w:r>
            <w:r w:rsidRPr="009D7A7D">
              <w:rPr>
                <w:rStyle w:val="Hyperlink"/>
                <w:noProof/>
                <w:lang w:val="en-US"/>
              </w:rPr>
              <w:t>The Summary of Research</w:t>
            </w:r>
            <w:r>
              <w:rPr>
                <w:noProof/>
                <w:webHidden/>
              </w:rPr>
              <w:tab/>
            </w:r>
            <w:r>
              <w:rPr>
                <w:noProof/>
                <w:webHidden/>
              </w:rPr>
              <w:fldChar w:fldCharType="begin"/>
            </w:r>
            <w:r>
              <w:rPr>
                <w:noProof/>
                <w:webHidden/>
              </w:rPr>
              <w:instrText xml:space="preserve"> PAGEREF _Toc518649200 \h </w:instrText>
            </w:r>
            <w:r>
              <w:rPr>
                <w:noProof/>
                <w:webHidden/>
              </w:rPr>
            </w:r>
            <w:r>
              <w:rPr>
                <w:noProof/>
                <w:webHidden/>
              </w:rPr>
              <w:fldChar w:fldCharType="separate"/>
            </w:r>
            <w:r>
              <w:rPr>
                <w:noProof/>
                <w:webHidden/>
              </w:rPr>
              <w:t>58</w:t>
            </w:r>
            <w:r>
              <w:rPr>
                <w:noProof/>
                <w:webHidden/>
              </w:rPr>
              <w:fldChar w:fldCharType="end"/>
            </w:r>
          </w:hyperlink>
        </w:p>
        <w:p w14:paraId="218216AE" w14:textId="5E3DA400" w:rsidR="007C3001" w:rsidRDefault="007C3001">
          <w:pPr>
            <w:pStyle w:val="TOC1"/>
            <w:tabs>
              <w:tab w:val="left" w:pos="480"/>
              <w:tab w:val="right" w:leader="dot" w:pos="9016"/>
            </w:tabs>
            <w:rPr>
              <w:rFonts w:asciiTheme="minorHAnsi" w:hAnsiTheme="minorHAnsi"/>
              <w:noProof/>
              <w:sz w:val="22"/>
              <w:lang w:eastAsia="en-IE"/>
            </w:rPr>
          </w:pPr>
          <w:hyperlink w:anchor="_Toc518649201" w:history="1">
            <w:r w:rsidRPr="009D7A7D">
              <w:rPr>
                <w:rStyle w:val="Hyperlink"/>
                <w:noProof/>
              </w:rPr>
              <w:t>7</w:t>
            </w:r>
            <w:r>
              <w:rPr>
                <w:rFonts w:asciiTheme="minorHAnsi" w:hAnsiTheme="minorHAnsi"/>
                <w:noProof/>
                <w:sz w:val="22"/>
                <w:lang w:eastAsia="en-IE"/>
              </w:rPr>
              <w:tab/>
            </w:r>
            <w:r w:rsidRPr="009D7A7D">
              <w:rPr>
                <w:rStyle w:val="Hyperlink"/>
                <w:noProof/>
              </w:rPr>
              <w:t>Bibliography</w:t>
            </w:r>
            <w:r>
              <w:rPr>
                <w:noProof/>
                <w:webHidden/>
              </w:rPr>
              <w:tab/>
            </w:r>
            <w:r>
              <w:rPr>
                <w:noProof/>
                <w:webHidden/>
              </w:rPr>
              <w:fldChar w:fldCharType="begin"/>
            </w:r>
            <w:r>
              <w:rPr>
                <w:noProof/>
                <w:webHidden/>
              </w:rPr>
              <w:instrText xml:space="preserve"> PAGEREF _Toc518649201 \h </w:instrText>
            </w:r>
            <w:r>
              <w:rPr>
                <w:noProof/>
                <w:webHidden/>
              </w:rPr>
            </w:r>
            <w:r>
              <w:rPr>
                <w:noProof/>
                <w:webHidden/>
              </w:rPr>
              <w:fldChar w:fldCharType="separate"/>
            </w:r>
            <w:r>
              <w:rPr>
                <w:noProof/>
                <w:webHidden/>
              </w:rPr>
              <w:t>59</w:t>
            </w:r>
            <w:r>
              <w:rPr>
                <w:noProof/>
                <w:webHidden/>
              </w:rPr>
              <w:fldChar w:fldCharType="end"/>
            </w:r>
          </w:hyperlink>
        </w:p>
        <w:p w14:paraId="73FB0CB0" w14:textId="49668BEF"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6" w:author="像个男人一样" w:date="2018-03-23T10:43:00Z"/>
        </w:rPr>
      </w:pPr>
    </w:p>
    <w:p w14:paraId="50D77543" w14:textId="0733C28C" w:rsidR="0087014B" w:rsidRDefault="00D5184D">
      <w:pPr>
        <w:pStyle w:val="Heading1"/>
        <w:numPr>
          <w:ilvl w:val="0"/>
          <w:numId w:val="0"/>
        </w:numPr>
      </w:pPr>
      <w:bookmarkStart w:id="57" w:name="_Toc17588"/>
      <w:bookmarkStart w:id="58" w:name="_Toc21389"/>
      <w:bookmarkStart w:id="59" w:name="_Toc9463"/>
      <w:bookmarkStart w:id="60" w:name="_Toc5213"/>
      <w:bookmarkStart w:id="61" w:name="_Toc26415"/>
      <w:bookmarkStart w:id="62" w:name="_Toc29487"/>
      <w:bookmarkStart w:id="63" w:name="_Toc22749"/>
      <w:bookmarkStart w:id="64" w:name="_Toc29056"/>
      <w:bookmarkStart w:id="65" w:name="_Toc6499"/>
      <w:bookmarkStart w:id="66" w:name="_Toc518649066"/>
      <w:r>
        <w:t xml:space="preserve">Table </w:t>
      </w:r>
      <w:ins w:id="67" w:author="jie sun" w:date="2018-04-16T21:31:00Z">
        <w:r w:rsidR="009525CF">
          <w:t>O</w:t>
        </w:r>
      </w:ins>
      <w:del w:id="68" w:author="jie sun" w:date="2018-04-16T21:31:00Z">
        <w:r w:rsidDel="009525CF">
          <w:delText>o</w:delText>
        </w:r>
      </w:del>
      <w:r>
        <w:t xml:space="preserve">f </w:t>
      </w:r>
      <w:ins w:id="69" w:author="jie sun" w:date="2018-04-16T21:31:00Z">
        <w:r w:rsidR="009525CF">
          <w:t>C</w:t>
        </w:r>
      </w:ins>
      <w:del w:id="70" w:author="jie sun" w:date="2018-04-16T21:31:00Z">
        <w:r w:rsidDel="009525CF">
          <w:delText>c</w:delText>
        </w:r>
      </w:del>
      <w:r>
        <w:t>ontents</w:t>
      </w:r>
      <w:bookmarkEnd w:id="57"/>
      <w:bookmarkEnd w:id="58"/>
      <w:bookmarkEnd w:id="59"/>
      <w:bookmarkEnd w:id="60"/>
      <w:bookmarkEnd w:id="61"/>
      <w:bookmarkEnd w:id="62"/>
      <w:bookmarkEnd w:id="63"/>
      <w:bookmarkEnd w:id="64"/>
      <w:bookmarkEnd w:id="65"/>
      <w:bookmarkEnd w:id="66"/>
    </w:p>
    <w:p w14:paraId="74BA7AD5" w14:textId="29603A10" w:rsidR="0087014B" w:rsidRDefault="00D5184D">
      <w:pPr>
        <w:pStyle w:val="Heading2"/>
        <w:numPr>
          <w:ilvl w:val="0"/>
          <w:numId w:val="0"/>
        </w:numPr>
        <w:rPr>
          <w:ins w:id="71" w:author="像个男人一样" w:date="2018-03-21T00:58:00Z"/>
          <w:rFonts w:eastAsia="Microsoft JhengHei"/>
        </w:rPr>
        <w:pPrChange w:id="72" w:author="像个男人一样" w:date="2018-03-23T10:43:00Z">
          <w:pPr>
            <w:pStyle w:val="Heading2"/>
            <w:numPr>
              <w:ilvl w:val="0"/>
              <w:numId w:val="0"/>
            </w:numPr>
            <w:ind w:left="144" w:firstLine="0"/>
          </w:pPr>
        </w:pPrChange>
      </w:pPr>
      <w:bookmarkStart w:id="73" w:name="_Toc14549"/>
      <w:bookmarkStart w:id="74" w:name="_Toc28908"/>
      <w:bookmarkStart w:id="75" w:name="_Toc25498"/>
      <w:bookmarkStart w:id="76" w:name="_Toc29920"/>
      <w:bookmarkStart w:id="77" w:name="_Toc6509"/>
      <w:bookmarkStart w:id="78" w:name="_Toc32376"/>
      <w:bookmarkStart w:id="79" w:name="_Toc25951"/>
      <w:bookmarkStart w:id="80" w:name="_Toc31484"/>
      <w:bookmarkStart w:id="81" w:name="_Toc4534"/>
      <w:bookmarkStart w:id="82" w:name="_Toc518649067"/>
      <w:r>
        <w:rPr>
          <w:rFonts w:eastAsia="Microsoft JhengHei"/>
        </w:rPr>
        <w:t>Declaration</w:t>
      </w:r>
      <w:bookmarkEnd w:id="73"/>
      <w:bookmarkEnd w:id="74"/>
      <w:bookmarkEnd w:id="75"/>
      <w:bookmarkEnd w:id="76"/>
      <w:bookmarkEnd w:id="77"/>
      <w:bookmarkEnd w:id="78"/>
      <w:bookmarkEnd w:id="79"/>
      <w:bookmarkEnd w:id="80"/>
      <w:bookmarkEnd w:id="81"/>
      <w:bookmarkEnd w:id="82"/>
    </w:p>
    <w:p w14:paraId="31072202" w14:textId="77777777" w:rsidR="0087014B" w:rsidRDefault="0087014B"/>
    <w:p w14:paraId="79B07E77" w14:textId="3A726E76" w:rsidR="0087014B" w:rsidRDefault="00D5184D">
      <w:pPr>
        <w:pStyle w:val="Heading2"/>
        <w:numPr>
          <w:ilvl w:val="255"/>
          <w:numId w:val="0"/>
        </w:numPr>
        <w:ind w:left="-864" w:firstLine="720"/>
        <w:pPrChange w:id="83" w:author="像个男人一样" w:date="2018-03-23T10:43:00Z">
          <w:pPr/>
        </w:pPrChange>
      </w:pPr>
      <w:bookmarkStart w:id="84" w:name="_Toc19905"/>
      <w:bookmarkStart w:id="85" w:name="_Toc2942"/>
      <w:bookmarkStart w:id="86" w:name="_Toc29192"/>
      <w:bookmarkStart w:id="87" w:name="_Toc21195"/>
      <w:bookmarkStart w:id="88" w:name="_Toc23635"/>
      <w:bookmarkStart w:id="89" w:name="_Toc9571"/>
      <w:bookmarkStart w:id="90" w:name="_Toc18495"/>
      <w:bookmarkStart w:id="91" w:name="_Toc32718"/>
      <w:bookmarkStart w:id="92" w:name="_Toc29603"/>
      <w:del w:id="93" w:author="像个男人一样" w:date="2018-03-21T00:57:00Z">
        <w:r w:rsidRPr="00606542">
          <w:rPr>
            <w:rFonts w:eastAsia="Microsoft JhengHei"/>
            <w:lang w:val="en-US"/>
          </w:rPr>
          <w:delText>Table</w:delText>
        </w:r>
      </w:del>
      <w:bookmarkStart w:id="94" w:name="_Toc518649068"/>
      <w:ins w:id="95" w:author="像个男人一样" w:date="2018-03-21T00:57:00Z">
        <w:r>
          <w:rPr>
            <w:rFonts w:eastAsia="Microsoft JhengHei"/>
            <w:lang w:val="en-US"/>
            <w:rPrChange w:id="96" w:author="像个男人一样" w:date="2018-03-23T10:43:00Z">
              <w:rPr>
                <w:rFonts w:eastAsia="SimSun"/>
                <w:lang w:val="en-US"/>
              </w:rPr>
            </w:rPrChange>
          </w:rPr>
          <w:t>List</w:t>
        </w:r>
      </w:ins>
      <w:r>
        <w:rPr>
          <w:rFonts w:eastAsia="Microsoft JhengHei"/>
        </w:rPr>
        <w:t xml:space="preserve"> </w:t>
      </w:r>
      <w:ins w:id="97" w:author="jie sun" w:date="2018-04-16T21:31:00Z">
        <w:r w:rsidR="00FB4EB3">
          <w:rPr>
            <w:rFonts w:eastAsia="Microsoft JhengHei"/>
          </w:rPr>
          <w:t>O</w:t>
        </w:r>
      </w:ins>
      <w:del w:id="98" w:author="jie sun" w:date="2018-04-16T21:31:00Z">
        <w:r w:rsidDel="00FB4EB3">
          <w:rPr>
            <w:rFonts w:eastAsia="Microsoft JhengHei"/>
          </w:rPr>
          <w:delText>o</w:delText>
        </w:r>
      </w:del>
      <w:r>
        <w:rPr>
          <w:rFonts w:eastAsia="Microsoft JhengHei"/>
        </w:rPr>
        <w:t>f Figures</w:t>
      </w:r>
      <w:bookmarkEnd w:id="84"/>
      <w:bookmarkEnd w:id="85"/>
      <w:bookmarkEnd w:id="86"/>
      <w:bookmarkEnd w:id="87"/>
      <w:bookmarkEnd w:id="88"/>
      <w:bookmarkEnd w:id="89"/>
      <w:bookmarkEnd w:id="90"/>
      <w:bookmarkEnd w:id="91"/>
      <w:bookmarkEnd w:id="92"/>
      <w:bookmarkEnd w:id="94"/>
    </w:p>
    <w:p w14:paraId="02F08FF9" w14:textId="77777777" w:rsidR="0087014B" w:rsidDel="00046079" w:rsidRDefault="00D5184D">
      <w:pPr>
        <w:pStyle w:val="TableofFigures"/>
        <w:tabs>
          <w:tab w:val="right" w:leader="dot" w:pos="9026"/>
        </w:tabs>
        <w:rPr>
          <w:ins w:id="99" w:author="像个男人一样" w:date="2018-03-22T12:32:00Z"/>
          <w:del w:id="100" w:author="jie sun" w:date="2018-04-11T17:15:00Z"/>
        </w:rPr>
      </w:pPr>
      <w:ins w:id="101" w:author="像个男人一样" w:date="2018-03-22T12:27:00Z">
        <w:del w:id="102"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3" w:author="像个男人一样" w:date="2018-03-22T12:32:00Z">
        <w:del w:id="104"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5" w:author="像个男人一样" w:date="2018-03-22T12:32:00Z"/>
          <w:del w:id="106" w:author="jie sun" w:date="2018-04-11T17:15:00Z"/>
        </w:rPr>
      </w:pPr>
      <w:ins w:id="107" w:author="像个男人一样" w:date="2018-03-22T12:32:00Z">
        <w:del w:id="108"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09" w:author="像个男人一样" w:date="2018-03-22T12:32:00Z"/>
          <w:del w:id="110" w:author="jie sun" w:date="2018-04-11T17:15:00Z"/>
        </w:rPr>
      </w:pPr>
      <w:ins w:id="111" w:author="像个男人一样" w:date="2018-03-22T12:32:00Z">
        <w:del w:id="112"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3" w:author="像个男人一样" w:date="2018-03-22T12:32:00Z"/>
          <w:del w:id="114" w:author="jie sun" w:date="2018-04-11T17:15:00Z"/>
        </w:rPr>
      </w:pPr>
      <w:ins w:id="115" w:author="像个男人一样" w:date="2018-03-22T12:32:00Z">
        <w:del w:id="116"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7" w:author="像个男人一样" w:date="2018-03-22T12:32:00Z"/>
          <w:del w:id="118" w:author="jie sun" w:date="2018-04-11T17:15:00Z"/>
        </w:rPr>
      </w:pPr>
      <w:ins w:id="119" w:author="像个男人一样" w:date="2018-03-22T12:32:00Z">
        <w:del w:id="120"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1" w:author="像个男人一样" w:date="2018-03-22T12:32:00Z"/>
          <w:del w:id="122" w:author="jie sun" w:date="2018-04-11T17:15:00Z"/>
        </w:rPr>
      </w:pPr>
      <w:ins w:id="123" w:author="像个男人一样" w:date="2018-03-22T12:32:00Z">
        <w:del w:id="124"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5" w:author="像个男人一样" w:date="2018-03-22T12:32:00Z"/>
          <w:del w:id="126" w:author="jie sun" w:date="2018-04-11T17:15:00Z"/>
        </w:rPr>
      </w:pPr>
      <w:ins w:id="127" w:author="像个男人一样" w:date="2018-03-22T12:32:00Z">
        <w:del w:id="128"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29" w:author="像个男人一样" w:date="2018-03-22T12:32:00Z"/>
          <w:del w:id="130" w:author="jie sun" w:date="2018-04-11T17:15:00Z"/>
        </w:rPr>
      </w:pPr>
      <w:ins w:id="131" w:author="像个男人一样" w:date="2018-03-22T12:32:00Z">
        <w:del w:id="132"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3" w:author="像个男人一样" w:date="2018-03-22T12:32:00Z"/>
          <w:del w:id="134" w:author="jie sun" w:date="2018-04-11T17:15:00Z"/>
        </w:rPr>
      </w:pPr>
      <w:ins w:id="135" w:author="像个男人一样" w:date="2018-03-22T12:32:00Z">
        <w:del w:id="136"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7" w:author="像个男人一样" w:date="2018-03-22T12:32:00Z"/>
          <w:del w:id="138" w:author="jie sun" w:date="2018-04-11T17:15:00Z"/>
        </w:rPr>
      </w:pPr>
      <w:ins w:id="139" w:author="像个男人一样" w:date="2018-03-22T12:32:00Z">
        <w:del w:id="140"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1" w:author="像个男人一样" w:date="2018-03-22T12:32:00Z"/>
          <w:del w:id="142" w:author="jie sun" w:date="2018-04-11T17:15:00Z"/>
        </w:rPr>
      </w:pPr>
      <w:ins w:id="143" w:author="像个男人一样" w:date="2018-03-22T12:32:00Z">
        <w:del w:id="144"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5" w:author="像个男人一样" w:date="2018-03-22T12:32:00Z"/>
          <w:del w:id="146" w:author="jie sun" w:date="2018-04-11T17:15:00Z"/>
        </w:rPr>
      </w:pPr>
      <w:ins w:id="147" w:author="像个男人一样" w:date="2018-03-22T12:32:00Z">
        <w:del w:id="148"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49" w:author="像个男人一样" w:date="2018-03-22T12:32:00Z"/>
          <w:del w:id="150" w:author="jie sun" w:date="2018-04-11T17:15:00Z"/>
        </w:rPr>
      </w:pPr>
      <w:ins w:id="151" w:author="像个男人一样" w:date="2018-03-22T12:32:00Z">
        <w:del w:id="152"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3" w:author="像个男人一样" w:date="2018-03-22T12:32:00Z"/>
          <w:del w:id="154" w:author="jie sun" w:date="2018-04-11T17:15:00Z"/>
        </w:rPr>
      </w:pPr>
      <w:ins w:id="155" w:author="像个男人一样" w:date="2018-03-22T12:32:00Z">
        <w:del w:id="156"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7" w:author="像个男人一样" w:date="2018-03-22T12:32:00Z"/>
          <w:del w:id="158" w:author="jie sun" w:date="2018-04-11T17:15:00Z"/>
        </w:rPr>
      </w:pPr>
      <w:ins w:id="159" w:author="像个男人一样" w:date="2018-03-22T12:32:00Z">
        <w:del w:id="160"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1" w:author="像个男人一样" w:date="2018-03-22T12:32:00Z"/>
          <w:del w:id="162" w:author="jie sun" w:date="2018-04-11T17:15:00Z"/>
        </w:rPr>
      </w:pPr>
      <w:ins w:id="163" w:author="像个男人一样" w:date="2018-03-22T12:32:00Z">
        <w:del w:id="164"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5" w:author="像个男人一样" w:date="2018-03-22T12:32:00Z"/>
          <w:del w:id="166" w:author="jie sun" w:date="2018-04-11T17:15:00Z"/>
        </w:rPr>
      </w:pPr>
      <w:ins w:id="167" w:author="像个男人一样" w:date="2018-03-22T12:32:00Z">
        <w:del w:id="168"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69" w:author="像个男人一样" w:date="2018-03-22T12:32:00Z"/>
          <w:del w:id="170" w:author="jie sun" w:date="2018-04-11T17:15:00Z"/>
        </w:rPr>
      </w:pPr>
      <w:ins w:id="171" w:author="像个男人一样" w:date="2018-03-22T12:32:00Z">
        <w:del w:id="172"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3" w:author="像个男人一样" w:date="2018-03-22T12:32:00Z"/>
          <w:del w:id="174" w:author="jie sun" w:date="2018-04-11T17:15:00Z"/>
        </w:rPr>
      </w:pPr>
      <w:ins w:id="175" w:author="像个男人一样" w:date="2018-03-22T12:32:00Z">
        <w:del w:id="176"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7" w:author="像个男人一样" w:date="2018-03-22T12:32:00Z"/>
          <w:del w:id="178" w:author="jie sun" w:date="2018-04-11T17:15:00Z"/>
        </w:rPr>
      </w:pPr>
      <w:ins w:id="179" w:author="像个男人一样" w:date="2018-03-22T12:32:00Z">
        <w:del w:id="180"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1" w:author="像个男人一样" w:date="2018-03-22T12:32:00Z"/>
          <w:del w:id="182" w:author="jie sun" w:date="2018-04-11T17:15:00Z"/>
        </w:rPr>
      </w:pPr>
      <w:ins w:id="183" w:author="像个男人一样" w:date="2018-03-22T12:32:00Z">
        <w:del w:id="184"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5" w:author="像个男人一样" w:date="2018-03-22T12:32:00Z"/>
          <w:del w:id="186" w:author="jie sun" w:date="2018-04-11T17:15:00Z"/>
        </w:rPr>
      </w:pPr>
      <w:ins w:id="187" w:author="像个男人一样" w:date="2018-03-22T12:32:00Z">
        <w:del w:id="188"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89" w:author="像个男人一样" w:date="2018-03-22T12:32:00Z"/>
          <w:del w:id="190" w:author="jie sun" w:date="2018-04-11T17:15:00Z"/>
        </w:rPr>
      </w:pPr>
      <w:ins w:id="191" w:author="像个男人一样" w:date="2018-03-22T12:32:00Z">
        <w:del w:id="192"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3" w:author="像个男人一样" w:date="2018-03-22T12:32:00Z"/>
          <w:del w:id="194" w:author="jie sun" w:date="2018-04-11T17:15:00Z"/>
        </w:rPr>
      </w:pPr>
      <w:ins w:id="195" w:author="像个男人一样" w:date="2018-03-22T12:32:00Z">
        <w:del w:id="196"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7" w:author="像个男人一样" w:date="2018-03-22T12:32:00Z"/>
          <w:del w:id="198" w:author="jie sun" w:date="2018-04-11T17:15:00Z"/>
        </w:rPr>
      </w:pPr>
      <w:ins w:id="199" w:author="像个男人一样" w:date="2018-03-22T12:32:00Z">
        <w:del w:id="200"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1" w:author="像个男人一样" w:date="2018-03-22T12:32:00Z"/>
          <w:del w:id="202" w:author="jie sun" w:date="2018-04-11T17:15:00Z"/>
        </w:rPr>
      </w:pPr>
      <w:ins w:id="203" w:author="像个男人一样" w:date="2018-03-22T12:32:00Z">
        <w:del w:id="204"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5" w:author="像个男人一样" w:date="2018-03-22T12:32:00Z"/>
          <w:del w:id="206" w:author="jie sun" w:date="2018-04-11T17:15:00Z"/>
        </w:rPr>
      </w:pPr>
      <w:ins w:id="207" w:author="像个男人一样" w:date="2018-03-22T12:32:00Z">
        <w:del w:id="208"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09" w:author="像个男人一样" w:date="2018-03-22T12:32:00Z"/>
          <w:del w:id="210" w:author="jie sun" w:date="2018-04-11T17:15:00Z"/>
        </w:rPr>
      </w:pPr>
      <w:ins w:id="211" w:author="像个男人一样" w:date="2018-03-22T12:32:00Z">
        <w:del w:id="212"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3" w:author="像个男人一样" w:date="2018-03-22T12:32:00Z"/>
          <w:del w:id="214" w:author="jie sun" w:date="2018-04-11T17:15:00Z"/>
        </w:rPr>
      </w:pPr>
      <w:ins w:id="215" w:author="像个男人一样" w:date="2018-03-22T12:32:00Z">
        <w:del w:id="216"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7" w:author="像个男人一样" w:date="2018-03-22T12:32:00Z"/>
          <w:del w:id="218" w:author="jie sun" w:date="2018-04-11T17:15:00Z"/>
        </w:rPr>
      </w:pPr>
      <w:ins w:id="219" w:author="像个男人一样" w:date="2018-03-22T12:32:00Z">
        <w:del w:id="220"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1" w:author="像个男人一样" w:date="2018-03-22T12:32:00Z"/>
          <w:del w:id="222" w:author="jie sun" w:date="2018-04-11T17:15:00Z"/>
        </w:rPr>
      </w:pPr>
      <w:ins w:id="223" w:author="像个男人一样" w:date="2018-03-22T12:32:00Z">
        <w:del w:id="224"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5" w:author="像个男人一样" w:date="2018-03-22T12:32:00Z"/>
          <w:del w:id="226" w:author="jie sun" w:date="2018-04-11T17:15:00Z"/>
        </w:rPr>
      </w:pPr>
      <w:ins w:id="227" w:author="像个男人一样" w:date="2018-03-22T12:32:00Z">
        <w:del w:id="228"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29" w:author="像个男人一样" w:date="2018-03-22T12:32:00Z"/>
          <w:del w:id="230" w:author="jie sun" w:date="2018-04-11T17:15:00Z"/>
        </w:rPr>
      </w:pPr>
      <w:ins w:id="231" w:author="像个男人一样" w:date="2018-03-22T12:32:00Z">
        <w:del w:id="232"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3" w:author="像个男人一样" w:date="2018-03-22T12:32:00Z"/>
          <w:del w:id="234" w:author="jie sun" w:date="2018-04-11T17:15:00Z"/>
        </w:rPr>
      </w:pPr>
      <w:ins w:id="235" w:author="像个男人一样" w:date="2018-03-22T12:32:00Z">
        <w:del w:id="236"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7" w:author="像个男人一样" w:date="2018-03-22T12:32:00Z"/>
          <w:del w:id="238" w:author="jie sun" w:date="2018-04-11T17:15:00Z"/>
        </w:rPr>
      </w:pPr>
      <w:ins w:id="239" w:author="像个男人一样" w:date="2018-03-22T12:32:00Z">
        <w:del w:id="240"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1" w:author="像个男人一样" w:date="2018-03-22T12:32:00Z"/>
          <w:del w:id="242" w:author="jie sun" w:date="2018-04-11T17:15:00Z"/>
        </w:rPr>
      </w:pPr>
      <w:ins w:id="243" w:author="像个男人一样" w:date="2018-03-22T12:32:00Z">
        <w:del w:id="244"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5" w:author="像个男人一样" w:date="2018-03-22T12:32:00Z"/>
          <w:del w:id="246" w:author="jie sun" w:date="2018-04-11T17:15:00Z"/>
        </w:rPr>
      </w:pPr>
      <w:ins w:id="247" w:author="像个男人一样" w:date="2018-03-22T12:32:00Z">
        <w:del w:id="248"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49" w:author="像个男人一样" w:date="2018-03-22T12:27:00Z">
        <w:del w:id="250" w:author="jie sun" w:date="2018-04-11T17:15:00Z">
          <w:r w:rsidDel="00046079">
            <w:rPr>
              <w:bCs/>
            </w:rPr>
            <w:fldChar w:fldCharType="end"/>
          </w:r>
        </w:del>
      </w:ins>
      <w:ins w:id="251"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30D3A0AF" w:rsidR="00982FB6" w:rsidRDefault="007C3001">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9F4579">
          <w:rPr>
            <w:noProof/>
            <w:webHidden/>
          </w:rPr>
          <w:t>14</w:t>
        </w:r>
        <w:r w:rsidR="00982FB6">
          <w:rPr>
            <w:noProof/>
            <w:webHidden/>
          </w:rPr>
          <w:fldChar w:fldCharType="end"/>
        </w:r>
      </w:hyperlink>
    </w:p>
    <w:p w14:paraId="238BC5C9" w14:textId="366F51F1" w:rsidR="00982FB6" w:rsidRDefault="007C3001">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9F4579">
          <w:rPr>
            <w:noProof/>
            <w:webHidden/>
          </w:rPr>
          <w:t>15</w:t>
        </w:r>
        <w:r w:rsidR="00982FB6">
          <w:rPr>
            <w:noProof/>
            <w:webHidden/>
          </w:rPr>
          <w:fldChar w:fldCharType="end"/>
        </w:r>
      </w:hyperlink>
    </w:p>
    <w:p w14:paraId="442F7CD2" w14:textId="1B27E8FC" w:rsidR="00982FB6" w:rsidRDefault="007C3001">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9F4579">
          <w:rPr>
            <w:noProof/>
            <w:webHidden/>
          </w:rPr>
          <w:t>16</w:t>
        </w:r>
        <w:r w:rsidR="00982FB6">
          <w:rPr>
            <w:noProof/>
            <w:webHidden/>
          </w:rPr>
          <w:fldChar w:fldCharType="end"/>
        </w:r>
      </w:hyperlink>
    </w:p>
    <w:p w14:paraId="6CD46518" w14:textId="5F33669A" w:rsidR="00982FB6" w:rsidRDefault="007C3001">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9F4579">
          <w:rPr>
            <w:noProof/>
            <w:webHidden/>
          </w:rPr>
          <w:t>20</w:t>
        </w:r>
        <w:r w:rsidR="00982FB6">
          <w:rPr>
            <w:noProof/>
            <w:webHidden/>
          </w:rPr>
          <w:fldChar w:fldCharType="end"/>
        </w:r>
      </w:hyperlink>
    </w:p>
    <w:p w14:paraId="2B373DA2" w14:textId="1B7338A3" w:rsidR="00982FB6" w:rsidRDefault="007C3001">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9F4579">
          <w:rPr>
            <w:noProof/>
            <w:webHidden/>
          </w:rPr>
          <w:t>21</w:t>
        </w:r>
        <w:r w:rsidR="00982FB6">
          <w:rPr>
            <w:noProof/>
            <w:webHidden/>
          </w:rPr>
          <w:fldChar w:fldCharType="end"/>
        </w:r>
      </w:hyperlink>
    </w:p>
    <w:p w14:paraId="014449B2" w14:textId="6357CBC2" w:rsidR="00982FB6" w:rsidRDefault="007C3001">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9F4579">
          <w:rPr>
            <w:noProof/>
            <w:webHidden/>
          </w:rPr>
          <w:t>21</w:t>
        </w:r>
        <w:r w:rsidR="00982FB6">
          <w:rPr>
            <w:noProof/>
            <w:webHidden/>
          </w:rPr>
          <w:fldChar w:fldCharType="end"/>
        </w:r>
      </w:hyperlink>
    </w:p>
    <w:p w14:paraId="33CBDCF9" w14:textId="7D6497D4" w:rsidR="00982FB6" w:rsidRDefault="007C3001">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9F4579">
          <w:rPr>
            <w:noProof/>
            <w:webHidden/>
          </w:rPr>
          <w:t>22</w:t>
        </w:r>
        <w:r w:rsidR="00982FB6">
          <w:rPr>
            <w:noProof/>
            <w:webHidden/>
          </w:rPr>
          <w:fldChar w:fldCharType="end"/>
        </w:r>
      </w:hyperlink>
    </w:p>
    <w:p w14:paraId="2EE915D9" w14:textId="7FA4DABE" w:rsidR="00982FB6" w:rsidRDefault="007C3001">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9F4579">
          <w:rPr>
            <w:noProof/>
            <w:webHidden/>
          </w:rPr>
          <w:t>23</w:t>
        </w:r>
        <w:r w:rsidR="00982FB6">
          <w:rPr>
            <w:noProof/>
            <w:webHidden/>
          </w:rPr>
          <w:fldChar w:fldCharType="end"/>
        </w:r>
      </w:hyperlink>
    </w:p>
    <w:p w14:paraId="3EF7FF8F" w14:textId="34B43F70" w:rsidR="00982FB6" w:rsidRDefault="007C3001">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9F4579">
          <w:rPr>
            <w:noProof/>
            <w:webHidden/>
          </w:rPr>
          <w:t>24</w:t>
        </w:r>
        <w:r w:rsidR="00982FB6">
          <w:rPr>
            <w:noProof/>
            <w:webHidden/>
          </w:rPr>
          <w:fldChar w:fldCharType="end"/>
        </w:r>
      </w:hyperlink>
    </w:p>
    <w:p w14:paraId="4B13EB5A" w14:textId="4C058B3D" w:rsidR="00982FB6" w:rsidRDefault="007C3001">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9F4579">
          <w:rPr>
            <w:noProof/>
            <w:webHidden/>
          </w:rPr>
          <w:t>24</w:t>
        </w:r>
        <w:r w:rsidR="00982FB6">
          <w:rPr>
            <w:noProof/>
            <w:webHidden/>
          </w:rPr>
          <w:fldChar w:fldCharType="end"/>
        </w:r>
      </w:hyperlink>
    </w:p>
    <w:p w14:paraId="5638A81F" w14:textId="31921EDE" w:rsidR="00982FB6" w:rsidRDefault="007C3001">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9F4579">
          <w:rPr>
            <w:noProof/>
            <w:webHidden/>
          </w:rPr>
          <w:t>25</w:t>
        </w:r>
        <w:r w:rsidR="00982FB6">
          <w:rPr>
            <w:noProof/>
            <w:webHidden/>
          </w:rPr>
          <w:fldChar w:fldCharType="end"/>
        </w:r>
      </w:hyperlink>
    </w:p>
    <w:p w14:paraId="56969197" w14:textId="7F87B459" w:rsidR="00982FB6" w:rsidRDefault="007C3001">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9F4579">
          <w:rPr>
            <w:noProof/>
            <w:webHidden/>
          </w:rPr>
          <w:t>26</w:t>
        </w:r>
        <w:r w:rsidR="00982FB6">
          <w:rPr>
            <w:noProof/>
            <w:webHidden/>
          </w:rPr>
          <w:fldChar w:fldCharType="end"/>
        </w:r>
      </w:hyperlink>
    </w:p>
    <w:p w14:paraId="695C3002" w14:textId="79DE4BD3" w:rsidR="00982FB6" w:rsidRDefault="007C3001">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9F4579">
          <w:rPr>
            <w:noProof/>
            <w:webHidden/>
          </w:rPr>
          <w:t>27</w:t>
        </w:r>
        <w:r w:rsidR="00982FB6">
          <w:rPr>
            <w:noProof/>
            <w:webHidden/>
          </w:rPr>
          <w:fldChar w:fldCharType="end"/>
        </w:r>
      </w:hyperlink>
    </w:p>
    <w:p w14:paraId="10AABAFC" w14:textId="5D87F7D1" w:rsidR="00982FB6" w:rsidRDefault="007C3001">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9F4579">
          <w:rPr>
            <w:noProof/>
            <w:webHidden/>
          </w:rPr>
          <w:t>17</w:t>
        </w:r>
        <w:r w:rsidR="00982FB6">
          <w:rPr>
            <w:noProof/>
            <w:webHidden/>
          </w:rPr>
          <w:fldChar w:fldCharType="end"/>
        </w:r>
      </w:hyperlink>
    </w:p>
    <w:p w14:paraId="00D40B80" w14:textId="24434CE7" w:rsidR="00982FB6" w:rsidRDefault="007C3001">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9F4579">
          <w:rPr>
            <w:noProof/>
            <w:webHidden/>
          </w:rPr>
          <w:t>18</w:t>
        </w:r>
        <w:r w:rsidR="00982FB6">
          <w:rPr>
            <w:noProof/>
            <w:webHidden/>
          </w:rPr>
          <w:fldChar w:fldCharType="end"/>
        </w:r>
      </w:hyperlink>
    </w:p>
    <w:p w14:paraId="61C9D895" w14:textId="5D98699C" w:rsidR="00982FB6" w:rsidRDefault="007C3001">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9F4579">
          <w:rPr>
            <w:noProof/>
            <w:webHidden/>
          </w:rPr>
          <w:t>28</w:t>
        </w:r>
        <w:r w:rsidR="00982FB6">
          <w:rPr>
            <w:noProof/>
            <w:webHidden/>
          </w:rPr>
          <w:fldChar w:fldCharType="end"/>
        </w:r>
      </w:hyperlink>
    </w:p>
    <w:p w14:paraId="1786B6FB" w14:textId="3619DC74" w:rsidR="00982FB6" w:rsidRDefault="007C3001">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9F4579">
          <w:rPr>
            <w:noProof/>
            <w:webHidden/>
          </w:rPr>
          <w:t>29</w:t>
        </w:r>
        <w:r w:rsidR="00982FB6">
          <w:rPr>
            <w:noProof/>
            <w:webHidden/>
          </w:rPr>
          <w:fldChar w:fldCharType="end"/>
        </w:r>
      </w:hyperlink>
    </w:p>
    <w:p w14:paraId="26267AE0" w14:textId="277E7BCC" w:rsidR="00982FB6" w:rsidRDefault="007C3001">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9F4579">
          <w:rPr>
            <w:noProof/>
            <w:webHidden/>
          </w:rPr>
          <w:t>29</w:t>
        </w:r>
        <w:r w:rsidR="00982FB6">
          <w:rPr>
            <w:noProof/>
            <w:webHidden/>
          </w:rPr>
          <w:fldChar w:fldCharType="end"/>
        </w:r>
      </w:hyperlink>
    </w:p>
    <w:p w14:paraId="2D44A5FD" w14:textId="11A96877" w:rsidR="00982FB6" w:rsidRDefault="007C3001">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9F4579">
          <w:rPr>
            <w:noProof/>
            <w:webHidden/>
          </w:rPr>
          <w:t>31</w:t>
        </w:r>
        <w:r w:rsidR="00982FB6">
          <w:rPr>
            <w:noProof/>
            <w:webHidden/>
          </w:rPr>
          <w:fldChar w:fldCharType="end"/>
        </w:r>
      </w:hyperlink>
    </w:p>
    <w:p w14:paraId="3DA0A0BE" w14:textId="054860C8" w:rsidR="00982FB6" w:rsidRDefault="007C3001">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9F4579">
          <w:rPr>
            <w:noProof/>
            <w:webHidden/>
          </w:rPr>
          <w:t>31</w:t>
        </w:r>
        <w:r w:rsidR="00982FB6">
          <w:rPr>
            <w:noProof/>
            <w:webHidden/>
          </w:rPr>
          <w:fldChar w:fldCharType="end"/>
        </w:r>
      </w:hyperlink>
    </w:p>
    <w:p w14:paraId="56437DF3" w14:textId="0665C827" w:rsidR="00982FB6" w:rsidRDefault="007C3001">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9F4579">
          <w:rPr>
            <w:noProof/>
            <w:webHidden/>
          </w:rPr>
          <w:t>32</w:t>
        </w:r>
        <w:r w:rsidR="00982FB6">
          <w:rPr>
            <w:noProof/>
            <w:webHidden/>
          </w:rPr>
          <w:fldChar w:fldCharType="end"/>
        </w:r>
      </w:hyperlink>
    </w:p>
    <w:p w14:paraId="7643C6D0" w14:textId="1515E71B" w:rsidR="00982FB6" w:rsidRDefault="007C3001">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9F4579">
          <w:rPr>
            <w:noProof/>
            <w:webHidden/>
          </w:rPr>
          <w:t>33</w:t>
        </w:r>
        <w:r w:rsidR="00982FB6">
          <w:rPr>
            <w:noProof/>
            <w:webHidden/>
          </w:rPr>
          <w:fldChar w:fldCharType="end"/>
        </w:r>
      </w:hyperlink>
    </w:p>
    <w:p w14:paraId="212F1D37" w14:textId="01BA07E0" w:rsidR="00982FB6" w:rsidRDefault="007C3001">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9F4579">
          <w:rPr>
            <w:noProof/>
            <w:webHidden/>
          </w:rPr>
          <w:t>34</w:t>
        </w:r>
        <w:r w:rsidR="00982FB6">
          <w:rPr>
            <w:noProof/>
            <w:webHidden/>
          </w:rPr>
          <w:fldChar w:fldCharType="end"/>
        </w:r>
      </w:hyperlink>
    </w:p>
    <w:p w14:paraId="27808001" w14:textId="4138336F" w:rsidR="00982FB6" w:rsidRDefault="007C3001">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9F4579">
          <w:rPr>
            <w:noProof/>
            <w:webHidden/>
          </w:rPr>
          <w:t>35</w:t>
        </w:r>
        <w:r w:rsidR="00982FB6">
          <w:rPr>
            <w:noProof/>
            <w:webHidden/>
          </w:rPr>
          <w:fldChar w:fldCharType="end"/>
        </w:r>
      </w:hyperlink>
    </w:p>
    <w:p w14:paraId="07BB629C" w14:textId="15B5EB66" w:rsidR="00982FB6" w:rsidRDefault="007C3001">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9F4579">
          <w:rPr>
            <w:noProof/>
            <w:webHidden/>
          </w:rPr>
          <w:t>36</w:t>
        </w:r>
        <w:r w:rsidR="00982FB6">
          <w:rPr>
            <w:noProof/>
            <w:webHidden/>
          </w:rPr>
          <w:fldChar w:fldCharType="end"/>
        </w:r>
      </w:hyperlink>
    </w:p>
    <w:p w14:paraId="3AC2AFA6" w14:textId="4A72C8CE" w:rsidR="00982FB6" w:rsidRDefault="007C3001">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9F4579">
          <w:rPr>
            <w:noProof/>
            <w:webHidden/>
          </w:rPr>
          <w:t>37</w:t>
        </w:r>
        <w:r w:rsidR="00982FB6">
          <w:rPr>
            <w:noProof/>
            <w:webHidden/>
          </w:rPr>
          <w:fldChar w:fldCharType="end"/>
        </w:r>
      </w:hyperlink>
    </w:p>
    <w:p w14:paraId="59D936E4" w14:textId="5EB2BA74" w:rsidR="00982FB6" w:rsidRDefault="007C3001">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9F4579">
          <w:rPr>
            <w:noProof/>
            <w:webHidden/>
          </w:rPr>
          <w:t>39</w:t>
        </w:r>
        <w:r w:rsidR="00982FB6">
          <w:rPr>
            <w:noProof/>
            <w:webHidden/>
          </w:rPr>
          <w:fldChar w:fldCharType="end"/>
        </w:r>
      </w:hyperlink>
    </w:p>
    <w:p w14:paraId="7D1B9C85" w14:textId="06AF9B2F" w:rsidR="00982FB6" w:rsidRDefault="007C3001">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9F4579">
          <w:rPr>
            <w:noProof/>
            <w:webHidden/>
          </w:rPr>
          <w:t>39</w:t>
        </w:r>
        <w:r w:rsidR="00982FB6">
          <w:rPr>
            <w:noProof/>
            <w:webHidden/>
          </w:rPr>
          <w:fldChar w:fldCharType="end"/>
        </w:r>
      </w:hyperlink>
    </w:p>
    <w:p w14:paraId="27509666" w14:textId="6C780D5F" w:rsidR="00982FB6" w:rsidRDefault="007C3001">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9F4579">
          <w:rPr>
            <w:noProof/>
            <w:webHidden/>
          </w:rPr>
          <w:t>40</w:t>
        </w:r>
        <w:r w:rsidR="00982FB6">
          <w:rPr>
            <w:noProof/>
            <w:webHidden/>
          </w:rPr>
          <w:fldChar w:fldCharType="end"/>
        </w:r>
      </w:hyperlink>
    </w:p>
    <w:p w14:paraId="59A6991A" w14:textId="7BB99747" w:rsidR="00982FB6" w:rsidRDefault="007C3001">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9F4579">
          <w:rPr>
            <w:noProof/>
            <w:webHidden/>
          </w:rPr>
          <w:t>41</w:t>
        </w:r>
        <w:r w:rsidR="00982FB6">
          <w:rPr>
            <w:noProof/>
            <w:webHidden/>
          </w:rPr>
          <w:fldChar w:fldCharType="end"/>
        </w:r>
      </w:hyperlink>
    </w:p>
    <w:p w14:paraId="674C5050" w14:textId="480B245A" w:rsidR="00982FB6" w:rsidRDefault="007C3001">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9F4579">
          <w:rPr>
            <w:noProof/>
            <w:webHidden/>
          </w:rPr>
          <w:t>42</w:t>
        </w:r>
        <w:r w:rsidR="00982FB6">
          <w:rPr>
            <w:noProof/>
            <w:webHidden/>
          </w:rPr>
          <w:fldChar w:fldCharType="end"/>
        </w:r>
      </w:hyperlink>
    </w:p>
    <w:p w14:paraId="75B1ED0B" w14:textId="01290E33" w:rsidR="00982FB6" w:rsidRDefault="007C3001">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9F4579">
          <w:rPr>
            <w:noProof/>
            <w:webHidden/>
          </w:rPr>
          <w:t>42</w:t>
        </w:r>
        <w:r w:rsidR="00982FB6">
          <w:rPr>
            <w:noProof/>
            <w:webHidden/>
          </w:rPr>
          <w:fldChar w:fldCharType="end"/>
        </w:r>
      </w:hyperlink>
    </w:p>
    <w:p w14:paraId="45DFB2FC" w14:textId="1E94CAC0" w:rsidR="00982FB6" w:rsidRDefault="007C3001">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9F4579">
          <w:rPr>
            <w:noProof/>
            <w:webHidden/>
          </w:rPr>
          <w:t>45</w:t>
        </w:r>
        <w:r w:rsidR="00982FB6">
          <w:rPr>
            <w:noProof/>
            <w:webHidden/>
          </w:rPr>
          <w:fldChar w:fldCharType="end"/>
        </w:r>
      </w:hyperlink>
    </w:p>
    <w:p w14:paraId="31E24E48" w14:textId="33D8D8C1" w:rsidR="00982FB6" w:rsidRDefault="007C3001">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9F4579">
          <w:rPr>
            <w:noProof/>
            <w:webHidden/>
          </w:rPr>
          <w:t>45</w:t>
        </w:r>
        <w:r w:rsidR="00982FB6">
          <w:rPr>
            <w:noProof/>
            <w:webHidden/>
          </w:rPr>
          <w:fldChar w:fldCharType="end"/>
        </w:r>
      </w:hyperlink>
    </w:p>
    <w:p w14:paraId="51E1E6BD" w14:textId="217529E4" w:rsidR="00982FB6" w:rsidRDefault="007C3001">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9F4579">
          <w:rPr>
            <w:noProof/>
            <w:webHidden/>
          </w:rPr>
          <w:t>47</w:t>
        </w:r>
        <w:r w:rsidR="00982FB6">
          <w:rPr>
            <w:noProof/>
            <w:webHidden/>
          </w:rPr>
          <w:fldChar w:fldCharType="end"/>
        </w:r>
      </w:hyperlink>
    </w:p>
    <w:p w14:paraId="625DBE8B" w14:textId="4FF88398" w:rsidR="00982FB6" w:rsidRDefault="007C3001">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9F4579">
          <w:rPr>
            <w:noProof/>
            <w:webHidden/>
          </w:rPr>
          <w:t>48</w:t>
        </w:r>
        <w:r w:rsidR="00982FB6">
          <w:rPr>
            <w:noProof/>
            <w:webHidden/>
          </w:rPr>
          <w:fldChar w:fldCharType="end"/>
        </w:r>
      </w:hyperlink>
    </w:p>
    <w:p w14:paraId="4163CB30" w14:textId="44515FDE" w:rsidR="00982FB6" w:rsidRDefault="007C3001">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9F4579">
          <w:rPr>
            <w:noProof/>
            <w:webHidden/>
          </w:rPr>
          <w:t>49</w:t>
        </w:r>
        <w:r w:rsidR="00982FB6">
          <w:rPr>
            <w:noProof/>
            <w:webHidden/>
          </w:rPr>
          <w:fldChar w:fldCharType="end"/>
        </w:r>
      </w:hyperlink>
    </w:p>
    <w:p w14:paraId="2C76D179" w14:textId="69BFFC93" w:rsidR="00982FB6" w:rsidRDefault="007C3001">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9F4579">
          <w:rPr>
            <w:noProof/>
            <w:webHidden/>
          </w:rPr>
          <w:t>51</w:t>
        </w:r>
        <w:r w:rsidR="00982FB6">
          <w:rPr>
            <w:noProof/>
            <w:webHidden/>
          </w:rPr>
          <w:fldChar w:fldCharType="end"/>
        </w:r>
      </w:hyperlink>
    </w:p>
    <w:p w14:paraId="654ECB0C" w14:textId="6EF34982" w:rsidR="00982FB6" w:rsidRDefault="007C3001">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9F4579">
          <w:rPr>
            <w:noProof/>
            <w:webHidden/>
          </w:rPr>
          <w:t>52</w:t>
        </w:r>
        <w:r w:rsidR="00982FB6">
          <w:rPr>
            <w:noProof/>
            <w:webHidden/>
          </w:rPr>
          <w:fldChar w:fldCharType="end"/>
        </w:r>
      </w:hyperlink>
    </w:p>
    <w:p w14:paraId="1AD07F20" w14:textId="76802B73" w:rsidR="00982FB6" w:rsidRDefault="007C3001">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9F4579">
          <w:rPr>
            <w:noProof/>
            <w:webHidden/>
          </w:rPr>
          <w:t>52</w:t>
        </w:r>
        <w:r w:rsidR="00982FB6">
          <w:rPr>
            <w:noProof/>
            <w:webHidden/>
          </w:rPr>
          <w:fldChar w:fldCharType="end"/>
        </w:r>
      </w:hyperlink>
    </w:p>
    <w:p w14:paraId="4BA9BA74" w14:textId="309B8901" w:rsidR="00982FB6" w:rsidRDefault="007C3001">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9F4579">
          <w:rPr>
            <w:noProof/>
            <w:webHidden/>
          </w:rPr>
          <w:t>53</w:t>
        </w:r>
        <w:r w:rsidR="00982FB6">
          <w:rPr>
            <w:noProof/>
            <w:webHidden/>
          </w:rPr>
          <w:fldChar w:fldCharType="end"/>
        </w:r>
      </w:hyperlink>
    </w:p>
    <w:p w14:paraId="4962C716" w14:textId="10A9DDBB" w:rsidR="00982FB6" w:rsidRDefault="007C3001">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9F4579">
          <w:rPr>
            <w:noProof/>
            <w:webHidden/>
          </w:rPr>
          <w:t>54</w:t>
        </w:r>
        <w:r w:rsidR="00982FB6">
          <w:rPr>
            <w:noProof/>
            <w:webHidden/>
          </w:rPr>
          <w:fldChar w:fldCharType="end"/>
        </w:r>
      </w:hyperlink>
    </w:p>
    <w:p w14:paraId="6D7C73C0" w14:textId="67498C45" w:rsidR="00982FB6" w:rsidRDefault="007C3001">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9F4579">
          <w:rPr>
            <w:noProof/>
            <w:webHidden/>
          </w:rPr>
          <w:t>54</w:t>
        </w:r>
        <w:r w:rsidR="00982FB6">
          <w:rPr>
            <w:noProof/>
            <w:webHidden/>
          </w:rPr>
          <w:fldChar w:fldCharType="end"/>
        </w:r>
      </w:hyperlink>
    </w:p>
    <w:p w14:paraId="5A718801" w14:textId="3D750AD7" w:rsidR="00982FB6" w:rsidRDefault="007C3001">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9F4579">
          <w:rPr>
            <w:noProof/>
            <w:webHidden/>
          </w:rPr>
          <w:t>55</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2" w:author="像个男人一样" w:date="2018-03-21T01:36:00Z">
            <w:rPr>
              <w:sz w:val="22"/>
            </w:rPr>
          </w:rPrChange>
        </w:rPr>
        <w:pPrChange w:id="253" w:author="像个男人一样" w:date="2018-03-21T20:16:00Z">
          <w:pPr>
            <w:spacing w:line="192" w:lineRule="auto"/>
          </w:pPr>
        </w:pPrChange>
      </w:pPr>
      <w:ins w:id="254" w:author="jie sun" w:date="2018-04-11T17:15:00Z">
        <w:r>
          <w:rPr>
            <w:bCs/>
          </w:rPr>
          <w:lastRenderedPageBreak/>
          <w:fldChar w:fldCharType="end"/>
        </w:r>
      </w:ins>
    </w:p>
    <w:p w14:paraId="2DF3EF8A" w14:textId="477E5BB4" w:rsidR="0087014B" w:rsidRDefault="00D5184D">
      <w:pPr>
        <w:pStyle w:val="Heading2"/>
        <w:numPr>
          <w:ilvl w:val="255"/>
          <w:numId w:val="0"/>
        </w:numPr>
        <w:rPr>
          <w:ins w:id="255" w:author="像个男人一样" w:date="2018-03-21T02:42:00Z"/>
          <w:rFonts w:eastAsia="Microsoft JhengHei"/>
        </w:rPr>
        <w:pPrChange w:id="256" w:author="像个男人一样" w:date="2018-03-23T10:43:00Z">
          <w:pPr>
            <w:pStyle w:val="Heading2"/>
            <w:numPr>
              <w:ilvl w:val="0"/>
              <w:numId w:val="0"/>
            </w:numPr>
            <w:ind w:left="144" w:firstLine="0"/>
          </w:pPr>
        </w:pPrChange>
      </w:pPr>
      <w:bookmarkStart w:id="257" w:name="_Toc223"/>
      <w:bookmarkStart w:id="258" w:name="_Toc18433"/>
      <w:bookmarkStart w:id="259" w:name="_Toc6264"/>
      <w:bookmarkStart w:id="260" w:name="_Toc2400"/>
      <w:bookmarkStart w:id="261" w:name="_Toc15812"/>
      <w:bookmarkStart w:id="262" w:name="_Toc9702"/>
      <w:bookmarkStart w:id="263" w:name="_Toc9742"/>
      <w:bookmarkStart w:id="264" w:name="_Toc19167"/>
      <w:bookmarkStart w:id="265" w:name="_Toc22605"/>
      <w:bookmarkStart w:id="266" w:name="_Toc518649069"/>
      <w:r>
        <w:rPr>
          <w:rFonts w:eastAsia="Microsoft JhengHei"/>
        </w:rPr>
        <w:t xml:space="preserve">List </w:t>
      </w:r>
      <w:ins w:id="267" w:author="jie sun" w:date="2018-04-16T21:31:00Z">
        <w:r w:rsidR="00935C33">
          <w:rPr>
            <w:rFonts w:eastAsia="Microsoft JhengHei"/>
          </w:rPr>
          <w:t>O</w:t>
        </w:r>
      </w:ins>
      <w:del w:id="268" w:author="jie sun" w:date="2018-04-16T21:31:00Z">
        <w:r w:rsidDel="00935C33">
          <w:rPr>
            <w:rFonts w:eastAsia="Microsoft JhengHei"/>
          </w:rPr>
          <w:delText>o</w:delText>
        </w:r>
      </w:del>
      <w:r>
        <w:rPr>
          <w:rFonts w:eastAsia="Microsoft JhengHei"/>
        </w:rPr>
        <w:t>f Tables</w:t>
      </w:r>
      <w:bookmarkEnd w:id="257"/>
      <w:bookmarkEnd w:id="258"/>
      <w:bookmarkEnd w:id="259"/>
      <w:bookmarkEnd w:id="260"/>
      <w:bookmarkEnd w:id="261"/>
      <w:bookmarkEnd w:id="262"/>
      <w:bookmarkEnd w:id="263"/>
      <w:bookmarkEnd w:id="264"/>
      <w:bookmarkEnd w:id="265"/>
      <w:bookmarkEnd w:id="266"/>
    </w:p>
    <w:p w14:paraId="023958E1" w14:textId="4AD2F749" w:rsidR="000576B6" w:rsidRDefault="00D5184D">
      <w:pPr>
        <w:pStyle w:val="TableofFigures"/>
        <w:tabs>
          <w:tab w:val="right" w:leader="dot" w:pos="9016"/>
        </w:tabs>
        <w:rPr>
          <w:ins w:id="269" w:author="jie sun" w:date="2018-04-19T13:01:00Z"/>
          <w:rFonts w:asciiTheme="minorHAnsi" w:hAnsiTheme="minorHAnsi"/>
          <w:noProof/>
          <w:sz w:val="22"/>
          <w:lang w:val="en-US"/>
        </w:rPr>
      </w:pPr>
      <w:ins w:id="270" w:author="像个男人一样" w:date="2018-03-22T12:27:00Z">
        <w:r>
          <w:fldChar w:fldCharType="begin"/>
        </w:r>
        <w:r>
          <w:instrText>TOC \h \c "Table"</w:instrText>
        </w:r>
        <w:r>
          <w:fldChar w:fldCharType="separate"/>
        </w:r>
      </w:ins>
      <w:ins w:id="271"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9F4579">
        <w:rPr>
          <w:noProof/>
        </w:rPr>
        <w:t>45</w:t>
      </w:r>
      <w:ins w:id="272" w:author="jie sun" w:date="2018-04-19T13:01:00Z">
        <w:r w:rsidR="000576B6">
          <w:rPr>
            <w:noProof/>
          </w:rPr>
          <w:fldChar w:fldCharType="end"/>
        </w:r>
        <w:r w:rsidR="000576B6" w:rsidRPr="00BC3BA2">
          <w:rPr>
            <w:rStyle w:val="Hyperlink"/>
            <w:noProof/>
          </w:rPr>
          <w:fldChar w:fldCharType="end"/>
        </w:r>
      </w:ins>
    </w:p>
    <w:p w14:paraId="6D1357BF" w14:textId="4155A7A4" w:rsidR="000576B6" w:rsidRDefault="000576B6">
      <w:pPr>
        <w:pStyle w:val="TableofFigures"/>
        <w:tabs>
          <w:tab w:val="right" w:leader="dot" w:pos="9016"/>
        </w:tabs>
        <w:rPr>
          <w:ins w:id="273" w:author="jie sun" w:date="2018-04-19T13:01:00Z"/>
          <w:rFonts w:asciiTheme="minorHAnsi" w:hAnsiTheme="minorHAnsi"/>
          <w:noProof/>
          <w:sz w:val="22"/>
          <w:lang w:val="en-US"/>
        </w:rPr>
      </w:pPr>
      <w:ins w:id="27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9F4579">
        <w:rPr>
          <w:noProof/>
        </w:rPr>
        <w:t>47</w:t>
      </w:r>
      <w:ins w:id="275" w:author="jie sun" w:date="2018-04-19T13:01:00Z">
        <w:r>
          <w:rPr>
            <w:noProof/>
          </w:rPr>
          <w:fldChar w:fldCharType="end"/>
        </w:r>
        <w:r w:rsidRPr="00BC3BA2">
          <w:rPr>
            <w:rStyle w:val="Hyperlink"/>
            <w:noProof/>
          </w:rPr>
          <w:fldChar w:fldCharType="end"/>
        </w:r>
      </w:ins>
    </w:p>
    <w:p w14:paraId="1A1A3A72" w14:textId="26ADFB36" w:rsidR="000576B6" w:rsidRDefault="000576B6">
      <w:pPr>
        <w:pStyle w:val="TableofFigures"/>
        <w:tabs>
          <w:tab w:val="right" w:leader="dot" w:pos="9016"/>
        </w:tabs>
        <w:rPr>
          <w:ins w:id="276" w:author="jie sun" w:date="2018-04-19T13:01:00Z"/>
          <w:rFonts w:asciiTheme="minorHAnsi" w:hAnsiTheme="minorHAnsi"/>
          <w:noProof/>
          <w:sz w:val="22"/>
          <w:lang w:val="en-US"/>
        </w:rPr>
      </w:pPr>
      <w:ins w:id="27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9F4579">
        <w:rPr>
          <w:noProof/>
        </w:rPr>
        <w:t>48</w:t>
      </w:r>
      <w:ins w:id="278" w:author="jie sun" w:date="2018-04-19T13:01:00Z">
        <w:r>
          <w:rPr>
            <w:noProof/>
          </w:rPr>
          <w:fldChar w:fldCharType="end"/>
        </w:r>
        <w:r w:rsidRPr="00BC3BA2">
          <w:rPr>
            <w:rStyle w:val="Hyperlink"/>
            <w:noProof/>
          </w:rPr>
          <w:fldChar w:fldCharType="end"/>
        </w:r>
      </w:ins>
    </w:p>
    <w:p w14:paraId="7B40DBC9" w14:textId="1EBA501B" w:rsidR="000576B6" w:rsidRDefault="000576B6">
      <w:pPr>
        <w:pStyle w:val="TableofFigures"/>
        <w:tabs>
          <w:tab w:val="right" w:leader="dot" w:pos="9016"/>
        </w:tabs>
        <w:rPr>
          <w:ins w:id="279" w:author="jie sun" w:date="2018-04-19T13:01:00Z"/>
          <w:rFonts w:asciiTheme="minorHAnsi" w:hAnsiTheme="minorHAnsi"/>
          <w:noProof/>
          <w:sz w:val="22"/>
          <w:lang w:val="en-US"/>
        </w:rPr>
      </w:pPr>
      <w:ins w:id="280"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9F4579">
        <w:rPr>
          <w:noProof/>
        </w:rPr>
        <w:t>49</w:t>
      </w:r>
      <w:ins w:id="281" w:author="jie sun" w:date="2018-04-19T13:01:00Z">
        <w:r>
          <w:rPr>
            <w:noProof/>
          </w:rPr>
          <w:fldChar w:fldCharType="end"/>
        </w:r>
        <w:r w:rsidRPr="00BC3BA2">
          <w:rPr>
            <w:rStyle w:val="Hyperlink"/>
            <w:noProof/>
          </w:rPr>
          <w:fldChar w:fldCharType="end"/>
        </w:r>
      </w:ins>
    </w:p>
    <w:p w14:paraId="023CACF4" w14:textId="4E638134" w:rsidR="000576B6" w:rsidRDefault="000576B6">
      <w:pPr>
        <w:pStyle w:val="TableofFigures"/>
        <w:tabs>
          <w:tab w:val="right" w:leader="dot" w:pos="9016"/>
        </w:tabs>
        <w:rPr>
          <w:ins w:id="282" w:author="jie sun" w:date="2018-04-19T13:01:00Z"/>
          <w:rFonts w:asciiTheme="minorHAnsi" w:hAnsiTheme="minorHAnsi"/>
          <w:noProof/>
          <w:sz w:val="22"/>
          <w:lang w:val="en-US"/>
        </w:rPr>
      </w:pPr>
      <w:ins w:id="28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9F4579">
        <w:rPr>
          <w:noProof/>
        </w:rPr>
        <w:t>49</w:t>
      </w:r>
      <w:ins w:id="284" w:author="jie sun" w:date="2018-04-19T13:01:00Z">
        <w:r>
          <w:rPr>
            <w:noProof/>
          </w:rPr>
          <w:fldChar w:fldCharType="end"/>
        </w:r>
        <w:r w:rsidRPr="00BC3BA2">
          <w:rPr>
            <w:rStyle w:val="Hyperlink"/>
            <w:noProof/>
          </w:rPr>
          <w:fldChar w:fldCharType="end"/>
        </w:r>
      </w:ins>
    </w:p>
    <w:p w14:paraId="6CC3B4BA" w14:textId="423E418A" w:rsidR="000576B6" w:rsidRDefault="000576B6">
      <w:pPr>
        <w:pStyle w:val="TableofFigures"/>
        <w:tabs>
          <w:tab w:val="right" w:leader="dot" w:pos="9016"/>
        </w:tabs>
        <w:rPr>
          <w:ins w:id="285" w:author="jie sun" w:date="2018-04-19T13:01:00Z"/>
          <w:rFonts w:asciiTheme="minorHAnsi" w:hAnsiTheme="minorHAnsi"/>
          <w:noProof/>
          <w:sz w:val="22"/>
          <w:lang w:val="en-US"/>
        </w:rPr>
      </w:pPr>
      <w:ins w:id="28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9F4579">
        <w:rPr>
          <w:noProof/>
        </w:rPr>
        <w:t>50</w:t>
      </w:r>
      <w:ins w:id="287"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8" w:author="像个男人一样" w:date="2018-03-22T12:32:00Z"/>
          <w:del w:id="289" w:author="jie sun" w:date="2018-04-16T22:38:00Z"/>
          <w:noProof/>
        </w:rPr>
      </w:pPr>
      <w:ins w:id="290" w:author="像个男人一样" w:date="2018-03-22T12:32:00Z">
        <w:del w:id="291"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2" w:author="像个男人一样" w:date="2018-03-22T12:32:00Z"/>
          <w:del w:id="293" w:author="jie sun" w:date="2018-04-16T22:38:00Z"/>
          <w:noProof/>
        </w:rPr>
      </w:pPr>
      <w:ins w:id="294" w:author="像个男人一样" w:date="2018-03-22T12:32:00Z">
        <w:del w:id="295"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6" w:author="像个男人一样" w:date="2018-03-22T12:32:00Z"/>
          <w:del w:id="297" w:author="jie sun" w:date="2018-04-16T22:38:00Z"/>
          <w:noProof/>
        </w:rPr>
      </w:pPr>
      <w:ins w:id="298" w:author="像个男人一样" w:date="2018-03-22T12:32:00Z">
        <w:del w:id="299"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0" w:author="像个男人一样" w:date="2018-03-22T12:32:00Z"/>
          <w:del w:id="301" w:author="jie sun" w:date="2018-04-16T22:38:00Z"/>
          <w:noProof/>
        </w:rPr>
      </w:pPr>
      <w:ins w:id="302" w:author="像个男人一样" w:date="2018-03-22T12:32:00Z">
        <w:del w:id="303"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4" w:author="像个男人一样" w:date="2018-03-22T12:32:00Z"/>
          <w:del w:id="305" w:author="jie sun" w:date="2018-04-16T22:38:00Z"/>
          <w:noProof/>
        </w:rPr>
      </w:pPr>
      <w:ins w:id="306" w:author="像个男人一样" w:date="2018-03-22T12:32:00Z">
        <w:del w:id="307"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8" w:author="像个男人一样" w:date="2018-03-22T12:32:00Z"/>
          <w:del w:id="309" w:author="jie sun" w:date="2018-04-16T22:38:00Z"/>
          <w:noProof/>
        </w:rPr>
      </w:pPr>
      <w:ins w:id="310" w:author="像个男人一样" w:date="2018-03-22T12:32:00Z">
        <w:del w:id="311"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2" w:author="像个男人一样" w:date="2018-03-22T12:27:00Z">
        <w:r>
          <w:fldChar w:fldCharType="end"/>
        </w:r>
      </w:ins>
    </w:p>
    <w:p w14:paraId="097F858B" w14:textId="77777777" w:rsidR="0087014B" w:rsidRDefault="0087014B">
      <w:pPr>
        <w:pageBreakBefore/>
        <w:pPrChange w:id="313" w:author="像个男人一样" w:date="2018-03-21T20:16:00Z">
          <w:pPr/>
        </w:pPrChange>
      </w:pPr>
    </w:p>
    <w:p w14:paraId="7C32E123" w14:textId="3C92CC75" w:rsidR="0087014B" w:rsidRDefault="00D5184D">
      <w:pPr>
        <w:pStyle w:val="Heading2"/>
        <w:numPr>
          <w:ilvl w:val="255"/>
          <w:numId w:val="0"/>
        </w:numPr>
        <w:ind w:left="-288"/>
        <w:rPr>
          <w:ins w:id="314" w:author="像个男人一样" w:date="2018-03-21T20:38:00Z"/>
          <w:rFonts w:eastAsia="Microsoft JhengHei"/>
        </w:rPr>
        <w:pPrChange w:id="315" w:author="像个男人一样" w:date="2018-03-21T20:38:00Z">
          <w:pPr/>
        </w:pPrChange>
      </w:pPr>
      <w:bookmarkStart w:id="316" w:name="_Toc9327"/>
      <w:bookmarkStart w:id="317" w:name="_Toc9058"/>
      <w:bookmarkStart w:id="318" w:name="_Toc25400"/>
      <w:bookmarkStart w:id="319" w:name="_Toc11157"/>
      <w:bookmarkStart w:id="320" w:name="_Toc19464"/>
      <w:bookmarkStart w:id="321" w:name="_Toc6061"/>
      <w:bookmarkStart w:id="322" w:name="_Toc32433"/>
      <w:bookmarkStart w:id="323" w:name="_Toc15959"/>
      <w:bookmarkStart w:id="324" w:name="_Toc5733"/>
      <w:bookmarkStart w:id="325" w:name="_Toc518649070"/>
      <w:r>
        <w:rPr>
          <w:rFonts w:eastAsia="Microsoft JhengHei"/>
        </w:rPr>
        <w:t xml:space="preserve">Glossary </w:t>
      </w:r>
      <w:ins w:id="326" w:author="jie sun" w:date="2018-04-16T21:31:00Z">
        <w:r w:rsidR="00514B35">
          <w:rPr>
            <w:rFonts w:eastAsia="Microsoft JhengHei"/>
          </w:rPr>
          <w:t>O</w:t>
        </w:r>
      </w:ins>
      <w:del w:id="327" w:author="jie sun" w:date="2018-04-16T21:31:00Z">
        <w:r w:rsidDel="00514B35">
          <w:rPr>
            <w:rFonts w:eastAsia="Microsoft JhengHei"/>
          </w:rPr>
          <w:delText>o</w:delText>
        </w:r>
      </w:del>
      <w:r>
        <w:rPr>
          <w:rFonts w:eastAsia="Microsoft JhengHei"/>
        </w:rPr>
        <w:t>f Abbreviations</w:t>
      </w:r>
      <w:bookmarkEnd w:id="316"/>
      <w:bookmarkEnd w:id="317"/>
      <w:bookmarkEnd w:id="318"/>
      <w:bookmarkEnd w:id="319"/>
      <w:bookmarkEnd w:id="320"/>
      <w:bookmarkEnd w:id="321"/>
      <w:bookmarkEnd w:id="322"/>
      <w:bookmarkEnd w:id="323"/>
      <w:bookmarkEnd w:id="324"/>
      <w:bookmarkEnd w:id="325"/>
    </w:p>
    <w:p w14:paraId="46F3EC08" w14:textId="77777777" w:rsidR="0087014B" w:rsidRDefault="0087014B">
      <w:pPr>
        <w:rPr>
          <w:ins w:id="328" w:author="像个男人一样" w:date="2018-03-21T20:37:00Z"/>
        </w:rPr>
      </w:pPr>
    </w:p>
    <w:tbl>
      <w:tblPr>
        <w:tblStyle w:val="TableGrid"/>
        <w:tblW w:w="9242" w:type="dxa"/>
        <w:tblLayout w:type="fixed"/>
        <w:tblLook w:val="04A0" w:firstRow="1" w:lastRow="0" w:firstColumn="1" w:lastColumn="0" w:noHBand="0" w:noVBand="1"/>
        <w:tblPrChange w:id="329"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0">
          <w:tblGrid>
            <w:gridCol w:w="3212"/>
            <w:gridCol w:w="1409"/>
            <w:gridCol w:w="4621"/>
          </w:tblGrid>
        </w:tblGridChange>
      </w:tblGrid>
      <w:tr w:rsidR="0087014B" w14:paraId="2F85BE18" w14:textId="77777777" w:rsidTr="0087014B">
        <w:trPr>
          <w:ins w:id="331" w:author="像个男人一样" w:date="2018-03-21T20:38:00Z"/>
        </w:trPr>
        <w:tc>
          <w:tcPr>
            <w:tcW w:w="3212" w:type="dxa"/>
            <w:tcPrChange w:id="332" w:author="像个男人一样" w:date="2018-03-21T20:39:00Z">
              <w:tcPr>
                <w:tcW w:w="4621" w:type="dxa"/>
                <w:gridSpan w:val="2"/>
              </w:tcPr>
            </w:tcPrChange>
          </w:tcPr>
          <w:p w14:paraId="16B2D38A" w14:textId="77777777" w:rsidR="0087014B" w:rsidRPr="0087014B" w:rsidRDefault="00D5184D">
            <w:pPr>
              <w:jc w:val="center"/>
              <w:rPr>
                <w:ins w:id="333" w:author="像个男人一样" w:date="2018-03-21T20:38:00Z"/>
                <w:rFonts w:eastAsia="SimSun"/>
                <w:b/>
                <w:bCs/>
                <w:sz w:val="32"/>
                <w:szCs w:val="32"/>
                <w:lang w:val="en-US"/>
                <w:rPrChange w:id="334" w:author="像个男人一样" w:date="2018-03-21T20:38:00Z">
                  <w:rPr>
                    <w:ins w:id="335" w:author="像个男人一样" w:date="2018-03-21T20:38:00Z"/>
                    <w:rFonts w:eastAsia="SimSun"/>
                    <w:lang w:val="en-US"/>
                  </w:rPr>
                </w:rPrChange>
              </w:rPr>
              <w:pPrChange w:id="336" w:author="像个男人一样" w:date="2018-03-21T20:38:00Z">
                <w:pPr/>
              </w:pPrChange>
            </w:pPr>
            <w:ins w:id="337" w:author="像个男人一样" w:date="2018-03-21T20:38:00Z">
              <w:r>
                <w:rPr>
                  <w:rFonts w:eastAsia="SimSun"/>
                  <w:b/>
                  <w:bCs/>
                  <w:sz w:val="32"/>
                  <w:szCs w:val="32"/>
                  <w:lang w:val="en-US"/>
                  <w:rPrChange w:id="338" w:author="像个男人一样" w:date="2018-03-21T20:38:00Z">
                    <w:rPr>
                      <w:rFonts w:eastAsia="SimSun"/>
                      <w:lang w:val="en-US"/>
                    </w:rPr>
                  </w:rPrChange>
                </w:rPr>
                <w:t>Abbreviation</w:t>
              </w:r>
            </w:ins>
          </w:p>
        </w:tc>
        <w:tc>
          <w:tcPr>
            <w:tcW w:w="6030" w:type="dxa"/>
            <w:tcPrChange w:id="339" w:author="像个男人一样" w:date="2018-03-21T20:39:00Z">
              <w:tcPr>
                <w:tcW w:w="4621" w:type="dxa"/>
              </w:tcPr>
            </w:tcPrChange>
          </w:tcPr>
          <w:p w14:paraId="656A066F" w14:textId="77777777" w:rsidR="0087014B" w:rsidRPr="0087014B" w:rsidRDefault="00D5184D">
            <w:pPr>
              <w:jc w:val="center"/>
              <w:rPr>
                <w:ins w:id="340" w:author="像个男人一样" w:date="2018-03-21T20:38:00Z"/>
                <w:rFonts w:eastAsia="SimSun"/>
                <w:b/>
                <w:bCs/>
                <w:sz w:val="32"/>
                <w:szCs w:val="32"/>
                <w:lang w:val="en-US"/>
                <w:rPrChange w:id="341" w:author="像个男人一样" w:date="2018-03-21T20:38:00Z">
                  <w:rPr>
                    <w:ins w:id="342" w:author="像个男人一样" w:date="2018-03-21T20:38:00Z"/>
                    <w:rFonts w:eastAsia="SimSun"/>
                    <w:lang w:val="en-US"/>
                  </w:rPr>
                </w:rPrChange>
              </w:rPr>
              <w:pPrChange w:id="343" w:author="像个男人一样" w:date="2018-03-21T20:38:00Z">
                <w:pPr/>
              </w:pPrChange>
            </w:pPr>
            <w:ins w:id="344" w:author="像个男人一样" w:date="2018-03-21T20:38:00Z">
              <w:r>
                <w:rPr>
                  <w:rFonts w:eastAsia="SimSun"/>
                  <w:b/>
                  <w:bCs/>
                  <w:sz w:val="32"/>
                  <w:szCs w:val="32"/>
                  <w:lang w:val="en-US"/>
                  <w:rPrChange w:id="345" w:author="像个男人一样" w:date="2018-03-21T20:38:00Z">
                    <w:rPr>
                      <w:rFonts w:eastAsia="SimSun"/>
                      <w:lang w:val="en-US"/>
                    </w:rPr>
                  </w:rPrChange>
                </w:rPr>
                <w:t>Full Title</w:t>
              </w:r>
            </w:ins>
          </w:p>
        </w:tc>
      </w:tr>
      <w:tr w:rsidR="0087014B" w14:paraId="56A3B45B" w14:textId="77777777" w:rsidTr="0087014B">
        <w:trPr>
          <w:ins w:id="346" w:author="像个男人一样" w:date="2018-03-21T20:38:00Z"/>
        </w:trPr>
        <w:tc>
          <w:tcPr>
            <w:tcW w:w="3212" w:type="dxa"/>
            <w:tcPrChange w:id="347" w:author="像个男人一样" w:date="2018-03-21T20:39:00Z">
              <w:tcPr>
                <w:tcW w:w="4621" w:type="dxa"/>
                <w:gridSpan w:val="2"/>
              </w:tcPr>
            </w:tcPrChange>
          </w:tcPr>
          <w:p w14:paraId="38DA7C88" w14:textId="77777777" w:rsidR="0087014B" w:rsidRPr="0087014B" w:rsidRDefault="00D5184D">
            <w:pPr>
              <w:rPr>
                <w:ins w:id="348" w:author="像个男人一样" w:date="2018-03-21T20:38:00Z"/>
                <w:rFonts w:eastAsia="SimSun"/>
                <w:b/>
                <w:bCs/>
                <w:sz w:val="28"/>
                <w:szCs w:val="24"/>
                <w:lang w:val="en-US"/>
                <w:rPrChange w:id="349" w:author="像个男人一样" w:date="2018-03-21T20:39:00Z">
                  <w:rPr>
                    <w:ins w:id="350" w:author="像个男人一样" w:date="2018-03-21T20:38:00Z"/>
                    <w:rFonts w:eastAsia="SimSun"/>
                    <w:lang w:val="en-US"/>
                  </w:rPr>
                </w:rPrChange>
              </w:rPr>
            </w:pPr>
            <w:ins w:id="351" w:author="像个男人一样" w:date="2018-03-21T20:38:00Z">
              <w:r>
                <w:rPr>
                  <w:rFonts w:eastAsia="SimSun"/>
                  <w:b/>
                  <w:bCs/>
                  <w:sz w:val="28"/>
                  <w:szCs w:val="24"/>
                  <w:lang w:val="en-US"/>
                  <w:rPrChange w:id="352" w:author="像个男人一样" w:date="2018-03-21T20:39:00Z">
                    <w:rPr>
                      <w:rFonts w:eastAsia="SimSun"/>
                      <w:lang w:val="en-US"/>
                    </w:rPr>
                  </w:rPrChange>
                </w:rPr>
                <w:t>AI</w:t>
              </w:r>
            </w:ins>
          </w:p>
        </w:tc>
        <w:tc>
          <w:tcPr>
            <w:tcW w:w="6030" w:type="dxa"/>
            <w:tcPrChange w:id="353" w:author="像个男人一样" w:date="2018-03-21T20:39:00Z">
              <w:tcPr>
                <w:tcW w:w="4621" w:type="dxa"/>
              </w:tcPr>
            </w:tcPrChange>
          </w:tcPr>
          <w:p w14:paraId="30E830C5" w14:textId="77777777" w:rsidR="0087014B" w:rsidRPr="0087014B" w:rsidRDefault="00D5184D">
            <w:pPr>
              <w:rPr>
                <w:ins w:id="354" w:author="像个男人一样" w:date="2018-03-21T20:38:00Z"/>
                <w:rFonts w:eastAsia="SimSun"/>
                <w:b/>
                <w:bCs/>
                <w:sz w:val="28"/>
                <w:szCs w:val="24"/>
                <w:lang w:val="en-US"/>
                <w:rPrChange w:id="355" w:author="像个男人一样" w:date="2018-03-21T20:39:00Z">
                  <w:rPr>
                    <w:ins w:id="356" w:author="像个男人一样" w:date="2018-03-21T20:38:00Z"/>
                    <w:rFonts w:eastAsia="SimSun"/>
                    <w:lang w:val="en-US"/>
                  </w:rPr>
                </w:rPrChange>
              </w:rPr>
            </w:pPr>
            <w:ins w:id="357" w:author="像个男人一样" w:date="2018-03-21T20:39:00Z">
              <w:r>
                <w:rPr>
                  <w:rFonts w:eastAsia="SimSun"/>
                  <w:b/>
                  <w:bCs/>
                  <w:sz w:val="28"/>
                  <w:szCs w:val="24"/>
                  <w:lang w:val="en-US"/>
                  <w:rPrChange w:id="358" w:author="像个男人一样" w:date="2018-03-21T20:39:00Z">
                    <w:rPr>
                      <w:rFonts w:eastAsia="SimSun"/>
                      <w:lang w:val="en-US"/>
                    </w:rPr>
                  </w:rPrChange>
                </w:rPr>
                <w:t xml:space="preserve"> Artificial Intelligence</w:t>
              </w:r>
            </w:ins>
          </w:p>
        </w:tc>
      </w:tr>
      <w:tr w:rsidR="0087014B" w14:paraId="2D846F6F" w14:textId="77777777">
        <w:trPr>
          <w:ins w:id="359" w:author="像个男人一样" w:date="2018-03-21T20:52:00Z"/>
        </w:trPr>
        <w:tc>
          <w:tcPr>
            <w:tcW w:w="3212" w:type="dxa"/>
          </w:tcPr>
          <w:p w14:paraId="614AE923" w14:textId="77777777" w:rsidR="0087014B" w:rsidRDefault="00D5184D">
            <w:pPr>
              <w:rPr>
                <w:ins w:id="360" w:author="像个男人一样" w:date="2018-03-21T20:52:00Z"/>
                <w:rFonts w:eastAsia="SimSun"/>
                <w:b/>
                <w:bCs/>
                <w:sz w:val="28"/>
                <w:szCs w:val="24"/>
                <w:lang w:val="en-US"/>
              </w:rPr>
            </w:pPr>
            <w:ins w:id="361" w:author="像个男人一样" w:date="2018-03-21T20:52:00Z">
              <w:r>
                <w:rPr>
                  <w:rFonts w:eastAsia="SimSun"/>
                  <w:b/>
                  <w:bCs/>
                  <w:sz w:val="28"/>
                  <w:szCs w:val="24"/>
                  <w:lang w:val="en-US"/>
                  <w:rPrChange w:id="362" w:author="像个男人一样" w:date="2018-03-21T20:53:00Z">
                    <w:rPr>
                      <w:lang w:val="en-US"/>
                    </w:rPr>
                  </w:rPrChange>
                </w:rPr>
                <w:t>GPRS</w:t>
              </w:r>
            </w:ins>
          </w:p>
        </w:tc>
        <w:tc>
          <w:tcPr>
            <w:tcW w:w="6030" w:type="dxa"/>
          </w:tcPr>
          <w:p w14:paraId="11DEDB01" w14:textId="77777777" w:rsidR="0087014B" w:rsidRDefault="00D5184D">
            <w:pPr>
              <w:rPr>
                <w:ins w:id="363" w:author="像个男人一样" w:date="2018-03-21T20:52:00Z"/>
                <w:rFonts w:eastAsia="SimSun"/>
                <w:b/>
                <w:bCs/>
                <w:sz w:val="28"/>
                <w:szCs w:val="24"/>
                <w:lang w:val="en-US"/>
              </w:rPr>
            </w:pPr>
            <w:ins w:id="364" w:author="像个男人一样" w:date="2018-03-21T20:53:00Z">
              <w:r>
                <w:rPr>
                  <w:rFonts w:eastAsia="SimSun" w:hint="eastAsia"/>
                  <w:b/>
                  <w:bCs/>
                  <w:sz w:val="28"/>
                  <w:szCs w:val="24"/>
                  <w:lang w:val="en-US"/>
                </w:rPr>
                <w:t>General Packet Radio Service</w:t>
              </w:r>
            </w:ins>
          </w:p>
        </w:tc>
      </w:tr>
      <w:tr w:rsidR="0087014B" w14:paraId="4B1BD1A4" w14:textId="77777777">
        <w:trPr>
          <w:ins w:id="365" w:author="像个男人一样" w:date="2018-03-21T20:58:00Z"/>
        </w:trPr>
        <w:tc>
          <w:tcPr>
            <w:tcW w:w="3212" w:type="dxa"/>
          </w:tcPr>
          <w:p w14:paraId="4CB3C665" w14:textId="77777777" w:rsidR="0087014B" w:rsidRDefault="00D5184D">
            <w:pPr>
              <w:rPr>
                <w:ins w:id="366" w:author="像个男人一样" w:date="2018-03-21T20:58:00Z"/>
                <w:rFonts w:eastAsia="SimSun"/>
                <w:b/>
                <w:bCs/>
                <w:sz w:val="28"/>
                <w:szCs w:val="24"/>
                <w:lang w:val="en-US"/>
              </w:rPr>
            </w:pPr>
            <w:ins w:id="367"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8" w:author="像个男人一样" w:date="2018-03-21T20:58:00Z"/>
                <w:rFonts w:eastAsia="SimSun"/>
                <w:b/>
                <w:bCs/>
                <w:sz w:val="28"/>
                <w:szCs w:val="24"/>
                <w:lang w:val="en-US"/>
              </w:rPr>
            </w:pPr>
            <w:ins w:id="369" w:author="像个男人一样" w:date="2018-03-21T20:58:00Z">
              <w:r>
                <w:rPr>
                  <w:rFonts w:eastAsia="SimSun" w:hint="eastAsia"/>
                  <w:b/>
                  <w:bCs/>
                  <w:sz w:val="28"/>
                  <w:szCs w:val="24"/>
                  <w:lang w:val="en-US"/>
                </w:rPr>
                <w:t>Gyroscope</w:t>
              </w:r>
            </w:ins>
          </w:p>
        </w:tc>
      </w:tr>
      <w:tr w:rsidR="0087014B" w14:paraId="4DC502D5" w14:textId="77777777">
        <w:trPr>
          <w:ins w:id="370" w:author="像个男人一样" w:date="2018-03-21T20:58:00Z"/>
        </w:trPr>
        <w:tc>
          <w:tcPr>
            <w:tcW w:w="3212" w:type="dxa"/>
          </w:tcPr>
          <w:p w14:paraId="05466FB3" w14:textId="77777777" w:rsidR="0087014B" w:rsidRDefault="00D5184D">
            <w:pPr>
              <w:rPr>
                <w:ins w:id="371" w:author="像个男人一样" w:date="2018-03-21T20:58:00Z"/>
                <w:rFonts w:eastAsia="SimSun"/>
                <w:b/>
                <w:bCs/>
                <w:sz w:val="28"/>
                <w:szCs w:val="24"/>
                <w:lang w:val="en-US"/>
              </w:rPr>
            </w:pPr>
            <w:ins w:id="372"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3" w:author="像个男人一样" w:date="2018-03-21T20:58:00Z"/>
                <w:rFonts w:eastAsia="SimSun"/>
                <w:b/>
                <w:bCs/>
                <w:sz w:val="28"/>
                <w:szCs w:val="24"/>
                <w:lang w:val="en-US"/>
              </w:rPr>
            </w:pPr>
            <w:ins w:id="374" w:author="像个男人一样" w:date="2018-03-21T20:58:00Z">
              <w:r>
                <w:rPr>
                  <w:rFonts w:eastAsia="SimSun" w:hint="eastAsia"/>
                  <w:b/>
                  <w:bCs/>
                  <w:sz w:val="28"/>
                  <w:szCs w:val="24"/>
                  <w:lang w:val="en-US"/>
                </w:rPr>
                <w:t>Accelerometer</w:t>
              </w:r>
            </w:ins>
          </w:p>
        </w:tc>
      </w:tr>
      <w:tr w:rsidR="005A09FE" w14:paraId="4956E162" w14:textId="77777777" w:rsidTr="005A09FE">
        <w:trPr>
          <w:ins w:id="375" w:author="jie sun" w:date="2018-04-08T17:08:00Z"/>
        </w:trPr>
        <w:tc>
          <w:tcPr>
            <w:tcW w:w="3212" w:type="dxa"/>
          </w:tcPr>
          <w:p w14:paraId="1A0A915A" w14:textId="77777777" w:rsidR="005A09FE" w:rsidRDefault="005A09FE" w:rsidP="006709A5">
            <w:pPr>
              <w:rPr>
                <w:ins w:id="376" w:author="jie sun" w:date="2018-04-08T17:08:00Z"/>
                <w:rFonts w:eastAsia="SimSun"/>
                <w:b/>
                <w:bCs/>
                <w:sz w:val="28"/>
                <w:szCs w:val="24"/>
                <w:lang w:val="en-US"/>
              </w:rPr>
            </w:pPr>
            <w:ins w:id="377"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8" w:author="jie sun" w:date="2018-04-08T17:08:00Z"/>
                <w:rFonts w:eastAsia="SimSun"/>
                <w:b/>
                <w:bCs/>
                <w:sz w:val="28"/>
                <w:szCs w:val="24"/>
                <w:lang w:val="en-US"/>
              </w:rPr>
            </w:pPr>
            <w:ins w:id="379"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0"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1" w:author="jie sun" w:date="2018-04-19T13:02:00Z"/>
          <w:rFonts w:eastAsia="Microsoft JhengHei"/>
        </w:rPr>
        <w:pPrChange w:id="382"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3" w:author="jie sun" w:date="2018-04-19T13:02:00Z"/>
          <w:rFonts w:eastAsia="Microsoft JhengHei"/>
        </w:rPr>
      </w:pPr>
      <w:bookmarkStart w:id="384" w:name="_Toc518649071"/>
      <w:ins w:id="385" w:author="jie sun" w:date="2018-04-19T13:02:00Z">
        <w:r>
          <w:rPr>
            <w:rFonts w:eastAsia="Microsoft JhengHei"/>
          </w:rPr>
          <w:t>Abstract</w:t>
        </w:r>
        <w:bookmarkEnd w:id="384"/>
      </w:ins>
    </w:p>
    <w:p w14:paraId="4FEC9A18" w14:textId="77777777" w:rsidR="005B71B7" w:rsidRDefault="005B71B7" w:rsidP="005B71B7">
      <w:pPr>
        <w:ind w:left="144"/>
        <w:rPr>
          <w:ins w:id="386" w:author="jie sun" w:date="2018-04-19T13:02:00Z"/>
        </w:rPr>
      </w:pPr>
      <w:ins w:id="387" w:author="jie sun" w:date="2018-04-19T13:02:00Z">
        <w:r w:rsidRPr="001F1EDA">
          <w:t xml:space="preserve">Nowadays, Artificial Intelligence (AI) has become </w:t>
        </w:r>
        <w:proofErr w:type="gramStart"/>
        <w:r w:rsidRPr="001F1EDA">
          <w:t>more and more</w:t>
        </w:r>
        <w:proofErr w:type="gramEnd"/>
        <w:r w:rsidRPr="001F1EDA">
          <w:t xml:space="preserv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t>
        </w:r>
        <w:proofErr w:type="gramStart"/>
        <w:r w:rsidRPr="001F1EDA">
          <w:t>watch</w:t>
        </w:r>
        <w:proofErr w:type="gramEnd"/>
        <w:r w:rsidRPr="001F1EDA">
          <w:t xml:space="preserve">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8" w:author="像个男人一样" w:date="2018-03-21T22:59:00Z">
          <w:pPr/>
        </w:pPrChange>
      </w:pPr>
    </w:p>
    <w:p w14:paraId="344541B8" w14:textId="77777777" w:rsidR="0087014B" w:rsidRPr="0087014B" w:rsidDel="005B71B7" w:rsidRDefault="00D5184D">
      <w:pPr>
        <w:pStyle w:val="Heading2"/>
        <w:numPr>
          <w:ilvl w:val="255"/>
          <w:numId w:val="0"/>
        </w:numPr>
        <w:ind w:left="142"/>
        <w:rPr>
          <w:ins w:id="389" w:author="像个男人一样" w:date="2018-03-21T20:19:00Z"/>
          <w:del w:id="390" w:author="jie sun" w:date="2018-04-19T13:02:00Z"/>
          <w:rFonts w:eastAsia="Microsoft JhengHei"/>
          <w:lang w:val="en-US"/>
          <w:rPrChange w:id="391" w:author="像个男人一样" w:date="2018-03-23T10:42:00Z">
            <w:rPr>
              <w:ins w:id="392" w:author="像个男人一样" w:date="2018-03-21T20:19:00Z"/>
              <w:del w:id="393" w:author="jie sun" w:date="2018-04-19T13:02:00Z"/>
              <w:rFonts w:eastAsia="SimSun"/>
              <w:lang w:val="en-US"/>
            </w:rPr>
          </w:rPrChange>
        </w:rPr>
        <w:pPrChange w:id="394" w:author="jie sun" w:date="2018-04-19T13:02:00Z">
          <w:pPr/>
        </w:pPrChange>
      </w:pPr>
      <w:bookmarkStart w:id="395" w:name="_Toc18176"/>
      <w:bookmarkStart w:id="396" w:name="_Toc7844"/>
      <w:bookmarkStart w:id="397" w:name="_Toc32232"/>
      <w:bookmarkStart w:id="398" w:name="_Toc2724"/>
      <w:bookmarkStart w:id="399" w:name="_Toc27583"/>
      <w:bookmarkStart w:id="400" w:name="_Toc10498"/>
      <w:bookmarkStart w:id="401" w:name="_Toc19716"/>
      <w:bookmarkStart w:id="402" w:name="_Toc32352"/>
      <w:bookmarkStart w:id="403" w:name="_Toc27579"/>
      <w:del w:id="404" w:author="jie sun" w:date="2018-04-19T13:02:00Z">
        <w:r w:rsidRPr="00606542" w:rsidDel="005B71B7">
          <w:rPr>
            <w:rFonts w:eastAsia="Microsoft JhengHei"/>
          </w:rPr>
          <w:delText>Acknowledgement</w:delText>
        </w:r>
      </w:del>
      <w:ins w:id="405" w:author="像个男人一样" w:date="2018-03-21T20:19:00Z">
        <w:del w:id="406" w:author="jie sun" w:date="2018-04-19T13:02:00Z">
          <w:r w:rsidDel="005B71B7">
            <w:rPr>
              <w:rFonts w:eastAsia="Microsoft JhengHei"/>
              <w:b w:val="0"/>
              <w:lang w:val="en-US"/>
              <w:rPrChange w:id="407" w:author="像个男人一样" w:date="2018-03-23T10:42:00Z">
                <w:rPr>
                  <w:rFonts w:eastAsia="SimSun"/>
                  <w:b/>
                  <w:lang w:val="en-US"/>
                </w:rPr>
              </w:rPrChange>
            </w:rPr>
            <w:delText>s</w:delText>
          </w:r>
          <w:bookmarkEnd w:id="395"/>
          <w:bookmarkEnd w:id="396"/>
          <w:bookmarkEnd w:id="397"/>
          <w:bookmarkEnd w:id="398"/>
          <w:bookmarkEnd w:id="399"/>
          <w:bookmarkEnd w:id="400"/>
          <w:bookmarkEnd w:id="401"/>
          <w:bookmarkEnd w:id="402"/>
        </w:del>
      </w:ins>
    </w:p>
    <w:p w14:paraId="5FF6FE11" w14:textId="77777777" w:rsidR="003A652C" w:rsidRPr="0087014B" w:rsidDel="005B71B7" w:rsidRDefault="00D5184D">
      <w:pPr>
        <w:ind w:left="142"/>
        <w:rPr>
          <w:ins w:id="408" w:author="像个男人一样" w:date="2018-03-21T20:19:00Z"/>
          <w:del w:id="409" w:author="jie sun" w:date="2018-04-19T13:02:00Z"/>
          <w:rPrChange w:id="410" w:author="像个男人一样" w:date="2018-03-21T23:35:00Z">
            <w:rPr>
              <w:ins w:id="411" w:author="像个男人一样" w:date="2018-03-21T20:19:00Z"/>
              <w:del w:id="412" w:author="jie sun" w:date="2018-04-19T13:02:00Z"/>
              <w:rFonts w:eastAsia="SimSun"/>
              <w:lang w:val="en-US"/>
            </w:rPr>
          </w:rPrChange>
        </w:rPr>
        <w:pPrChange w:id="413" w:author="jie sun" w:date="2018-04-19T13:02:00Z">
          <w:pPr>
            <w:pStyle w:val="Heading2"/>
            <w:numPr>
              <w:ilvl w:val="0"/>
              <w:numId w:val="0"/>
            </w:numPr>
            <w:ind w:left="144" w:firstLine="0"/>
          </w:pPr>
        </w:pPrChange>
      </w:pPr>
      <w:bookmarkStart w:id="414" w:name="_Toc13948"/>
      <w:bookmarkStart w:id="415" w:name="_Toc12245"/>
      <w:ins w:id="416" w:author="像个男人一样" w:date="2018-03-21T20:19:00Z">
        <w:del w:id="417" w:author="jie sun" w:date="2018-04-19T13:02:00Z">
          <w:r w:rsidDel="005B71B7">
            <w:rPr>
              <w:rPrChange w:id="418" w:author="像个男人一样" w:date="2018-03-21T23:35:00Z">
                <w:rPr>
                  <w:rFonts w:eastAsia="SimSun"/>
                  <w:b w:val="0"/>
                  <w:lang w:val="en-US"/>
                </w:rPr>
              </w:rPrChange>
            </w:rPr>
            <w:delText>F</w:delText>
          </w:r>
        </w:del>
      </w:ins>
      <w:ins w:id="419" w:author="像个男人一样" w:date="2018-03-21T20:53:00Z">
        <w:del w:id="420" w:author="jie sun" w:date="2018-04-19T13:02:00Z">
          <w:r w:rsidDel="005B71B7">
            <w:rPr>
              <w:rPrChange w:id="421" w:author="像个男人一样" w:date="2018-03-21T23:35:00Z">
                <w:rPr>
                  <w:b w:val="0"/>
                  <w:lang w:val="en-US"/>
                </w:rPr>
              </w:rPrChange>
            </w:rPr>
            <w:delText>ir</w:delText>
          </w:r>
        </w:del>
      </w:ins>
      <w:ins w:id="422" w:author="像个男人一样" w:date="2018-03-21T20:19:00Z">
        <w:del w:id="423" w:author="jie sun" w:date="2018-04-19T13:02:00Z">
          <w:r w:rsidDel="005B71B7">
            <w:rPr>
              <w:rPrChange w:id="424" w:author="像个男人一样" w:date="2018-03-21T23:35:00Z">
                <w:rPr>
                  <w:rFonts w:eastAsia="SimSun"/>
                  <w:b w:val="0"/>
                  <w:lang w:val="en-US"/>
                </w:rPr>
              </w:rPrChange>
            </w:rPr>
            <w:delText xml:space="preserve">st and foremost I would like </w:delText>
          </w:r>
        </w:del>
      </w:ins>
      <w:ins w:id="425" w:author="像个男人一样" w:date="2018-03-21T20:20:00Z">
        <w:del w:id="426" w:author="jie sun" w:date="2018-04-19T13:02:00Z">
          <w:r w:rsidDel="005B71B7">
            <w:rPr>
              <w:rPrChange w:id="427" w:author="像个男人一样" w:date="2018-03-21T23:35:00Z">
                <w:rPr>
                  <w:rFonts w:eastAsia="SimSun"/>
                  <w:b w:val="0"/>
                  <w:lang w:val="en-US"/>
                </w:rPr>
              </w:rPrChange>
            </w:rPr>
            <w:delText>to thank my supervisor,Dr</w:delText>
          </w:r>
        </w:del>
      </w:ins>
      <w:ins w:id="428" w:author="像个男人一样" w:date="2018-03-21T20:22:00Z">
        <w:del w:id="429" w:author="jie sun" w:date="2018-04-19T13:02:00Z">
          <w:r w:rsidDel="005B71B7">
            <w:rPr>
              <w:rPrChange w:id="430" w:author="像个男人一样" w:date="2018-03-21T23:35:00Z">
                <w:rPr>
                  <w:rFonts w:eastAsia="SimSun"/>
                  <w:b w:val="0"/>
                  <w:lang w:val="en-US"/>
                </w:rPr>
              </w:rPrChange>
            </w:rPr>
            <w:delText xml:space="preserve">. Frank Glavin for his </w:delText>
          </w:r>
        </w:del>
      </w:ins>
      <w:ins w:id="431" w:author="像个男人一样" w:date="2018-03-21T20:23:00Z">
        <w:del w:id="432" w:author="jie sun" w:date="2018-04-19T13:02:00Z">
          <w:r w:rsidDel="005B71B7">
            <w:rPr>
              <w:rPrChange w:id="433" w:author="像个男人一样" w:date="2018-03-21T23:35:00Z">
                <w:rPr>
                  <w:rFonts w:eastAsia="SimSun"/>
                  <w:b w:val="0"/>
                  <w:lang w:val="en-US"/>
                </w:rPr>
              </w:rPrChange>
            </w:rPr>
            <w:delText>continued support</w:delText>
          </w:r>
        </w:del>
        <w:del w:id="434" w:author="jie sun" w:date="2018-04-08T14:56:00Z">
          <w:r w:rsidDel="004061F9">
            <w:rPr>
              <w:rPrChange w:id="435" w:author="像个男人一样" w:date="2018-03-21T23:35:00Z">
                <w:rPr>
                  <w:rFonts w:eastAsia="SimSun"/>
                  <w:b w:val="0"/>
                  <w:lang w:val="en-US"/>
                </w:rPr>
              </w:rPrChange>
            </w:rPr>
            <w:delText xml:space="preserve">, </w:delText>
          </w:r>
        </w:del>
        <w:del w:id="436" w:author="jie sun" w:date="2018-04-19T13:02:00Z">
          <w:r w:rsidDel="005B71B7">
            <w:rPr>
              <w:rPrChange w:id="437" w:author="像个男人一样" w:date="2018-03-21T23:35:00Z">
                <w:rPr>
                  <w:rFonts w:eastAsia="SimSun"/>
                  <w:b w:val="0"/>
                  <w:lang w:val="en-US"/>
                </w:rPr>
              </w:rPrChange>
            </w:rPr>
            <w:delText xml:space="preserve">specially for me, since I nearly did my internship in some company for </w:delText>
          </w:r>
        </w:del>
      </w:ins>
      <w:ins w:id="438" w:author="像个男人一样" w:date="2018-03-21T20:24:00Z">
        <w:del w:id="439" w:author="jie sun" w:date="2018-04-19T13:02:00Z">
          <w:r w:rsidDel="005B71B7">
            <w:rPr>
              <w:rPrChange w:id="440" w:author="像个男人一样" w:date="2018-03-21T23:35:00Z">
                <w:rPr>
                  <w:rFonts w:eastAsia="SimSun"/>
                  <w:b w:val="0"/>
                  <w:lang w:val="en-US"/>
                </w:rPr>
              </w:rPrChange>
            </w:rPr>
            <w:delText xml:space="preserve">more than </w:delText>
          </w:r>
        </w:del>
      </w:ins>
      <w:ins w:id="441" w:author="像个男人一样" w:date="2018-04-07T21:22:00Z">
        <w:del w:id="442" w:author="jie sun" w:date="2018-04-08T17:55:00Z">
          <w:r w:rsidDel="009438D9">
            <w:rPr>
              <w:rFonts w:hint="eastAsia"/>
              <w:lang w:val="en-US"/>
            </w:rPr>
            <w:delText xml:space="preserve">an </w:delText>
          </w:r>
        </w:del>
      </w:ins>
      <w:ins w:id="443" w:author="像个男人一样" w:date="2018-03-21T20:24:00Z">
        <w:del w:id="444" w:author="jie sun" w:date="2018-04-19T13:02:00Z">
          <w:r w:rsidDel="005B71B7">
            <w:rPr>
              <w:rPrChange w:id="445" w:author="像个男人一样" w:date="2018-03-21T23:35:00Z">
                <w:rPr>
                  <w:rFonts w:eastAsia="SimSun"/>
                  <w:b w:val="0"/>
                  <w:lang w:val="en-US"/>
                </w:rPr>
              </w:rPrChange>
            </w:rPr>
            <w:delText xml:space="preserve">half year </w:delText>
          </w:r>
        </w:del>
        <w:del w:id="446" w:author="jie sun" w:date="2018-04-08T14:57:00Z">
          <w:r w:rsidDel="008D5450">
            <w:rPr>
              <w:rPrChange w:id="447" w:author="像个男人一样" w:date="2018-03-21T23:35:00Z">
                <w:rPr>
                  <w:rFonts w:eastAsia="SimSun"/>
                  <w:b w:val="0"/>
                  <w:lang w:val="en-US"/>
                </w:rPr>
              </w:rPrChange>
            </w:rPr>
            <w:delText xml:space="preserve"> </w:delText>
          </w:r>
        </w:del>
        <w:del w:id="448" w:author="jie sun" w:date="2018-04-19T13:02:00Z">
          <w:r w:rsidDel="005B71B7">
            <w:rPr>
              <w:rPrChange w:id="449" w:author="像个男人一样" w:date="2018-03-21T23:35:00Z">
                <w:rPr>
                  <w:rFonts w:eastAsia="SimSun"/>
                  <w:b w:val="0"/>
                  <w:lang w:val="en-US"/>
                </w:rPr>
              </w:rPrChange>
            </w:rPr>
            <w:delText xml:space="preserve">in the second academic year. </w:delText>
          </w:r>
        </w:del>
      </w:ins>
      <w:ins w:id="450" w:author="像个男人一样" w:date="2018-03-21T20:25:00Z">
        <w:del w:id="451" w:author="jie sun" w:date="2018-04-19T13:02:00Z">
          <w:r w:rsidDel="005B71B7">
            <w:rPr>
              <w:rPrChange w:id="452" w:author="像个男人一样" w:date="2018-03-21T23:35:00Z">
                <w:rPr>
                  <w:rFonts w:eastAsia="SimSun"/>
                  <w:b w:val="0"/>
                  <w:lang w:val="en-US"/>
                </w:rPr>
              </w:rPrChange>
            </w:rPr>
            <w:delText xml:space="preserve"> However, it is still going well due to Dr.Frank paying lots atten</w:delText>
          </w:r>
        </w:del>
      </w:ins>
      <w:ins w:id="453" w:author="像个男人一样" w:date="2018-03-21T20:26:00Z">
        <w:del w:id="454" w:author="jie sun" w:date="2018-04-19T13:02:00Z">
          <w:r w:rsidDel="005B71B7">
            <w:rPr>
              <w:rPrChange w:id="455" w:author="像个男人一样" w:date="2018-03-21T23:35:00Z">
                <w:rPr>
                  <w:rFonts w:eastAsia="SimSun"/>
                  <w:b w:val="0"/>
                  <w:lang w:val="en-US"/>
                </w:rPr>
              </w:rPrChange>
            </w:rPr>
            <w:delText xml:space="preserve">tion to me and checking the progress almost once a week, </w:delText>
          </w:r>
        </w:del>
      </w:ins>
      <w:ins w:id="456" w:author="像个男人一样" w:date="2018-03-21T20:27:00Z">
        <w:del w:id="457" w:author="jie sun" w:date="2018-04-19T13:02:00Z">
          <w:r w:rsidDel="005B71B7">
            <w:rPr>
              <w:rPrChange w:id="458" w:author="像个男人一样" w:date="2018-03-21T23:35:00Z">
                <w:rPr>
                  <w:rFonts w:eastAsia="SimSun"/>
                  <w:b w:val="0"/>
                  <w:lang w:val="en-US"/>
                </w:rPr>
              </w:rPrChange>
            </w:rPr>
            <w:delText>that I appreciate so much.</w:delText>
          </w:r>
          <w:bookmarkEnd w:id="414"/>
          <w:bookmarkEnd w:id="415"/>
          <w:r w:rsidDel="005B71B7">
            <w:rPr>
              <w:rPrChange w:id="459" w:author="像个男人一样" w:date="2018-03-21T23:35:00Z">
                <w:rPr>
                  <w:rFonts w:eastAsia="SimSun"/>
                  <w:b w:val="0"/>
                  <w:lang w:val="en-US"/>
                </w:rPr>
              </w:rPrChange>
            </w:rPr>
            <w:delText xml:space="preserve"> </w:delText>
          </w:r>
        </w:del>
      </w:ins>
    </w:p>
    <w:p w14:paraId="217DC44B" w14:textId="77777777" w:rsidR="0087014B" w:rsidDel="005B71B7" w:rsidRDefault="00D5184D">
      <w:pPr>
        <w:pStyle w:val="Heading2"/>
        <w:pageBreakBefore/>
        <w:numPr>
          <w:ilvl w:val="0"/>
          <w:numId w:val="0"/>
          <w:ins w:id="460" w:author="jie sun" w:date="1900-01-01T00:00:00Z"/>
        </w:numPr>
        <w:ind w:left="142"/>
        <w:rPr>
          <w:del w:id="461" w:author="jie sun" w:date="2018-04-19T13:02:00Z"/>
          <w:rFonts w:eastAsia="Microsoft JhengHei"/>
        </w:rPr>
        <w:pPrChange w:id="462" w:author="jie sun" w:date="2018-04-19T13:02:00Z">
          <w:pPr>
            <w:pStyle w:val="Heading2"/>
            <w:numPr>
              <w:ilvl w:val="0"/>
              <w:numId w:val="0"/>
            </w:numPr>
            <w:ind w:left="144" w:firstLine="0"/>
          </w:pPr>
        </w:pPrChange>
      </w:pPr>
      <w:bookmarkStart w:id="463" w:name="_Toc21509"/>
      <w:bookmarkStart w:id="464" w:name="_Toc32255"/>
      <w:bookmarkStart w:id="465" w:name="_Toc21510"/>
      <w:bookmarkStart w:id="466" w:name="_Toc17542"/>
      <w:bookmarkStart w:id="467" w:name="_Toc11628"/>
      <w:bookmarkStart w:id="468" w:name="_Toc1224"/>
      <w:bookmarkStart w:id="469" w:name="_Toc11434"/>
      <w:bookmarkStart w:id="470" w:name="_Toc15101"/>
      <w:bookmarkStart w:id="471" w:name="_Toc16571"/>
      <w:del w:id="472" w:author="像个男人一样" w:date="2018-03-21T20:18:00Z">
        <w:r>
          <w:rPr>
            <w:rFonts w:eastAsia="SimSun" w:hint="eastAsia"/>
          </w:rPr>
          <w:delText>：</w:delText>
        </w:r>
      </w:del>
      <w:bookmarkEnd w:id="403"/>
      <w:bookmarkEnd w:id="463"/>
      <w:bookmarkEnd w:id="464"/>
      <w:bookmarkEnd w:id="465"/>
      <w:bookmarkEnd w:id="466"/>
      <w:bookmarkEnd w:id="467"/>
      <w:bookmarkEnd w:id="468"/>
      <w:bookmarkEnd w:id="469"/>
      <w:bookmarkEnd w:id="470"/>
      <w:bookmarkEnd w:id="471"/>
    </w:p>
    <w:p w14:paraId="70E03D39" w14:textId="77777777" w:rsidR="0087014B" w:rsidDel="005B71B7" w:rsidRDefault="00D5184D">
      <w:pPr>
        <w:pStyle w:val="Heading2"/>
        <w:numPr>
          <w:ilvl w:val="255"/>
          <w:numId w:val="0"/>
        </w:numPr>
        <w:ind w:left="142" w:firstLine="240"/>
        <w:rPr>
          <w:ins w:id="473" w:author="像个男人一样" w:date="2018-03-21T20:33:00Z"/>
          <w:del w:id="474" w:author="jie sun" w:date="2018-04-19T13:02:00Z"/>
          <w:rFonts w:eastAsia="Microsoft JhengHei"/>
        </w:rPr>
        <w:pPrChange w:id="475" w:author="jie sun" w:date="2018-04-19T13:02:00Z">
          <w:pPr>
            <w:pStyle w:val="Heading2"/>
            <w:numPr>
              <w:ilvl w:val="0"/>
              <w:numId w:val="0"/>
            </w:numPr>
            <w:ind w:left="144" w:firstLine="0"/>
          </w:pPr>
        </w:pPrChange>
      </w:pPr>
      <w:bookmarkStart w:id="476" w:name="_Toc17437"/>
      <w:bookmarkStart w:id="477" w:name="_Toc28407"/>
      <w:bookmarkStart w:id="478" w:name="_Toc22896"/>
      <w:bookmarkStart w:id="479" w:name="_Toc15158"/>
      <w:bookmarkStart w:id="480" w:name="_Toc20397"/>
      <w:bookmarkStart w:id="481" w:name="_Toc29505"/>
      <w:bookmarkStart w:id="482" w:name="_Toc30591"/>
      <w:bookmarkStart w:id="483" w:name="_Toc24662"/>
      <w:bookmarkStart w:id="484" w:name="_Toc29068"/>
      <w:del w:id="485" w:author="jie sun" w:date="2018-04-19T13:02:00Z">
        <w:r w:rsidDel="005B71B7">
          <w:rPr>
            <w:rFonts w:eastAsia="Microsoft JhengHei"/>
          </w:rPr>
          <w:delText>Abstract</w:delText>
        </w:r>
      </w:del>
      <w:bookmarkEnd w:id="476"/>
      <w:bookmarkEnd w:id="477"/>
      <w:bookmarkEnd w:id="478"/>
      <w:bookmarkEnd w:id="479"/>
      <w:bookmarkEnd w:id="480"/>
      <w:bookmarkEnd w:id="481"/>
      <w:bookmarkEnd w:id="482"/>
      <w:bookmarkEnd w:id="483"/>
      <w:bookmarkEnd w:id="484"/>
    </w:p>
    <w:p w14:paraId="65999496" w14:textId="77777777" w:rsidR="005B71B7" w:rsidRDefault="00D5184D">
      <w:pPr>
        <w:ind w:left="142"/>
        <w:rPr>
          <w:ins w:id="486" w:author="jie sun" w:date="2018-04-19T13:02:00Z"/>
        </w:rPr>
        <w:pPrChange w:id="487" w:author="jie sun" w:date="2018-04-19T13:02:00Z">
          <w:pPr>
            <w:ind w:left="144"/>
          </w:pPr>
        </w:pPrChange>
      </w:pPr>
      <w:bookmarkStart w:id="488" w:name="_Toc17360"/>
      <w:bookmarkStart w:id="489" w:name="_Toc2039"/>
      <w:ins w:id="490" w:author="像个男人一样" w:date="2018-03-21T20:39: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 xml:space="preserve">Nowadays, </w:delText>
          </w:r>
        </w:del>
      </w:ins>
      <w:ins w:id="493" w:author="像个男人一样" w:date="2018-03-21T20:40: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Artificial Intelligence (</w:delText>
          </w:r>
        </w:del>
      </w:ins>
      <w:ins w:id="496" w:author="像个男人一样" w:date="2018-03-21T20:41: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AI</w:delText>
          </w:r>
        </w:del>
      </w:ins>
      <w:ins w:id="499" w:author="像个男人一样" w:date="2018-03-21T20:40: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w:delText>
          </w:r>
        </w:del>
      </w:ins>
      <w:ins w:id="502" w:author="像个男人一样" w:date="2018-03-21T20:41: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 xml:space="preserve"> </w:delText>
          </w:r>
        </w:del>
      </w:ins>
      <w:ins w:id="505" w:author="像个男人一样" w:date="2018-03-21T20:42: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has become more and m</w:delText>
          </w:r>
        </w:del>
      </w:ins>
      <w:ins w:id="508" w:author="像个男人一样" w:date="2018-03-21T20:43:00Z">
        <w:del w:id="509" w:author="jie sun" w:date="2018-04-19T13:02:00Z">
          <w:r w:rsidDel="005B71B7">
            <w:rPr>
              <w:rPrChange w:id="51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1" w:author="像个男人一样" w:date="2018-03-21T20:45: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4" w:author="像个男人一样" w:date="2018-03-21T20:46: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ithm is not</w:delText>
          </w:r>
        </w:del>
      </w:ins>
      <w:ins w:id="517" w:author="像个男人一样" w:date="2018-03-21T20:57: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 a </w:delText>
          </w:r>
        </w:del>
      </w:ins>
      <w:ins w:id="520" w:author="像个男人一样" w:date="2018-03-21T20:46: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strangle </w:delText>
          </w:r>
        </w:del>
      </w:ins>
      <w:ins w:id="523" w:author="像个男人一样" w:date="2018-03-21T20:47: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6" w:author="像个男人一样" w:date="2018-03-21T20:48:00Z">
        <w:del w:id="527" w:author="jie sun" w:date="2018-04-19T13:02:00Z">
          <w:r w:rsidDel="005B71B7">
            <w:rPr>
              <w:rPrChange w:id="528" w:author="像个男人一样" w:date="2018-03-21T23:34:00Z">
                <w:rPr>
                  <w:rFonts w:eastAsiaTheme="majorEastAsia" w:cstheme="majorBidi"/>
                  <w:color w:val="000000" w:themeColor="text1"/>
                  <w:sz w:val="32"/>
                  <w:szCs w:val="26"/>
                  <w:lang w:val="en-US"/>
                </w:rPr>
              </w:rPrChange>
            </w:rPr>
            <w:delText xml:space="preserve">robot, but also </w:delText>
          </w:r>
        </w:del>
      </w:ins>
      <w:ins w:id="529" w:author="像个男人一样" w:date="2018-03-21T20:57:00Z">
        <w:del w:id="530" w:author="jie sun" w:date="2018-04-19T01:30:00Z">
          <w:r w:rsidDel="00D27F5B">
            <w:rPr>
              <w:rPrChange w:id="531" w:author="像个男人一样" w:date="2018-03-21T23:34:00Z">
                <w:rPr>
                  <w:rFonts w:eastAsiaTheme="majorEastAsia" w:cstheme="majorBidi"/>
                  <w:color w:val="000000" w:themeColor="text1"/>
                  <w:sz w:val="32"/>
                  <w:szCs w:val="26"/>
                  <w:lang w:val="en-US"/>
                </w:rPr>
              </w:rPrChange>
            </w:rPr>
            <w:delText>n</w:delText>
          </w:r>
        </w:del>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 xml:space="preserve"> </w:delText>
          </w:r>
        </w:del>
      </w:ins>
      <w:ins w:id="534" w:author="像个男人一样" w:date="2018-03-21T20:48: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our daily lives, such as iPhone</w:delText>
          </w:r>
        </w:del>
      </w:ins>
      <w:ins w:id="537" w:author="像个男人一样" w:date="2018-03-21T20:56:00Z">
        <w:del w:id="538" w:author="jie sun" w:date="2018-04-19T13:02:00Z">
          <w:r w:rsidDel="005B71B7">
            <w:rPr>
              <w:rPrChange w:id="539" w:author="像个男人一样" w:date="2018-03-21T23:34:00Z">
                <w:rPr>
                  <w:rFonts w:eastAsiaTheme="majorEastAsia" w:cstheme="majorBidi"/>
                  <w:color w:val="000000" w:themeColor="text1"/>
                  <w:sz w:val="32"/>
                  <w:szCs w:val="26"/>
                  <w:lang w:val="en-US"/>
                </w:rPr>
              </w:rPrChange>
            </w:rPr>
            <w:delText>, iPad</w:delText>
          </w:r>
        </w:del>
        <w:del w:id="540" w:author="jie sun" w:date="2018-04-08T14:56:00Z">
          <w:r w:rsidDel="00D650DD">
            <w:rPr>
              <w:rPrChange w:id="541" w:author="像个男人一样" w:date="2018-03-21T23:34:00Z">
                <w:rPr>
                  <w:rFonts w:eastAsiaTheme="majorEastAsia" w:cstheme="majorBidi"/>
                  <w:color w:val="000000" w:themeColor="text1"/>
                  <w:sz w:val="32"/>
                  <w:szCs w:val="26"/>
                  <w:lang w:val="en-US"/>
                </w:rPr>
              </w:rPrChange>
            </w:rPr>
            <w:delText xml:space="preserve"> ,</w:delText>
          </w:r>
        </w:del>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4" w:author="像个男人一样" w:date="2018-03-21T20:57: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7" w:author="像个男人一样" w:date="2018-03-21T20:58:00Z">
        <w:del w:id="548" w:author="jie sun" w:date="2018-04-19T13:02:00Z">
          <w:r w:rsidDel="005B71B7">
            <w:rPr>
              <w:rPrChange w:id="549" w:author="像个男人一样" w:date="2018-03-21T23:34:00Z">
                <w:rPr>
                  <w:rFonts w:eastAsiaTheme="majorEastAsia" w:cstheme="majorBidi"/>
                  <w:color w:val="000000" w:themeColor="text1"/>
                  <w:sz w:val="32"/>
                  <w:szCs w:val="26"/>
                  <w:lang w:val="en-US"/>
                </w:rPr>
              </w:rPrChange>
            </w:rPr>
            <w:delText>devices, Accelerometer and Gyroscope</w:delText>
          </w:r>
        </w:del>
        <w:del w:id="550" w:author="jie sun" w:date="2018-04-08T14:56:00Z">
          <w:r w:rsidDel="00D650DD">
            <w:rPr>
              <w:rPrChange w:id="551" w:author="像个男人一样" w:date="2018-03-21T23:34:00Z">
                <w:rPr>
                  <w:rFonts w:eastAsiaTheme="majorEastAsia" w:cstheme="majorBidi"/>
                  <w:color w:val="000000" w:themeColor="text1"/>
                  <w:sz w:val="32"/>
                  <w:szCs w:val="26"/>
                  <w:lang w:val="en-US"/>
                </w:rPr>
              </w:rPrChange>
            </w:rPr>
            <w:delText xml:space="preserve"> </w:delText>
          </w:r>
        </w:del>
        <w:del w:id="552" w:author="jie sun" w:date="2018-04-19T13:02:00Z">
          <w:r w:rsidDel="005B71B7">
            <w:rPr>
              <w:rPrChange w:id="553" w:author="像个男人一样" w:date="2018-03-21T23:34:00Z">
                <w:rPr>
                  <w:rFonts w:eastAsiaTheme="majorEastAsia" w:cstheme="majorBidi"/>
                  <w:color w:val="000000" w:themeColor="text1"/>
                  <w:sz w:val="32"/>
                  <w:szCs w:val="26"/>
                  <w:lang w:val="en-US"/>
                </w:rPr>
              </w:rPrChange>
            </w:rPr>
            <w:delText>, how they work</w:delText>
          </w:r>
        </w:del>
      </w:ins>
      <w:ins w:id="554" w:author="像个男人一样" w:date="2018-03-23T10:48:00Z">
        <w:del w:id="555" w:author="jie sun" w:date="2018-04-19T13:02:00Z">
          <w:r w:rsidDel="005B71B7">
            <w:rPr>
              <w:rFonts w:hint="eastAsia"/>
              <w:lang w:val="en-US"/>
            </w:rPr>
            <w:delText xml:space="preserve"> </w:delText>
          </w:r>
        </w:del>
      </w:ins>
      <w:ins w:id="556" w:author="像个男人一样" w:date="2018-03-21T20:58: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and how </w:delText>
          </w:r>
        </w:del>
      </w:ins>
      <w:ins w:id="559" w:author="像个男人一样" w:date="2018-03-21T20:59: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 xml:space="preserve">they are used </w:delText>
          </w:r>
        </w:del>
      </w:ins>
      <w:ins w:id="562" w:author="像个男人一样" w:date="2018-03-21T21:00: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with some recognition algorith</w:delText>
          </w:r>
        </w:del>
      </w:ins>
      <w:ins w:id="565" w:author="像个男人一样" w:date="2018-03-21T21:01: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8" w:author="像个男人一样" w:date="2018-03-21T21:06:00Z">
        <w:del w:id="569" w:author="jie sun" w:date="2018-04-19T13:02:00Z">
          <w:r w:rsidDel="005B71B7">
            <w:rPr>
              <w:rPrChange w:id="570" w:author="像个男人一样" w:date="2018-03-21T23:34:00Z">
                <w:rPr>
                  <w:rFonts w:eastAsiaTheme="majorEastAsia" w:cstheme="majorBidi"/>
                  <w:color w:val="000000" w:themeColor="text1"/>
                  <w:sz w:val="32"/>
                  <w:szCs w:val="26"/>
                  <w:lang w:val="en-US"/>
                </w:rPr>
              </w:rPrChange>
            </w:rPr>
            <w:delText xml:space="preserve"> hypothesis</w:delText>
          </w:r>
        </w:del>
        <w:del w:id="571" w:author="jie sun" w:date="2018-04-19T01:31:00Z">
          <w:r w:rsidDel="001E320F">
            <w:rPr>
              <w:rPrChange w:id="572" w:author="像个男人一样" w:date="2018-03-21T23:34:00Z">
                <w:rPr>
                  <w:rFonts w:eastAsiaTheme="majorEastAsia" w:cstheme="majorBidi"/>
                  <w:color w:val="000000" w:themeColor="text1"/>
                  <w:sz w:val="32"/>
                  <w:szCs w:val="26"/>
                  <w:lang w:val="en-US"/>
                </w:rPr>
              </w:rPrChange>
            </w:rPr>
            <w:delText xml:space="preserve"> </w:delText>
          </w:r>
        </w:del>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5" w:author="像个男人一样" w:date="2018-03-21T21:07:00Z">
        <w:del w:id="576" w:author="jie sun" w:date="2018-04-19T13:02:00Z">
          <w:r w:rsidDel="005B71B7">
            <w:rPr>
              <w:rPrChange w:id="57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8"/>
          <w:bookmarkEnd w:id="489"/>
          <w:r w:rsidDel="005B71B7">
            <w:rPr>
              <w:rPrChange w:id="578"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9" w:author="jie sun" w:date="2018-04-19T13:02:00Z"/>
          <w:rFonts w:eastAsia="Microsoft JhengHei"/>
          <w:lang w:val="en-US"/>
        </w:rPr>
      </w:pPr>
      <w:bookmarkStart w:id="580" w:name="_Toc518649072"/>
      <w:ins w:id="581" w:author="jie sun" w:date="2018-04-19T13:02:00Z">
        <w:r w:rsidRPr="00606542">
          <w:rPr>
            <w:rFonts w:eastAsia="Microsoft JhengHei"/>
          </w:rPr>
          <w:t>Acknowledgement</w:t>
        </w:r>
        <w:r w:rsidRPr="001F1EDA">
          <w:rPr>
            <w:rFonts w:eastAsia="Microsoft JhengHei"/>
            <w:lang w:val="en-US"/>
          </w:rPr>
          <w:t>s</w:t>
        </w:r>
        <w:bookmarkEnd w:id="580"/>
      </w:ins>
    </w:p>
    <w:p w14:paraId="4E36CD63" w14:textId="77777777" w:rsidR="005B71B7" w:rsidRDefault="005B71B7" w:rsidP="005B71B7">
      <w:pPr>
        <w:ind w:left="144"/>
        <w:rPr>
          <w:ins w:id="582" w:author="jie sun" w:date="2018-04-19T13:02:00Z"/>
        </w:rPr>
      </w:pPr>
      <w:proofErr w:type="gramStart"/>
      <w:ins w:id="583" w:author="jie sun" w:date="2018-04-19T13:02:00Z">
        <w:r w:rsidRPr="001F1EDA">
          <w:t>First and foremost</w:t>
        </w:r>
        <w:proofErr w:type="gramEnd"/>
        <w:r>
          <w:t>,</w:t>
        </w:r>
        <w:r w:rsidRPr="001F1EDA">
          <w:t xml:space="preserve"> I would like to thank my supervisor,</w:t>
        </w:r>
        <w:r>
          <w:t xml:space="preserve"> </w:t>
        </w:r>
        <w:proofErr w:type="spellStart"/>
        <w:r w:rsidRPr="001F1EDA">
          <w:t>Dr.</w:t>
        </w:r>
        <w:proofErr w:type="spellEnd"/>
        <w:r w:rsidRPr="001F1EDA">
          <w:t xml:space="preserve"> Frank Glavin for his continued support</w:t>
        </w:r>
        <w:r>
          <w:t>, e</w:t>
        </w:r>
        <w:r w:rsidRPr="001F1EDA">
          <w:t xml:space="preserve">specially for me, since I nearly did my internship in some company for more than half year in the second academic year.  However, it is still going well due to </w:t>
        </w:r>
        <w:proofErr w:type="spellStart"/>
        <w:proofErr w:type="gramStart"/>
        <w:r w:rsidRPr="001F1EDA">
          <w:t>Dr.Frank</w:t>
        </w:r>
        <w:proofErr w:type="spellEnd"/>
        <w:proofErr w:type="gramEnd"/>
        <w:r w:rsidRPr="001F1EDA">
          <w:t xml:space="preserve"> paying lots attention to me and checking the progress almost once a week</w:t>
        </w:r>
      </w:ins>
      <w:ins w:id="584" w:author="JIE  SUN" w:date="2018-06-25T15:58:00Z">
        <w:r w:rsidR="00642E86">
          <w:t xml:space="preserve"> </w:t>
        </w:r>
      </w:ins>
      <w:ins w:id="585" w:author="jie sun" w:date="2018-04-19T13:02:00Z">
        <w:del w:id="586"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7" w:author="像个男人一样" w:date="2018-03-21T23:34:00Z">
            <w:rPr>
              <w:rFonts w:eastAsia="SimSun"/>
              <w:lang w:val="en-US"/>
            </w:rPr>
          </w:rPrChange>
        </w:rPr>
        <w:pPrChange w:id="588"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89" w:name="_Toc6887"/>
      <w:bookmarkStart w:id="590" w:name="_Toc6089"/>
      <w:bookmarkStart w:id="591" w:name="_Toc5511"/>
      <w:bookmarkStart w:id="592" w:name="_Toc8365"/>
      <w:bookmarkStart w:id="593" w:name="_Toc10224"/>
      <w:bookmarkStart w:id="594" w:name="_Toc11972"/>
      <w:bookmarkStart w:id="595" w:name="_Toc14479"/>
      <w:bookmarkStart w:id="596" w:name="_Toc6364"/>
      <w:bookmarkStart w:id="597" w:name="_Toc4165"/>
      <w:bookmarkStart w:id="598" w:name="_Toc518649073"/>
      <w:r>
        <w:t>Introduction</w:t>
      </w:r>
      <w:bookmarkEnd w:id="589"/>
      <w:bookmarkEnd w:id="590"/>
      <w:bookmarkEnd w:id="591"/>
      <w:bookmarkEnd w:id="592"/>
      <w:bookmarkEnd w:id="593"/>
      <w:bookmarkEnd w:id="594"/>
      <w:bookmarkEnd w:id="595"/>
      <w:bookmarkEnd w:id="596"/>
      <w:bookmarkEnd w:id="597"/>
      <w:bookmarkEnd w:id="598"/>
    </w:p>
    <w:p w14:paraId="4F0D3CD1" w14:textId="2821427D" w:rsidR="0087014B" w:rsidRDefault="00D5184D">
      <w:pPr>
        <w:pStyle w:val="Heading2"/>
      </w:pPr>
      <w:bookmarkStart w:id="599" w:name="_Toc20180"/>
      <w:bookmarkStart w:id="600" w:name="_Toc15649"/>
      <w:bookmarkStart w:id="601" w:name="_Toc21989"/>
      <w:bookmarkStart w:id="602" w:name="_Toc29909"/>
      <w:bookmarkStart w:id="603" w:name="_Toc4817"/>
      <w:bookmarkStart w:id="604" w:name="_Toc29902"/>
      <w:bookmarkStart w:id="605" w:name="_Toc9730"/>
      <w:bookmarkStart w:id="606" w:name="_Toc24188"/>
      <w:bookmarkStart w:id="607" w:name="_Toc2162"/>
      <w:bookmarkStart w:id="608" w:name="_Toc518649074"/>
      <w:r>
        <w:t>Background Information</w:t>
      </w:r>
      <w:bookmarkEnd w:id="599"/>
      <w:bookmarkEnd w:id="600"/>
      <w:bookmarkEnd w:id="601"/>
      <w:bookmarkEnd w:id="602"/>
      <w:bookmarkEnd w:id="603"/>
      <w:bookmarkEnd w:id="604"/>
      <w:bookmarkEnd w:id="605"/>
      <w:bookmarkEnd w:id="606"/>
      <w:bookmarkEnd w:id="607"/>
      <w:bookmarkEnd w:id="608"/>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09" w:name="OLE_LINK12"/>
      <w:r w:rsidR="00741094">
        <w:t>action r</w:t>
      </w:r>
      <w:r w:rsidR="004F1468">
        <w:t xml:space="preserve">ecognition </w:t>
      </w:r>
      <w:bookmarkStart w:id="610" w:name="OLE_LINK45"/>
      <w:bookmarkStart w:id="611" w:name="OLE_LINK46"/>
      <w:bookmarkEnd w:id="609"/>
      <w:r w:rsidR="00741094">
        <w:t xml:space="preserve">technologies </w:t>
      </w:r>
      <w:bookmarkEnd w:id="610"/>
      <w:bookmarkEnd w:id="611"/>
      <w:r w:rsidR="00741094">
        <w:t>have already</w:t>
      </w:r>
      <w:r>
        <w:t xml:space="preserve"> </w:t>
      </w:r>
      <w:bookmarkStart w:id="612" w:name="OLE_LINK38"/>
      <w:r>
        <w:t>permeate</w:t>
      </w:r>
      <w:r w:rsidR="00741094">
        <w:t>d</w:t>
      </w:r>
      <w:r>
        <w:t xml:space="preserve"> </w:t>
      </w:r>
      <w:bookmarkEnd w:id="612"/>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13" w:author="像个男人一样" w:date="2018-03-23T10:52:00Z">
        <w:r>
          <w:rPr>
            <w:rFonts w:hint="eastAsia"/>
            <w:lang w:val="en-US"/>
          </w:rPr>
          <w:t>y</w:t>
        </w:r>
      </w:ins>
      <w:r>
        <w:t xml:space="preserve"> smart watch that help</w:t>
      </w:r>
      <w:ins w:id="614" w:author="像个男人一样" w:date="2018-03-23T10:52:00Z">
        <w:r>
          <w:rPr>
            <w:rFonts w:hint="eastAsia"/>
            <w:lang w:val="en-US"/>
          </w:rPr>
          <w:t>s</w:t>
        </w:r>
      </w:ins>
      <w:r>
        <w:t xml:space="preserve"> us to record</w:t>
      </w:r>
      <w:del w:id="615" w:author="像个男人一样" w:date="2018-03-23T10:52:00Z">
        <w:r>
          <w:rPr>
            <w:lang w:val="en-US"/>
          </w:rPr>
          <w:delText>in</w:delText>
        </w:r>
      </w:del>
      <w:ins w:id="616" w:author="像个男人一样" w:date="2018-03-23T10:52:00Z">
        <w:r>
          <w:rPr>
            <w:rFonts w:hint="eastAsia"/>
            <w:lang w:val="en-US"/>
          </w:rPr>
          <w:t>e</w:t>
        </w:r>
      </w:ins>
      <w:del w:id="617"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proofErr w:type="gramStart"/>
      <w:r>
        <w:t>is</w:t>
      </w:r>
      <w:proofErr w:type="gramEnd"/>
      <w:r>
        <w:t xml:space="preserve">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8" w:author="jie sun" w:date="2018-04-19T00:56:00Z">
        <w:r w:rsidDel="0090293C">
          <w:rPr>
            <w:rFonts w:hint="eastAsia"/>
            <w:lang w:val="en-US"/>
          </w:rPr>
          <w:delText xml:space="preserve">some </w:delText>
        </w:r>
      </w:del>
      <w:ins w:id="619" w:author="jie sun" w:date="2018-04-19T00:56:00Z">
        <w:r w:rsidR="0090293C">
          <w:rPr>
            <w:lang w:val="en-US"/>
          </w:rPr>
          <w:t>a</w:t>
        </w:r>
        <w:r w:rsidR="0090293C">
          <w:rPr>
            <w:rFonts w:hint="eastAsia"/>
            <w:lang w:val="en-US"/>
          </w:rPr>
          <w:t xml:space="preserve"> </w:t>
        </w:r>
      </w:ins>
      <w:r>
        <w:rPr>
          <w:rFonts w:hint="eastAsia"/>
          <w:lang w:val="en-US"/>
        </w:rPr>
        <w:t>new product</w:t>
      </w:r>
      <w:ins w:id="620" w:author="jie sun" w:date="2018-04-19T01:09:00Z">
        <w:r w:rsidR="0040338A">
          <w:rPr>
            <w:lang w:val="en-US"/>
          </w:rPr>
          <w:t xml:space="preserve">, a </w:t>
        </w:r>
      </w:ins>
      <w:ins w:id="621" w:author="jie sun" w:date="2018-04-19T01:10:00Z">
        <w:r w:rsidR="0040338A">
          <w:rPr>
            <w:lang w:val="en-US"/>
          </w:rPr>
          <w:t>multiple function glow-stick</w:t>
        </w:r>
      </w:ins>
      <w:r>
        <w:rPr>
          <w:rFonts w:hint="eastAsia"/>
          <w:lang w:val="en-US"/>
        </w:rPr>
        <w:t xml:space="preserve"> maybe it will appear in </w:t>
      </w:r>
      <w:del w:id="622"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 xml:space="preserve">example, some players of racing game on iPhone sometimes will think of how the phone can be used to implement this kind of games. Here, this dissertation explains this confusion or technology in two parts, </w:t>
      </w:r>
      <w:proofErr w:type="gramStart"/>
      <w:r>
        <w:rPr>
          <w:lang w:val="en-US"/>
        </w:rPr>
        <w:t>hardware</w:t>
      </w:r>
      <w:proofErr w:type="gramEnd"/>
      <w:r>
        <w:rPr>
          <w:lang w:val="en-US"/>
        </w:rPr>
        <w:t xml:space="preserv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w:t>
      </w:r>
      <w:r>
        <w:rPr>
          <w:lang w:val="en-US"/>
        </w:rPr>
        <w:lastRenderedPageBreak/>
        <w:t xml:space="preserve">technology and many kinds of advanced algorithms have been researched and used in many fields, some relevant algorithms such as </w:t>
      </w:r>
      <w:bookmarkStart w:id="623" w:name="OLE_LINK49"/>
      <w:bookmarkStart w:id="624" w:name="OLE_LINK50"/>
      <w:bookmarkStart w:id="625"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23"/>
      <w:bookmarkEnd w:id="624"/>
      <w:bookmarkEnd w:id="625"/>
      <w:r w:rsidR="00811A31">
        <w:rPr>
          <w:lang w:val="en-US"/>
        </w:rPr>
        <w:t>(</w:t>
      </w:r>
      <w:r w:rsidR="00811A31">
        <w:rPr>
          <w:rFonts w:hint="eastAsia"/>
          <w:lang w:val="en-US"/>
        </w:rPr>
        <w:t>这里是不是可以加一些，</w:t>
      </w:r>
      <w:proofErr w:type="gramStart"/>
      <w:r w:rsidR="00811A31">
        <w:rPr>
          <w:rFonts w:hint="eastAsia"/>
          <w:lang w:val="en-US"/>
        </w:rPr>
        <w:t>文献什么的</w:t>
      </w:r>
      <w:r w:rsidR="00811A31">
        <w:rPr>
          <w:lang w:val="en-US"/>
        </w:rPr>
        <w:t>)</w:t>
      </w:r>
      <w:r>
        <w:rPr>
          <w:lang w:val="en-US"/>
        </w:rPr>
        <w:t>and</w:t>
      </w:r>
      <w:proofErr w:type="gramEnd"/>
      <w:r>
        <w:rPr>
          <w:lang w:val="en-US"/>
        </w:rPr>
        <w:t xml:space="preserve"> </w:t>
      </w:r>
      <w:ins w:id="626"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lang w:val="en-US"/>
        </w:rPr>
      </w:pPr>
      <w:r>
        <w:rPr>
          <w:lang w:val="en-US"/>
        </w:rPr>
        <w:t xml:space="preserve"> </w:t>
      </w:r>
    </w:p>
    <w:p w14:paraId="245D865B" w14:textId="2A9E911A" w:rsidR="00997474" w:rsidRDefault="00997474" w:rsidP="00997474">
      <w:pPr>
        <w:pStyle w:val="Heading2"/>
        <w:rPr>
          <w:lang w:val="en-US"/>
        </w:rPr>
      </w:pPr>
      <w:bookmarkStart w:id="627" w:name="_Toc518649075"/>
      <w:r>
        <w:rPr>
          <w:lang w:val="en-US"/>
        </w:rPr>
        <w:t>The Research Problem</w:t>
      </w:r>
      <w:bookmarkEnd w:id="627"/>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2BE345A7" w:rsidR="00B75D3A" w:rsidRDefault="00B75D3A" w:rsidP="00ED6741">
      <w:pPr>
        <w:rPr>
          <w:lang w:val="en-US"/>
        </w:rPr>
      </w:pPr>
      <w:r>
        <w:rPr>
          <w:lang w:val="en-US"/>
        </w:rPr>
        <w:t xml:space="preserve">The research problem can also be divided to two parts to describe: first one is how to catch the data of Accelerometer and Gyroscope </w:t>
      </w:r>
      <w:proofErr w:type="gramStart"/>
      <w:r>
        <w:rPr>
          <w:lang w:val="en-US"/>
        </w:rPr>
        <w:t>and also</w:t>
      </w:r>
      <w:proofErr w:type="gramEnd"/>
      <w:r>
        <w:rPr>
          <w:lang w:val="en-US"/>
        </w:rPr>
        <w:t xml:space="preserve"> how to use it and the second one is </w:t>
      </w:r>
      <w:r w:rsidR="00753F01">
        <w:rPr>
          <w:lang w:val="en-US"/>
        </w:rPr>
        <w:t>what</w:t>
      </w:r>
      <w:r>
        <w:rPr>
          <w:lang w:val="en-US"/>
        </w:rPr>
        <w:t xml:space="preserve"> kinds of algorithms can be used to recognize actions and also are easy to </w:t>
      </w:r>
      <w:r w:rsidR="00450871">
        <w:rPr>
          <w:lang w:val="en-US"/>
        </w:rPr>
        <w:t>explain</w:t>
      </w:r>
      <w:r>
        <w:rPr>
          <w:lang w:val="en-US"/>
        </w:rPr>
        <w:t>.</w:t>
      </w:r>
    </w:p>
    <w:p w14:paraId="450BA31A" w14:textId="0AA9A94E"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8"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catch the data of accelerometer and gyroscope and analyze data to find some regulations</w:t>
      </w:r>
      <w:r w:rsidR="00A53320">
        <w:rPr>
          <w:lang w:val="en-US"/>
        </w:rPr>
        <w:t xml:space="preserve">; this is a good way to catch real-time data </w:t>
      </w:r>
      <w:proofErr w:type="gramStart"/>
      <w:r w:rsidR="00A53320">
        <w:rPr>
          <w:lang w:val="en-US"/>
        </w:rPr>
        <w:t>and also</w:t>
      </w:r>
      <w:proofErr w:type="gramEnd"/>
      <w:r w:rsidR="00A53320">
        <w:rPr>
          <w:lang w:val="en-US"/>
        </w:rPr>
        <w:t xml:space="preserve"> very convenient to observe. However, it is complicated to store the data in a file, so it is not convenient </w:t>
      </w:r>
      <w:r w:rsidR="00211525">
        <w:rPr>
          <w:lang w:val="en-US"/>
        </w:rPr>
        <w:t>for analysis</w:t>
      </w:r>
      <w:r w:rsidR="00577191">
        <w:rPr>
          <w:lang w:val="en-US"/>
        </w:rPr>
        <w:t xml:space="preserve">. After then, </w:t>
      </w:r>
      <w:r w:rsidR="00577191">
        <w:rPr>
          <w:rFonts w:hint="eastAsia"/>
          <w:lang w:val="en-US"/>
        </w:rPr>
        <w:t xml:space="preserve">iPhone 6s </w:t>
      </w:r>
      <w:r w:rsidR="00D7404B">
        <w:rPr>
          <w:lang w:val="en-US"/>
        </w:rPr>
        <w:t xml:space="preserve">was </w:t>
      </w:r>
      <w:r w:rsidR="00AC53B3">
        <w:rPr>
          <w:lang w:val="en-US"/>
        </w:rPr>
        <w:t xml:space="preserve">also </w:t>
      </w:r>
      <w:r w:rsidR="00D7404B">
        <w:rPr>
          <w:lang w:val="en-US"/>
        </w:rPr>
        <w:t>found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AC53B3">
        <w:rPr>
          <w:lang w:val="en-US"/>
        </w:rPr>
        <w:t>On the other hand</w:t>
      </w:r>
      <w:r w:rsidR="00D7404B">
        <w:rPr>
          <w:lang w:val="en-US"/>
        </w:rPr>
        <w:t xml:space="preserve">, </w:t>
      </w:r>
      <w:r w:rsidR="00AC53B3">
        <w:rPr>
          <w:lang w:val="en-US"/>
        </w:rPr>
        <w:t xml:space="preserve">there are also many APPs in </w:t>
      </w:r>
      <w:proofErr w:type="gramStart"/>
      <w:r w:rsidR="00D7404B">
        <w:rPr>
          <w:lang w:val="en-US"/>
        </w:rPr>
        <w:t>iPhone</w:t>
      </w:r>
      <w:proofErr w:type="gramEnd"/>
      <w:r w:rsidR="00D7404B">
        <w:rPr>
          <w:lang w:val="en-US"/>
        </w:rPr>
        <w:t xml:space="preserve"> </w:t>
      </w:r>
      <w:r w:rsidR="00AC53B3">
        <w:rPr>
          <w:lang w:val="en-US"/>
        </w:rPr>
        <w:t>which can be used to</w:t>
      </w:r>
      <w:r w:rsidR="00D7404B">
        <w:rPr>
          <w:lang w:val="en-US"/>
        </w:rPr>
        <w:t xml:space="preserve"> collect the data of those sensors </w:t>
      </w:r>
      <w:r w:rsidR="00AC53B3">
        <w:rPr>
          <w:lang w:val="en-US"/>
        </w:rPr>
        <w:t xml:space="preserve">in a file </w:t>
      </w:r>
      <w:r w:rsidR="00D7404B">
        <w:rPr>
          <w:lang w:val="en-US"/>
        </w:rPr>
        <w:t>and transfer</w:t>
      </w:r>
      <w:r w:rsidR="00AC53B3">
        <w:rPr>
          <w:lang w:val="en-US"/>
        </w:rPr>
        <w:t>red</w:t>
      </w:r>
      <w:r w:rsidR="00D7404B">
        <w:rPr>
          <w:lang w:val="en-US"/>
        </w:rPr>
        <w:t xml:space="preserve"> </w:t>
      </w:r>
      <w:r w:rsidR="00AC53B3">
        <w:rPr>
          <w:lang w:val="en-US"/>
        </w:rPr>
        <w:t>easily</w:t>
      </w:r>
      <w:r w:rsidR="00D7404B">
        <w:rPr>
          <w:lang w:val="en-US"/>
        </w:rPr>
        <w:t xml:space="preserve"> by email.</w:t>
      </w:r>
      <w:r w:rsidR="00811A31">
        <w:rPr>
          <w:lang w:val="en-US"/>
        </w:rPr>
        <w:t xml:space="preserve"> </w:t>
      </w:r>
      <w:r w:rsidR="00AC53B3">
        <w:rPr>
          <w:rFonts w:hint="eastAsia"/>
          <w:lang w:val="en-US"/>
        </w:rPr>
        <w:t>Exact</w:t>
      </w:r>
      <w:r w:rsidR="00AC53B3">
        <w:rPr>
          <w:lang w:val="en-US"/>
        </w:rPr>
        <w:t>ly</w:t>
      </w:r>
      <w:r w:rsidR="00811A31">
        <w:rPr>
          <w:rFonts w:hint="eastAsia"/>
          <w:lang w:val="en-US"/>
        </w:rPr>
        <w:t>, there are</w:t>
      </w:r>
      <w:r w:rsidR="00811A31">
        <w:rPr>
          <w:lang w:val="en-US"/>
        </w:rPr>
        <w:t xml:space="preserve"> absolutely</w:t>
      </w:r>
      <w:r w:rsidR="00811A31">
        <w:rPr>
          <w:rFonts w:hint="eastAsia"/>
          <w:lang w:val="en-US"/>
        </w:rPr>
        <w:t xml:space="preserve"> many other </w:t>
      </w:r>
      <w:r w:rsidR="00811A31">
        <w:rPr>
          <w:lang w:val="en-US"/>
        </w:rPr>
        <w:t>devices</w:t>
      </w:r>
      <w:r w:rsidR="00AC53B3">
        <w:rPr>
          <w:lang w:val="en-US"/>
        </w:rPr>
        <w:t xml:space="preserve"> or methods</w:t>
      </w:r>
      <w:r w:rsidR="00811A31">
        <w:rPr>
          <w:lang w:val="en-US"/>
        </w:rPr>
        <w:t xml:space="preserve"> which can also be used to collect those data, here, not to mention too much. </w:t>
      </w:r>
      <w:r w:rsidR="00811A31">
        <w:rPr>
          <w:rFonts w:hint="eastAsia"/>
          <w:lang w:val="en-US"/>
        </w:rPr>
        <w:t xml:space="preserve"> </w:t>
      </w:r>
    </w:p>
    <w:p w14:paraId="21DB523F" w14:textId="3C714C69" w:rsidR="00D7404B" w:rsidRPr="001C4BC1" w:rsidRDefault="00D7404B" w:rsidP="00ED6741">
      <w:pPr>
        <w:rPr>
          <w:lang w:val="en-US"/>
        </w:rPr>
      </w:pPr>
      <w:r>
        <w:rPr>
          <w:lang w:val="en-US"/>
        </w:rPr>
        <w:t>After the data</w:t>
      </w:r>
      <w:r w:rsidR="00684A39">
        <w:rPr>
          <w:lang w:val="en-US"/>
        </w:rPr>
        <w:t xml:space="preserve"> being collected in files</w:t>
      </w:r>
      <w:r>
        <w:rPr>
          <w:lang w:val="en-US"/>
        </w:rPr>
        <w:t xml:space="preserve">, </w:t>
      </w:r>
      <w:r w:rsidR="00C90D80">
        <w:rPr>
          <w:lang w:val="en-US"/>
        </w:rPr>
        <w:t xml:space="preserve">researching </w:t>
      </w:r>
      <w:r w:rsidR="00811A31">
        <w:rPr>
          <w:lang w:val="en-US"/>
        </w:rPr>
        <w:t>the algorithms is the most difficult part for this thesis, as what kinds of algo</w:t>
      </w:r>
      <w:r w:rsidR="00AC53B3">
        <w:rPr>
          <w:lang w:val="en-US"/>
        </w:rPr>
        <w:t>rithms are suitable for realizing gesture</w:t>
      </w:r>
      <w:r w:rsidR="00811A31">
        <w:rPr>
          <w:lang w:val="en-US"/>
        </w:rPr>
        <w:t xml:space="preserve"> recognition </w:t>
      </w:r>
      <w:proofErr w:type="gramStart"/>
      <w:r w:rsidR="00811A31">
        <w:rPr>
          <w:lang w:val="en-US"/>
        </w:rPr>
        <w:t>and also</w:t>
      </w:r>
      <w:proofErr w:type="gramEnd"/>
      <w:r w:rsidR="00811A31">
        <w:rPr>
          <w:lang w:val="en-US"/>
        </w:rPr>
        <w:t xml:space="preserve"> can </w:t>
      </w:r>
      <w:r w:rsidR="00684A39">
        <w:rPr>
          <w:lang w:val="en-US"/>
        </w:rPr>
        <w:t xml:space="preserve">be organized in this thesis is </w:t>
      </w:r>
      <w:r w:rsidR="00811A31">
        <w:rPr>
          <w:lang w:val="en-US"/>
        </w:rPr>
        <w:t xml:space="preserve">the key part of this thesis. </w:t>
      </w:r>
      <w:r w:rsidR="008776B7">
        <w:rPr>
          <w:lang w:val="en-US"/>
        </w:rPr>
        <w:t xml:space="preserve"> </w:t>
      </w:r>
      <w:r w:rsidR="008776B7">
        <w:rPr>
          <w:rFonts w:hint="eastAsia"/>
          <w:lang w:val="en-US"/>
        </w:rPr>
        <w:t>There</w:t>
      </w:r>
      <w:r w:rsidR="008776B7">
        <w:rPr>
          <w:lang w:val="en-US"/>
        </w:rPr>
        <w:t xml:space="preserve"> are </w:t>
      </w:r>
      <w:r w:rsidR="002E6FC5">
        <w:rPr>
          <w:lang w:val="en-US"/>
        </w:rPr>
        <w:t>some</w:t>
      </w:r>
      <w:r w:rsidR="008776B7">
        <w:rPr>
          <w:lang w:val="en-US"/>
        </w:rPr>
        <w:t xml:space="preserve"> algorithms and methods mentioned or researched in this thesis, </w:t>
      </w:r>
      <w:r w:rsidR="00714D72">
        <w:rPr>
          <w:lang w:val="en-US"/>
        </w:rPr>
        <w:t>such as Peak Detection Algorithm and Transform Domain Algorithm</w:t>
      </w:r>
      <w:r w:rsidR="00B60E50">
        <w:rPr>
          <w:lang w:val="en-US"/>
        </w:rPr>
        <w:t xml:space="preserve"> in Chap</w:t>
      </w:r>
      <w:r w:rsidR="00C32B50">
        <w:rPr>
          <w:lang w:val="en-US"/>
        </w:rPr>
        <w:t>t</w:t>
      </w:r>
      <w:r w:rsidR="00B60E50">
        <w:rPr>
          <w:lang w:val="en-US"/>
        </w:rPr>
        <w:t>er 3</w:t>
      </w:r>
      <w:r w:rsidR="00714D72">
        <w:rPr>
          <w:lang w:val="en-US"/>
        </w:rPr>
        <w:t xml:space="preserve">. </w:t>
      </w:r>
    </w:p>
    <w:bookmarkEnd w:id="628"/>
    <w:p w14:paraId="2D5C87AF" w14:textId="77777777" w:rsidR="001C4BC1" w:rsidRDefault="001C4BC1" w:rsidP="00ED6741">
      <w:pPr>
        <w:rPr>
          <w:lang w:val="en-US"/>
        </w:rPr>
      </w:pPr>
    </w:p>
    <w:p w14:paraId="63E84A34" w14:textId="77777777" w:rsidR="00843ABD" w:rsidRDefault="00843ABD" w:rsidP="00ED6741">
      <w:pPr>
        <w:rPr>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bookmarkStart w:id="629" w:name="_Toc518649076"/>
      <w:r>
        <w:rPr>
          <w:lang w:val="en-US"/>
        </w:rPr>
        <w:t>Objective of the Study</w:t>
      </w:r>
      <w:bookmarkEnd w:id="629"/>
    </w:p>
    <w:p w14:paraId="3CEA652A" w14:textId="17A4303C" w:rsidR="00997474" w:rsidRDefault="00997474" w:rsidP="00997474">
      <w:pPr>
        <w:rPr>
          <w:lang w:val="en-US"/>
        </w:rPr>
      </w:pPr>
      <w:r>
        <w:rPr>
          <w:rFonts w:hint="eastAsia"/>
          <w:lang w:val="en-US"/>
        </w:rPr>
        <w:t>There two purposes for this thesis, one is to introduce what the gyro</w:t>
      </w:r>
      <w:ins w:id="630" w:author="jie sun" w:date="2018-04-19T00:47:00Z">
        <w:r>
          <w:rPr>
            <w:lang w:val="en-US"/>
          </w:rPr>
          <w:t xml:space="preserve">scope and </w:t>
        </w:r>
      </w:ins>
      <w:del w:id="631" w:author="jie sun" w:date="2018-04-19T00:47:00Z">
        <w:r w:rsidDel="009306FF">
          <w:rPr>
            <w:rFonts w:hint="eastAsia"/>
            <w:lang w:val="en-US"/>
          </w:rPr>
          <w:delText>,</w:delText>
        </w:r>
      </w:del>
      <w:r w:rsidR="003637DF">
        <w:rPr>
          <w:rFonts w:hint="eastAsia"/>
          <w:lang w:val="en-US"/>
        </w:rPr>
        <w:t xml:space="preserve"> accelerometer are, </w:t>
      </w:r>
      <w:r>
        <w:rPr>
          <w:rFonts w:hint="eastAsia"/>
          <w:lang w:val="en-US"/>
        </w:rPr>
        <w:t>how they work</w:t>
      </w:r>
      <w:del w:id="632" w:author="像个男人一样" w:date="2018-04-07T21:24:00Z">
        <w:r>
          <w:rPr>
            <w:rFonts w:hint="eastAsia"/>
            <w:lang w:val="en-US"/>
          </w:rPr>
          <w:delText>s</w:delText>
        </w:r>
      </w:del>
      <w:r>
        <w:rPr>
          <w:rFonts w:hint="eastAsia"/>
          <w:lang w:val="en-US"/>
        </w:rPr>
        <w:t xml:space="preserve"> and some basic application in our daily lives; </w:t>
      </w:r>
      <w:del w:id="633" w:author="JIE  SUN" w:date="2018-06-25T15:58:00Z">
        <w:r w:rsidDel="00BD3EFF">
          <w:rPr>
            <w:rFonts w:hint="eastAsia"/>
            <w:lang w:val="en-US"/>
          </w:rPr>
          <w:delText xml:space="preserve">the </w:delText>
        </w:r>
      </w:del>
      <w:r>
        <w:rPr>
          <w:rFonts w:hint="eastAsia"/>
          <w:lang w:val="en-US"/>
        </w:rPr>
        <w:t>another</w:t>
      </w:r>
      <w:r w:rsidR="003637DF">
        <w:rPr>
          <w:lang w:val="en-US"/>
        </w:rPr>
        <w:t xml:space="preserve"> one</w:t>
      </w:r>
      <w:r>
        <w:rPr>
          <w:rFonts w:hint="eastAsia"/>
          <w:lang w:val="en-US"/>
        </w:rPr>
        <w:t xml:space="preserve">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xml:space="preserve">, </w:t>
      </w:r>
      <w:r w:rsidR="003637DF">
        <w:rPr>
          <w:lang w:val="en-US"/>
        </w:rPr>
        <w:t>a multifunctional glow-stick</w:t>
      </w:r>
      <w:r>
        <w:rPr>
          <w:lang w:val="en-US"/>
        </w:rPr>
        <w:t>,</w:t>
      </w:r>
      <w:r>
        <w:rPr>
          <w:rFonts w:hint="eastAsia"/>
          <w:lang w:val="en-US"/>
        </w:rPr>
        <w:t xml:space="preserve"> using those two devices. The author is really interested in this technology and hope to do something for helping some</w:t>
      </w:r>
      <w:del w:id="634" w:author="jie sun" w:date="2018-04-08T14:56:00Z">
        <w:r w:rsidDel="004A50B7">
          <w:rPr>
            <w:rFonts w:hint="eastAsia"/>
            <w:lang w:val="en-US"/>
          </w:rPr>
          <w:delText xml:space="preserve"> </w:delText>
        </w:r>
      </w:del>
      <w:r>
        <w:rPr>
          <w:rFonts w:hint="eastAsia"/>
          <w:lang w:val="en-US"/>
        </w:rPr>
        <w:t xml:space="preserve">one who is </w:t>
      </w:r>
      <w:ins w:id="635" w:author="jie sun" w:date="2018-04-19T00:47:00Z">
        <w:r>
          <w:rPr>
            <w:lang w:val="en-US"/>
          </w:rPr>
          <w:t xml:space="preserve">also </w:t>
        </w:r>
      </w:ins>
      <w:r>
        <w:rPr>
          <w:rFonts w:hint="eastAsia"/>
          <w:lang w:val="en-US"/>
        </w:rPr>
        <w:t>interested and want</w:t>
      </w:r>
      <w:ins w:id="636"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448F1FF0" w14:textId="68AEC340" w:rsidR="00997474" w:rsidRPr="00997474" w:rsidRDefault="00997474" w:rsidP="00997474">
      <w:pPr>
        <w:rPr>
          <w:lang w:val="en-US"/>
        </w:rPr>
      </w:pPr>
      <w:del w:id="637" w:author="JIE  SUN" w:date="2018-06-25T15:58:00Z">
        <w:r w:rsidDel="00BD3EFF">
          <w:rPr>
            <w:rFonts w:hint="eastAsia"/>
            <w:lang w:val="en-US"/>
          </w:rPr>
          <w:delText>The</w:delText>
        </w:r>
      </w:del>
      <w:ins w:id="638" w:author="JIE  SUN" w:date="2018-06-25T15:58:00Z">
        <w:r>
          <w:rPr>
            <w:lang w:val="en-US"/>
          </w:rPr>
          <w:t xml:space="preserve"> </w:t>
        </w:r>
      </w:ins>
      <w:del w:id="639" w:author="JIE  SUN" w:date="2018-06-25T15:58:00Z">
        <w:r w:rsidDel="00BD3EFF">
          <w:rPr>
            <w:rFonts w:hint="eastAsia"/>
            <w:lang w:val="en-US"/>
          </w:rPr>
          <w:delText xml:space="preserve"> </w:delText>
        </w:r>
      </w:del>
      <w:del w:id="640" w:author="jie sun" w:date="2018-04-19T01:17:00Z">
        <w:r w:rsidDel="00C5586A">
          <w:rPr>
            <w:rFonts w:hint="eastAsia"/>
            <w:lang w:val="en-US"/>
          </w:rPr>
          <w:delText>most important is that the hypothesis</w:delText>
        </w:r>
      </w:del>
      <w:r w:rsidR="003637DF">
        <w:rPr>
          <w:rFonts w:hint="eastAsia"/>
          <w:lang w:val="en-US"/>
        </w:rPr>
        <w:t>T</w:t>
      </w:r>
      <w:r w:rsidR="00F00A8C">
        <w:rPr>
          <w:lang w:val="en-US"/>
        </w:rPr>
        <w:t xml:space="preserve">he </w:t>
      </w:r>
      <w:r w:rsidR="003637DF">
        <w:rPr>
          <w:lang w:val="en-US"/>
        </w:rPr>
        <w:t xml:space="preserve">study of the </w:t>
      </w:r>
      <w:r w:rsidR="00F00A8C">
        <w:rPr>
          <w:lang w:val="en-US"/>
        </w:rPr>
        <w:t>gesture recognition algorithms</w:t>
      </w:r>
      <w:r w:rsidR="003637DF">
        <w:rPr>
          <w:lang w:val="en-US"/>
        </w:rPr>
        <w:t xml:space="preserve"> is the key point in this paper, after researching this paper, the readers should have a </w:t>
      </w:r>
      <w:r w:rsidR="000E6596">
        <w:rPr>
          <w:lang w:val="en-US"/>
        </w:rPr>
        <w:t xml:space="preserve">basic concept of what is the gesture recognition algorithm and how it is used in a procedure, so you may want to use those two devices with some algorithms to create something new or realize some functions you want, such as the multi-functional glow-stick mentioned in the chapter </w:t>
      </w:r>
      <w:r w:rsidR="0095641D">
        <w:rPr>
          <w:lang w:val="en-US"/>
        </w:rPr>
        <w:t>5</w:t>
      </w:r>
      <w:r w:rsidR="000E6596">
        <w:rPr>
          <w:lang w:val="en-US"/>
        </w:rPr>
        <w:t>.</w:t>
      </w:r>
    </w:p>
    <w:p w14:paraId="5A31C8F1" w14:textId="5AE8482E" w:rsidR="00997474" w:rsidRDefault="00997474" w:rsidP="00997474">
      <w:pPr>
        <w:pStyle w:val="Heading2"/>
        <w:rPr>
          <w:lang w:val="en-US"/>
        </w:rPr>
      </w:pPr>
      <w:bookmarkStart w:id="641" w:name="_Toc518649077"/>
      <w:r>
        <w:rPr>
          <w:lang w:val="en-US"/>
        </w:rPr>
        <w:t>Thesis Structure</w:t>
      </w:r>
      <w:bookmarkEnd w:id="641"/>
    </w:p>
    <w:p w14:paraId="5580410B" w14:textId="77777777" w:rsidR="00F630B9" w:rsidRDefault="00EE633F" w:rsidP="00F630B9">
      <w:pPr>
        <w:rPr>
          <w:lang w:val="en-US"/>
        </w:rPr>
      </w:pPr>
      <w:r>
        <w:rPr>
          <w:rFonts w:hint="eastAsia"/>
          <w:lang w:val="en-US"/>
        </w:rPr>
        <w:t xml:space="preserve">This paper is </w:t>
      </w:r>
      <w:r>
        <w:rPr>
          <w:lang w:val="en-US"/>
        </w:rPr>
        <w:t>structured</w:t>
      </w:r>
      <w:r>
        <w:rPr>
          <w:rFonts w:hint="eastAsia"/>
          <w:lang w:val="en-US"/>
        </w:rPr>
        <w:t xml:space="preserve"> </w:t>
      </w:r>
      <w:r w:rsidR="00F630B9">
        <w:rPr>
          <w:lang w:val="en-US"/>
        </w:rPr>
        <w:t>to bring</w:t>
      </w:r>
      <w:r>
        <w:rPr>
          <w:lang w:val="en-US"/>
        </w:rPr>
        <w:t xml:space="preserve"> the reader</w:t>
      </w:r>
      <w:r w:rsidR="00F630B9">
        <w:rPr>
          <w:lang w:val="en-US"/>
        </w:rPr>
        <w:t>s to familiarize the hardware devices and software algorithms from some easy-understanding concept of gyroscope and accelerometer at beginning to the application of some hard-understanding action recognition algorithms.</w:t>
      </w:r>
    </w:p>
    <w:p w14:paraId="5A22F8DB" w14:textId="54290C64" w:rsidR="00F630B9" w:rsidRDefault="00F630B9" w:rsidP="00F630B9">
      <w:pPr>
        <w:rPr>
          <w:lang w:val="en-US"/>
        </w:rPr>
      </w:pPr>
      <w:r>
        <w:rPr>
          <w:lang w:val="en-US"/>
        </w:rPr>
        <w:t>Chapter 1 briefly</w:t>
      </w:r>
      <w:r w:rsidRPr="00F630B9">
        <w:rPr>
          <w:lang w:val="en-US"/>
        </w:rPr>
        <w:t xml:space="preserve"> explain</w:t>
      </w:r>
      <w:r>
        <w:rPr>
          <w:lang w:val="en-US"/>
        </w:rPr>
        <w:t>s</w:t>
      </w:r>
      <w:r w:rsidRPr="00F630B9">
        <w:rPr>
          <w:lang w:val="en-US"/>
        </w:rPr>
        <w:t xml:space="preserve"> the background and purpose of the whole article</w:t>
      </w:r>
      <w:r w:rsidR="00280ACB">
        <w:rPr>
          <w:lang w:val="en-US"/>
        </w:rPr>
        <w:t>, aiming to attract the attention of readers.</w:t>
      </w:r>
    </w:p>
    <w:p w14:paraId="45CD3264" w14:textId="1E468EA1" w:rsidR="00280ACB" w:rsidRDefault="00280ACB" w:rsidP="00F630B9">
      <w:pPr>
        <w:rPr>
          <w:lang w:val="en-US"/>
        </w:rPr>
      </w:pPr>
      <w:r>
        <w:rPr>
          <w:lang w:val="en-US"/>
        </w:rPr>
        <w:t xml:space="preserve">Chapter 2 aims </w:t>
      </w:r>
      <w:r w:rsidR="00D90BCE">
        <w:rPr>
          <w:lang w:val="en-US"/>
        </w:rPr>
        <w:t>to introduce those two devices</w:t>
      </w:r>
      <w:r>
        <w:rPr>
          <w:lang w:val="en-US"/>
        </w:rPr>
        <w:t xml:space="preserve"> and concepts of the action recognition algorithm, </w:t>
      </w:r>
      <w:r w:rsidR="00D90BCE">
        <w:rPr>
          <w:lang w:val="en-US"/>
        </w:rPr>
        <w:t>which helps readers to ground a good fundamental for the following knowledge.</w:t>
      </w:r>
    </w:p>
    <w:p w14:paraId="2942C0E9" w14:textId="02CCF73B" w:rsidR="00D90BCE" w:rsidRDefault="00D90BCE" w:rsidP="00F630B9">
      <w:pPr>
        <w:rPr>
          <w:lang w:val="en-US"/>
        </w:rPr>
      </w:pPr>
      <w:r>
        <w:rPr>
          <w:lang w:val="en-US"/>
        </w:rPr>
        <w:lastRenderedPageBreak/>
        <w:t xml:space="preserve">Chapter 3 </w:t>
      </w:r>
      <w:r w:rsidRPr="00D90BCE">
        <w:rPr>
          <w:lang w:val="en-US"/>
        </w:rPr>
        <w:t>illustrate</w:t>
      </w:r>
      <w:r>
        <w:rPr>
          <w:lang w:val="en-US"/>
        </w:rPr>
        <w:t xml:space="preserve">s the pedometer in detail as an example of using Accelerometer, </w:t>
      </w:r>
      <w:proofErr w:type="gramStart"/>
      <w:r>
        <w:rPr>
          <w:lang w:val="en-US"/>
        </w:rPr>
        <w:t>and also</w:t>
      </w:r>
      <w:proofErr w:type="gramEnd"/>
      <w:r>
        <w:rPr>
          <w:lang w:val="en-US"/>
        </w:rPr>
        <w:t xml:space="preserve"> explains some relevant algorithms </w:t>
      </w:r>
      <w:r w:rsidR="00DE0B50">
        <w:rPr>
          <w:lang w:val="en-US"/>
        </w:rPr>
        <w:t>through</w:t>
      </w:r>
      <w:r>
        <w:rPr>
          <w:lang w:val="en-US"/>
        </w:rPr>
        <w:t xml:space="preserve"> some marked figures</w:t>
      </w:r>
      <w:r w:rsidR="00DE09D2">
        <w:rPr>
          <w:lang w:val="en-US"/>
        </w:rPr>
        <w:t xml:space="preserve"> and codes</w:t>
      </w:r>
      <w:r>
        <w:rPr>
          <w:lang w:val="en-US"/>
        </w:rPr>
        <w:t xml:space="preserve">. </w:t>
      </w:r>
    </w:p>
    <w:p w14:paraId="0C353CC6" w14:textId="3C1ED9BB" w:rsidR="0095641D" w:rsidRDefault="0095641D" w:rsidP="00F630B9">
      <w:pPr>
        <w:rPr>
          <w:lang w:val="en-US"/>
        </w:rPr>
      </w:pPr>
      <w:r>
        <w:rPr>
          <w:lang w:val="en-US"/>
        </w:rPr>
        <w:t xml:space="preserve">Charter 4 mentions </w:t>
      </w:r>
      <w:r w:rsidR="00D21655">
        <w:rPr>
          <w:lang w:val="en-US"/>
        </w:rPr>
        <w:t xml:space="preserve">a demonstration of using Gyroscope, racing game on the Phone, which clearly explains how </w:t>
      </w:r>
      <w:r w:rsidR="00190639">
        <w:rPr>
          <w:lang w:val="en-US"/>
        </w:rPr>
        <w:t xml:space="preserve">a gyroscope works in a phone. </w:t>
      </w:r>
    </w:p>
    <w:p w14:paraId="0693B3BA" w14:textId="19433666" w:rsidR="00190639" w:rsidRDefault="00190639" w:rsidP="00F630B9">
      <w:pPr>
        <w:rPr>
          <w:lang w:val="en-US"/>
        </w:rPr>
      </w:pPr>
      <w:r>
        <w:rPr>
          <w:lang w:val="en-US"/>
        </w:rPr>
        <w:t>Chapter 5 bases on the last three chapters; in this chapter, a hypothesis is put forward and proven using procedures and diagrams</w:t>
      </w:r>
      <w:r w:rsidR="00557534">
        <w:rPr>
          <w:lang w:val="en-US"/>
        </w:rPr>
        <w:t>.  This is a key point of</w:t>
      </w:r>
      <w:r>
        <w:rPr>
          <w:lang w:val="en-US"/>
        </w:rPr>
        <w:t xml:space="preserve"> this thesis and displays a process from studying some mature knowledge to using them to prove some new hypotheses, so this paper </w:t>
      </w:r>
      <w:r w:rsidR="00557534">
        <w:rPr>
          <w:lang w:val="en-US"/>
        </w:rPr>
        <w:t xml:space="preserve">implicitly describes a </w:t>
      </w:r>
      <w:r w:rsidR="002B3DB3">
        <w:rPr>
          <w:lang w:val="en-US"/>
        </w:rPr>
        <w:t>st</w:t>
      </w:r>
      <w:r w:rsidR="00735E9F">
        <w:rPr>
          <w:lang w:val="en-US"/>
        </w:rPr>
        <w:t>rat</w:t>
      </w:r>
      <w:r w:rsidR="002B3DB3">
        <w:rPr>
          <w:lang w:val="en-US"/>
        </w:rPr>
        <w:t>egy</w:t>
      </w:r>
      <w:r w:rsidR="00557534">
        <w:rPr>
          <w:lang w:val="en-US"/>
        </w:rPr>
        <w:t xml:space="preserve"> of self-learning a new technique. </w:t>
      </w:r>
    </w:p>
    <w:p w14:paraId="428AAC10" w14:textId="17B9AB45" w:rsidR="00735E9F" w:rsidRDefault="00735E9F" w:rsidP="00F630B9">
      <w:pPr>
        <w:rPr>
          <w:lang w:val="en-US"/>
        </w:rPr>
      </w:pPr>
      <w:r>
        <w:rPr>
          <w:lang w:val="en-US"/>
        </w:rPr>
        <w:t>Chapter 6 summarizes the entire dissert</w:t>
      </w:r>
      <w:r w:rsidR="00AB7BE8">
        <w:rPr>
          <w:lang w:val="en-US"/>
        </w:rPr>
        <w:t>ation and put some imaginations</w:t>
      </w:r>
      <w:r>
        <w:rPr>
          <w:lang w:val="en-US"/>
        </w:rPr>
        <w:t xml:space="preserve"> for some future development in this field.</w:t>
      </w:r>
    </w:p>
    <w:p w14:paraId="30A7845F" w14:textId="77777777" w:rsidR="00735E9F" w:rsidRDefault="00735E9F" w:rsidP="00F630B9">
      <w:pPr>
        <w:rPr>
          <w:lang w:val="en-US"/>
        </w:rPr>
      </w:pPr>
    </w:p>
    <w:p w14:paraId="1F8B1D2B" w14:textId="5322FEA3" w:rsidR="00557534" w:rsidRDefault="00557534" w:rsidP="00F630B9">
      <w:pPr>
        <w:rPr>
          <w:lang w:val="en-US"/>
        </w:rPr>
      </w:pPr>
    </w:p>
    <w:p w14:paraId="008F8C3C" w14:textId="77777777" w:rsidR="00557534" w:rsidRDefault="00557534" w:rsidP="00F630B9">
      <w:pPr>
        <w:rPr>
          <w:lang w:val="en-US"/>
        </w:rPr>
      </w:pPr>
    </w:p>
    <w:p w14:paraId="63237C00" w14:textId="77777777" w:rsidR="00557534" w:rsidRDefault="00557534" w:rsidP="00F630B9">
      <w:pPr>
        <w:rPr>
          <w:lang w:val="en-US"/>
        </w:rPr>
      </w:pPr>
    </w:p>
    <w:p w14:paraId="1A31A79C" w14:textId="77777777" w:rsidR="00190639" w:rsidRPr="000E6596" w:rsidRDefault="00190639" w:rsidP="00F630B9">
      <w:pPr>
        <w:rPr>
          <w:lang w:val="en-US"/>
        </w:rPr>
      </w:pP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bookmarkStart w:id="642" w:name="_Toc518649078"/>
      <w:r>
        <w:lastRenderedPageBreak/>
        <w:t>Literature Review</w:t>
      </w:r>
      <w:bookmarkEnd w:id="642"/>
    </w:p>
    <w:p w14:paraId="2D010EA4" w14:textId="356D5BC2" w:rsidR="00553580" w:rsidRDefault="00553580" w:rsidP="00553580">
      <w:pPr>
        <w:pStyle w:val="Heading2"/>
      </w:pPr>
      <w:bookmarkStart w:id="643" w:name="_Toc24701"/>
      <w:bookmarkStart w:id="644" w:name="_Toc18569"/>
      <w:bookmarkStart w:id="645" w:name="_Toc31120"/>
      <w:bookmarkStart w:id="646" w:name="_Toc26027"/>
      <w:bookmarkStart w:id="647" w:name="_Toc2838"/>
      <w:bookmarkStart w:id="648" w:name="_Toc7401"/>
      <w:bookmarkStart w:id="649" w:name="_Toc23474"/>
      <w:bookmarkStart w:id="650" w:name="_Toc10943"/>
      <w:bookmarkStart w:id="651" w:name="_Toc3004"/>
      <w:bookmarkStart w:id="652" w:name="_Toc518649079"/>
      <w:r>
        <w:t xml:space="preserve">The </w:t>
      </w:r>
      <w:ins w:id="653" w:author="jie sun" w:date="2018-04-16T21:04:00Z">
        <w:r>
          <w:t>I</w:t>
        </w:r>
      </w:ins>
      <w:del w:id="654" w:author="jie sun" w:date="2018-04-16T21:04:00Z">
        <w:r w:rsidDel="002539C6">
          <w:delText>i</w:delText>
        </w:r>
      </w:del>
      <w:r>
        <w:t xml:space="preserve">ntroduction </w:t>
      </w:r>
      <w:ins w:id="655" w:author="jie sun" w:date="2018-04-16T21:12:00Z">
        <w:r>
          <w:rPr>
            <w:rFonts w:hint="eastAsia"/>
          </w:rPr>
          <w:t>O</w:t>
        </w:r>
      </w:ins>
      <w:del w:id="656" w:author="jie sun" w:date="2018-04-16T21:12:00Z">
        <w:r w:rsidDel="00F56A93">
          <w:delText>o</w:delText>
        </w:r>
      </w:del>
      <w:r>
        <w:t xml:space="preserve">f </w:t>
      </w:r>
      <w:ins w:id="657" w:author="jie sun" w:date="2018-04-16T21:04:00Z">
        <w:r>
          <w:t>A</w:t>
        </w:r>
      </w:ins>
      <w:del w:id="658" w:author="jie sun" w:date="2018-04-16T21:04:00Z">
        <w:r w:rsidDel="002539C6">
          <w:delText>a</w:delText>
        </w:r>
      </w:del>
      <w:r>
        <w:t xml:space="preserve">n </w:t>
      </w:r>
      <w:ins w:id="659" w:author="jie sun" w:date="2018-04-16T21:04:00Z">
        <w:r>
          <w:t>A</w:t>
        </w:r>
      </w:ins>
      <w:del w:id="660" w:author="jie sun" w:date="2018-04-16T21:04:00Z">
        <w:r w:rsidDel="002539C6">
          <w:delText>a</w:delText>
        </w:r>
      </w:del>
      <w:r>
        <w:t>ccelerometer</w:t>
      </w:r>
      <w:bookmarkEnd w:id="643"/>
      <w:bookmarkEnd w:id="644"/>
      <w:bookmarkEnd w:id="645"/>
      <w:bookmarkEnd w:id="646"/>
      <w:bookmarkEnd w:id="647"/>
      <w:bookmarkEnd w:id="648"/>
      <w:bookmarkEnd w:id="649"/>
      <w:bookmarkEnd w:id="650"/>
      <w:bookmarkEnd w:id="651"/>
      <w:bookmarkEnd w:id="652"/>
    </w:p>
    <w:p w14:paraId="1C9B8073" w14:textId="77777777" w:rsidR="00553580" w:rsidRDefault="00553580" w:rsidP="00553580">
      <w:pPr>
        <w:pStyle w:val="Heading3"/>
      </w:pPr>
      <w:bookmarkStart w:id="661" w:name="_Toc19401"/>
      <w:bookmarkStart w:id="662" w:name="_Toc8353"/>
      <w:bookmarkStart w:id="663" w:name="_Toc8396"/>
      <w:bookmarkStart w:id="664" w:name="_Toc19526"/>
      <w:bookmarkStart w:id="665" w:name="_Toc10745"/>
      <w:bookmarkStart w:id="666" w:name="_Toc29599"/>
      <w:bookmarkStart w:id="667" w:name="_Toc1324"/>
      <w:bookmarkStart w:id="668" w:name="_Toc9057"/>
      <w:bookmarkStart w:id="669" w:name="_Toc4955"/>
      <w:bookmarkStart w:id="670" w:name="_Toc518649080"/>
      <w:r>
        <w:t xml:space="preserve">What </w:t>
      </w:r>
      <w:ins w:id="671" w:author="jie sun" w:date="2018-04-16T21:12:00Z">
        <w:r>
          <w:rPr>
            <w:rFonts w:hint="eastAsia"/>
          </w:rPr>
          <w:t>I</w:t>
        </w:r>
      </w:ins>
      <w:del w:id="672" w:author="jie sun" w:date="2018-04-16T21:04:00Z">
        <w:r w:rsidDel="004E1542">
          <w:delText>i</w:delText>
        </w:r>
      </w:del>
      <w:r>
        <w:t xml:space="preserve">s </w:t>
      </w:r>
      <w:ins w:id="673" w:author="jie sun" w:date="2018-04-16T21:04:00Z">
        <w:r>
          <w:t>A</w:t>
        </w:r>
      </w:ins>
      <w:del w:id="674" w:author="jie sun" w:date="2018-04-16T21:04:00Z">
        <w:r w:rsidDel="004E1542">
          <w:delText>a</w:delText>
        </w:r>
      </w:del>
      <w:r>
        <w:t xml:space="preserve">n </w:t>
      </w:r>
      <w:ins w:id="675" w:author="jie sun" w:date="2018-04-16T21:04:00Z">
        <w:r>
          <w:t>A</w:t>
        </w:r>
      </w:ins>
      <w:del w:id="676" w:author="jie sun" w:date="2018-04-16T21:04:00Z">
        <w:r w:rsidDel="004E1542">
          <w:delText>a</w:delText>
        </w:r>
      </w:del>
      <w:r>
        <w:t>ccelerometer</w:t>
      </w:r>
      <w:bookmarkEnd w:id="661"/>
      <w:bookmarkEnd w:id="662"/>
      <w:bookmarkEnd w:id="663"/>
      <w:bookmarkEnd w:id="664"/>
      <w:bookmarkEnd w:id="665"/>
      <w:bookmarkEnd w:id="666"/>
      <w:bookmarkEnd w:id="667"/>
      <w:bookmarkEnd w:id="668"/>
      <w:bookmarkEnd w:id="669"/>
      <w:bookmarkEnd w:id="670"/>
    </w:p>
    <w:p w14:paraId="149B8AAE" w14:textId="77777777" w:rsidR="00553580" w:rsidRDefault="00553580" w:rsidP="00553580">
      <w:r>
        <w:t>Wikipedia explains</w:t>
      </w:r>
      <w:del w:id="677" w:author="jie sun" w:date="2018-04-08T14:45:00Z">
        <w:r w:rsidDel="00F041EB">
          <w:delText xml:space="preserve"> </w:delText>
        </w:r>
        <w:bookmarkStart w:id="678" w:name="OLE_LINK2"/>
        <w:bookmarkStart w:id="679" w:name="OLE_LINK1"/>
        <w:r w:rsidDel="00F041EB">
          <w:delText>:</w:delText>
        </w:r>
      </w:del>
      <w:ins w:id="680" w:author="jie sun" w:date="2018-04-08T14:45:00Z">
        <w:r>
          <w:t>:</w:t>
        </w:r>
      </w:ins>
      <w:r>
        <w:t xml:space="preserve"> “An accelerometer is a device that measures proper acceleration. Proper acceleration, being the acceleration of a body in its own instantaneous rest frame, is </w:t>
      </w:r>
      <w:proofErr w:type="gramStart"/>
      <w:r>
        <w:t>not the same as</w:t>
      </w:r>
      <w:proofErr w:type="gramEnd"/>
      <w:r>
        <w:t xml:space="preserve"> coordinate acceleration, being the acceleration in a fixed coordinate system</w:t>
      </w:r>
      <w:bookmarkEnd w:id="678"/>
      <w:bookmarkEnd w:id="679"/>
      <w:r>
        <w:t xml:space="preserve">”. Exactly, an accelerometer is not hard to </w:t>
      </w:r>
      <w:del w:id="681" w:author="jie sun" w:date="2018-04-08T14:55:00Z">
        <w:r w:rsidDel="00D5184D">
          <w:delText xml:space="preserve">understand </w:delText>
        </w:r>
      </w:del>
      <w:ins w:id="682" w:author="jie sun" w:date="2018-04-08T14:55:00Z">
        <w:r>
          <w:t xml:space="preserve">be understood </w:t>
        </w:r>
      </w:ins>
      <w:r>
        <w:t xml:space="preserve">and </w:t>
      </w:r>
      <w:del w:id="683"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84" w:name="_Toc32677"/>
      <w:bookmarkStart w:id="685" w:name="_Toc22005"/>
      <w:bookmarkStart w:id="686" w:name="_Toc28753"/>
      <w:bookmarkStart w:id="687" w:name="_Toc26054"/>
      <w:bookmarkStart w:id="688" w:name="_Toc13916"/>
      <w:bookmarkStart w:id="689" w:name="_Toc26585"/>
      <w:bookmarkStart w:id="690" w:name="_Toc1923"/>
      <w:bookmarkStart w:id="691" w:name="_Toc4047"/>
      <w:bookmarkStart w:id="692" w:name="_Toc23596"/>
      <w:bookmarkStart w:id="693" w:name="_Toc518649081"/>
      <w:r>
        <w:t xml:space="preserve">Working </w:t>
      </w:r>
      <w:ins w:id="694" w:author="jie sun" w:date="2018-04-16T21:04:00Z">
        <w:r>
          <w:t>P</w:t>
        </w:r>
      </w:ins>
      <w:del w:id="695" w:author="jie sun" w:date="2018-04-16T21:04:00Z">
        <w:r w:rsidDel="008B70F3">
          <w:delText>p</w:delText>
        </w:r>
      </w:del>
      <w:r>
        <w:t xml:space="preserve">rinciple </w:t>
      </w:r>
      <w:ins w:id="696" w:author="JIE  SUN" w:date="2018-06-25T15:59:00Z">
        <w:r>
          <w:t>o</w:t>
        </w:r>
      </w:ins>
      <w:ins w:id="697" w:author="jie sun" w:date="2018-04-16T21:12:00Z">
        <w:del w:id="698" w:author="JIE  SUN" w:date="2018-06-25T15:59:00Z">
          <w:r w:rsidDel="00C773A2">
            <w:rPr>
              <w:rFonts w:hint="eastAsia"/>
            </w:rPr>
            <w:delText>O</w:delText>
          </w:r>
        </w:del>
      </w:ins>
      <w:del w:id="699" w:author="jie sun" w:date="2018-04-16T21:12:00Z">
        <w:r w:rsidDel="002B0076">
          <w:delText>o</w:delText>
        </w:r>
      </w:del>
      <w:r>
        <w:t xml:space="preserve">f </w:t>
      </w:r>
      <w:del w:id="700" w:author="jie sun" w:date="2018-04-08T14:45:00Z">
        <w:r w:rsidDel="00F041EB">
          <w:delText xml:space="preserve"> </w:delText>
        </w:r>
      </w:del>
      <w:ins w:id="701" w:author="JIE  SUN" w:date="2018-06-25T15:59:00Z">
        <w:r>
          <w:rPr>
            <w:rFonts w:hint="eastAsia"/>
          </w:rPr>
          <w:t>a</w:t>
        </w:r>
      </w:ins>
      <w:ins w:id="702" w:author="jie sun" w:date="2018-04-16T21:04:00Z">
        <w:del w:id="703" w:author="JIE  SUN" w:date="2018-06-25T15:59:00Z">
          <w:r w:rsidDel="00C773A2">
            <w:delText>A</w:delText>
          </w:r>
        </w:del>
      </w:ins>
      <w:del w:id="704" w:author="jie sun" w:date="2018-04-16T21:04:00Z">
        <w:r w:rsidDel="008B70F3">
          <w:delText>a</w:delText>
        </w:r>
      </w:del>
      <w:r>
        <w:t xml:space="preserve">n </w:t>
      </w:r>
      <w:ins w:id="705" w:author="jie sun" w:date="2018-04-16T21:04:00Z">
        <w:r>
          <w:t>A</w:t>
        </w:r>
      </w:ins>
      <w:del w:id="706" w:author="jie sun" w:date="2018-04-16T21:04:00Z">
        <w:r w:rsidDel="008B70F3">
          <w:delText>a</w:delText>
        </w:r>
      </w:del>
      <w:r>
        <w:t>ccelerometer</w:t>
      </w:r>
      <w:bookmarkEnd w:id="684"/>
      <w:bookmarkEnd w:id="685"/>
      <w:bookmarkEnd w:id="686"/>
      <w:bookmarkEnd w:id="687"/>
      <w:bookmarkEnd w:id="688"/>
      <w:bookmarkEnd w:id="689"/>
      <w:bookmarkEnd w:id="690"/>
      <w:bookmarkEnd w:id="691"/>
      <w:bookmarkEnd w:id="692"/>
      <w:bookmarkEnd w:id="693"/>
    </w:p>
    <w:p w14:paraId="342C47E5" w14:textId="7EA450FB"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707" w:author="jie sun" w:date="2018-04-19T13:03:00Z">
        <w:r w:rsidDel="00BC6D83">
          <w:delText xml:space="preserve">Actually </w:delText>
        </w:r>
      </w:del>
      <w:ins w:id="708" w:author="jie sun" w:date="2018-04-19T13:03:00Z">
        <w:r>
          <w:t xml:space="preserve">Exactly, </w:t>
        </w:r>
      </w:ins>
      <w:r>
        <w:t>it is the change rate of the velocity of an object</w:t>
      </w:r>
      <w:ins w:id="709" w:author="jie sun" w:date="2018-04-19T13:03:00Z">
        <w:r>
          <w:t xml:space="preserve"> </w:t>
        </w:r>
      </w:ins>
      <w:del w:id="710" w:author="jie sun" w:date="2018-04-19T13:03:00Z">
        <w:r w:rsidDel="00BC6D83">
          <w:delText xml:space="preserve">, </w:delText>
        </w:r>
      </w:del>
      <w:r>
        <w:t>and can be described as   the ‘a’ in formula: F=-</w:t>
      </w:r>
      <w:proofErr w:type="spellStart"/>
      <w:r>
        <w:t>kx</w:t>
      </w:r>
      <w:proofErr w:type="spellEnd"/>
      <w:r>
        <w:t xml:space="preserve">=ma, we studied in middle or high school courses. </w:t>
      </w:r>
      <w:customXmlInsRangeStart w:id="711" w:author="jie sun" w:date="2018-04-08T15:39:00Z"/>
      <w:sdt>
        <w:sdtPr>
          <w:id w:val="2069070334"/>
          <w:citation/>
        </w:sdtPr>
        <w:sdtContent>
          <w:customXmlInsRangeEnd w:id="711"/>
          <w:ins w:id="712"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8216AB" w:rsidRPr="008216AB">
            <w:rPr>
              <w:noProof/>
            </w:rPr>
            <w:t>(Nisticò, 2013)</w:t>
          </w:r>
          <w:ins w:id="713" w:author="jie sun" w:date="2018-04-08T15:39:00Z">
            <w:r>
              <w:fldChar w:fldCharType="end"/>
            </w:r>
          </w:ins>
          <w:customXmlInsRangeStart w:id="714" w:author="jie sun" w:date="2018-04-08T15:39:00Z"/>
        </w:sdtContent>
      </w:sdt>
      <w:customXmlInsRangeEnd w:id="714"/>
      <w:del w:id="715" w:author="jie sun" w:date="2018-04-08T15:38:00Z">
        <w:r w:rsidDel="00DA0F8B">
          <w:delText xml:space="preserve"> </w:delText>
        </w:r>
      </w:del>
      <w:ins w:id="716" w:author="像个男人一样" w:date="2018-03-22T12:06:00Z">
        <w:del w:id="717" w:author="jie sun" w:date="2018-04-08T15:38:00Z">
          <w:r w:rsidDel="00DA0F8B">
            <w:rPr>
              <w:rStyle w:val="EndnoteReference"/>
            </w:rPr>
            <w:delText>[</w:delText>
          </w:r>
        </w:del>
      </w:ins>
      <w:ins w:id="718" w:author="像个男人一样" w:date="2018-03-22T12:05:00Z">
        <w:del w:id="719" w:author="jie sun" w:date="2018-04-08T15:38:00Z">
          <w:r w:rsidDel="00DA0F8B">
            <w:rPr>
              <w:rStyle w:val="EndnoteReference"/>
            </w:rPr>
            <w:endnoteReference w:id="1"/>
          </w:r>
        </w:del>
      </w:ins>
      <w:ins w:id="784" w:author="像个男人一样" w:date="2018-03-22T12:06:00Z">
        <w:del w:id="785" w:author="jie sun" w:date="2018-04-08T15:38:00Z">
          <w:r w:rsidDel="00DA0F8B">
            <w:rPr>
              <w:rStyle w:val="EndnoteReference"/>
            </w:rPr>
            <w:delText>]</w:delText>
          </w:r>
        </w:del>
      </w:ins>
    </w:p>
    <w:p w14:paraId="21CEDA16" w14:textId="77777777" w:rsidR="00553580" w:rsidRDefault="00553580">
      <w:pPr>
        <w:pStyle w:val="Caption"/>
        <w:rPr>
          <w:del w:id="786" w:author="像个男人一样" w:date="2018-03-21T01:18:00Z"/>
        </w:rPr>
        <w:pPrChange w:id="787" w:author="像个男人一样" w:date="2018-03-21T01:01:00Z">
          <w:pPr>
            <w:pStyle w:val="Subtitle"/>
          </w:pPr>
        </w:pPrChange>
      </w:pPr>
      <w:bookmarkStart w:id="788" w:name="_Toc505290347"/>
      <w:del w:id="789" w:author="像个男人一样" w:date="2018-03-22T11:59:00Z">
        <w:r>
          <w:delText xml:space="preserve">Figure 2. </w:delText>
        </w:r>
        <w:r>
          <w:fldChar w:fldCharType="begin"/>
        </w:r>
        <w:r>
          <w:delInstrText xml:space="preserve"> SEQ Figure_2. \* ARABIC </w:delInstrText>
        </w:r>
        <w:r>
          <w:fldChar w:fldCharType="separate"/>
        </w:r>
      </w:del>
      <w:ins w:id="790" w:author="像个男人一样" w:date="2018-03-22T11:51:00Z">
        <w:del w:id="791" w:author="像个男人一样" w:date="2018-03-22T11:59:00Z">
          <w:r>
            <w:rPr>
              <w:b/>
            </w:rPr>
            <w:delText>错误！未指定顺序。</w:delText>
          </w:r>
        </w:del>
      </w:ins>
      <w:ins w:id="792" w:author="像个男人一样" w:date="2018-03-21T23:39:00Z">
        <w:del w:id="793" w:author="像个男人一样" w:date="2018-03-22T11:59:00Z">
          <w:r>
            <w:rPr>
              <w:b/>
            </w:rPr>
            <w:delText>错误！未指定顺序。</w:delText>
          </w:r>
        </w:del>
      </w:ins>
      <w:ins w:id="794" w:author="像个男人一样" w:date="2018-03-21T23:10:00Z">
        <w:del w:id="795" w:author="像个男人一样" w:date="2018-03-22T11:59:00Z">
          <w:r>
            <w:rPr>
              <w:b/>
            </w:rPr>
            <w:delText>错误！未指定顺序。</w:delText>
          </w:r>
        </w:del>
      </w:ins>
      <w:ins w:id="796" w:author="像个男人一样" w:date="2018-03-21T23:08:00Z">
        <w:del w:id="797" w:author="像个男人一样" w:date="2018-03-22T11:59:00Z">
          <w:r>
            <w:rPr>
              <w:b/>
            </w:rPr>
            <w:delText>错误！未指定顺序。</w:delText>
          </w:r>
        </w:del>
      </w:ins>
      <w:ins w:id="798" w:author="像个男人一样" w:date="2018-03-21T02:33:00Z">
        <w:del w:id="799" w:author="像个男人一样" w:date="2018-03-22T11:59:00Z">
          <w:r>
            <w:rPr>
              <w:b/>
            </w:rPr>
            <w:delText>错误！未指定顺序。错误！未指定顺序。</w:delText>
          </w:r>
        </w:del>
      </w:ins>
      <w:ins w:id="800" w:author="像个男人一样" w:date="2018-03-21T02:31:00Z">
        <w:del w:id="801" w:author="像个男人一样" w:date="2018-03-22T11:59:00Z">
          <w:r>
            <w:rPr>
              <w:b/>
            </w:rPr>
            <w:delText>错误！未指定顺序。</w:delText>
          </w:r>
        </w:del>
      </w:ins>
      <w:ins w:id="802" w:author="像个男人一样" w:date="2018-03-21T02:30:00Z">
        <w:del w:id="803" w:author="像个男人一样" w:date="2018-03-22T11:59:00Z">
          <w:r>
            <w:rPr>
              <w:b/>
            </w:rPr>
            <w:delText>错误！未指定顺序。</w:delText>
          </w:r>
        </w:del>
      </w:ins>
      <w:ins w:id="804" w:author="像个男人一样" w:date="2018-03-21T02:29:00Z">
        <w:del w:id="805" w:author="像个男人一样" w:date="2018-03-22T11:59:00Z">
          <w:r>
            <w:rPr>
              <w:b/>
            </w:rPr>
            <w:delText>错误！未指定顺序。错误！未指定顺序。</w:delText>
          </w:r>
        </w:del>
      </w:ins>
      <w:ins w:id="806" w:author="像个男人一样" w:date="2018-03-21T02:26:00Z">
        <w:del w:id="807" w:author="像个男人一样" w:date="2018-03-22T11:59:00Z">
          <w:r>
            <w:rPr>
              <w:b/>
            </w:rPr>
            <w:delText>错误！未指定顺序。</w:delText>
          </w:r>
        </w:del>
      </w:ins>
      <w:ins w:id="808" w:author="像个男人一样" w:date="2018-03-21T02:25:00Z">
        <w:del w:id="809" w:author="像个男人一样" w:date="2018-03-22T11:59:00Z">
          <w:r>
            <w:rPr>
              <w:b/>
            </w:rPr>
            <w:delText>错误！未指定顺序。</w:delText>
          </w:r>
        </w:del>
      </w:ins>
      <w:ins w:id="810" w:author="像个男人一样" w:date="2018-03-21T02:24:00Z">
        <w:del w:id="811" w:author="像个男人一样" w:date="2018-03-22T11:59:00Z">
          <w:r>
            <w:rPr>
              <w:b/>
            </w:rPr>
            <w:delText>错误！未指定顺序。</w:delText>
          </w:r>
        </w:del>
      </w:ins>
      <w:ins w:id="812" w:author="像个男人一样" w:date="2018-03-21T02:23:00Z">
        <w:del w:id="813" w:author="像个男人一样" w:date="2018-03-22T11:59:00Z">
          <w:r>
            <w:rPr>
              <w:b/>
            </w:rPr>
            <w:delText>错误！未指定顺序。</w:delText>
          </w:r>
        </w:del>
      </w:ins>
      <w:ins w:id="814" w:author="像个男人一样" w:date="2018-03-21T02:22:00Z">
        <w:del w:id="815" w:author="像个男人一样" w:date="2018-03-22T11:59:00Z">
          <w:r>
            <w:rPr>
              <w:b/>
            </w:rPr>
            <w:delText>错误！未指定顺序。</w:delText>
          </w:r>
        </w:del>
      </w:ins>
      <w:ins w:id="816" w:author="像个男人一样" w:date="2018-03-21T02:17:00Z">
        <w:del w:id="817" w:author="像个男人一样" w:date="2018-03-22T11:59:00Z">
          <w:r>
            <w:rPr>
              <w:b/>
            </w:rPr>
            <w:delText>错误！未指定顺序。错误！未指定顺序。错误！未指定顺序。</w:delText>
          </w:r>
        </w:del>
      </w:ins>
      <w:ins w:id="818" w:author="像个男人一样" w:date="2018-03-21T02:15:00Z">
        <w:del w:id="819" w:author="像个男人一样" w:date="2018-03-22T11:59:00Z">
          <w:r>
            <w:rPr>
              <w:b/>
            </w:rPr>
            <w:delText>错误！未指定顺序。</w:delText>
          </w:r>
        </w:del>
      </w:ins>
      <w:ins w:id="820" w:author="像个男人一样" w:date="2018-03-21T02:14:00Z">
        <w:del w:id="821" w:author="像个男人一样" w:date="2018-03-22T11:59:00Z">
          <w:r>
            <w:rPr>
              <w:b/>
            </w:rPr>
            <w:delText>错误！未指定顺序。</w:delText>
          </w:r>
        </w:del>
      </w:ins>
      <w:ins w:id="822" w:author="像个男人一样" w:date="2018-03-21T02:13:00Z">
        <w:del w:id="823" w:author="像个男人一样" w:date="2018-03-22T11:59:00Z">
          <w:r>
            <w:rPr>
              <w:b/>
            </w:rPr>
            <w:delText>错误！未指定顺序。</w:delText>
          </w:r>
        </w:del>
      </w:ins>
      <w:ins w:id="824" w:author="像个男人一样" w:date="2018-03-21T02:12:00Z">
        <w:del w:id="825" w:author="像个男人一样" w:date="2018-03-22T11:59:00Z">
          <w:r>
            <w:rPr>
              <w:b/>
            </w:rPr>
            <w:delText>错误！未指定顺序。</w:delText>
          </w:r>
        </w:del>
      </w:ins>
      <w:ins w:id="826" w:author="像个男人一样" w:date="2018-03-21T02:02:00Z">
        <w:del w:id="827" w:author="像个男人一样" w:date="2018-03-22T11:59:00Z">
          <w:r>
            <w:rPr>
              <w:b/>
            </w:rPr>
            <w:delText>错误！未指定顺序。错误！未指定顺序。</w:delText>
          </w:r>
        </w:del>
      </w:ins>
      <w:ins w:id="828" w:author="像个男人一样" w:date="2018-03-21T02:01:00Z">
        <w:del w:id="829" w:author="像个男人一样" w:date="2018-03-22T11:59:00Z">
          <w:r>
            <w:rPr>
              <w:b/>
            </w:rPr>
            <w:delText>错误！未指定顺序。</w:delText>
          </w:r>
        </w:del>
      </w:ins>
      <w:ins w:id="830" w:author="像个男人一样" w:date="2018-03-21T02:00:00Z">
        <w:del w:id="831" w:author="像个男人一样" w:date="2018-03-22T11:59:00Z">
          <w:r>
            <w:rPr>
              <w:b/>
            </w:rPr>
            <w:delText>错误！未指定顺序。</w:delText>
          </w:r>
        </w:del>
      </w:ins>
      <w:ins w:id="832" w:author="像个男人一样" w:date="2018-03-21T01:59:00Z">
        <w:del w:id="833" w:author="像个男人一样" w:date="2018-03-22T11:59:00Z">
          <w:r>
            <w:rPr>
              <w:b/>
            </w:rPr>
            <w:delText>错误！未指定顺序。</w:delText>
          </w:r>
        </w:del>
      </w:ins>
      <w:ins w:id="834" w:author="像个男人一样" w:date="2018-03-21T01:58:00Z">
        <w:del w:id="835" w:author="像个男人一样" w:date="2018-03-22T11:59:00Z">
          <w:r>
            <w:rPr>
              <w:b/>
            </w:rPr>
            <w:delText>错误！未指定顺序。错误！未指定顺序。</w:delText>
          </w:r>
        </w:del>
      </w:ins>
      <w:ins w:id="836" w:author="像个男人一样" w:date="2018-03-21T01:57:00Z">
        <w:del w:id="837" w:author="像个男人一样" w:date="2018-03-22T11:59:00Z">
          <w:r>
            <w:rPr>
              <w:b/>
            </w:rPr>
            <w:delText>错误！未指定顺序。</w:delText>
          </w:r>
        </w:del>
      </w:ins>
      <w:ins w:id="838" w:author="像个男人一样" w:date="2018-03-21T01:48:00Z">
        <w:del w:id="839" w:author="像个男人一样" w:date="2018-03-22T11:59:00Z">
          <w:r>
            <w:rPr>
              <w:b/>
            </w:rPr>
            <w:delText>错误！未指定顺序。错误！未指定顺序。</w:delText>
          </w:r>
        </w:del>
      </w:ins>
      <w:ins w:id="840" w:author="像个男人一样" w:date="2018-03-21T01:47:00Z">
        <w:del w:id="841" w:author="像个男人一样" w:date="2018-03-22T11:59:00Z">
          <w:r>
            <w:rPr>
              <w:b/>
            </w:rPr>
            <w:delText>错误！未指定顺序。</w:delText>
          </w:r>
        </w:del>
      </w:ins>
      <w:ins w:id="842" w:author="像个男人一样" w:date="2018-03-21T01:46:00Z">
        <w:del w:id="843" w:author="像个男人一样" w:date="2018-03-22T11:59:00Z">
          <w:r>
            <w:rPr>
              <w:b/>
            </w:rPr>
            <w:delText>错误！未指定顺序。</w:delText>
          </w:r>
        </w:del>
      </w:ins>
      <w:ins w:id="844" w:author="像个男人一样" w:date="2018-03-21T01:45:00Z">
        <w:del w:id="845" w:author="像个男人一样" w:date="2018-03-22T11:59:00Z">
          <w:r>
            <w:rPr>
              <w:b/>
            </w:rPr>
            <w:delText>错误！未指定顺序。错误！未指定顺序。</w:delText>
          </w:r>
        </w:del>
      </w:ins>
      <w:ins w:id="846" w:author="像个男人一样" w:date="2018-03-21T01:43:00Z">
        <w:del w:id="847" w:author="像个男人一样" w:date="2018-03-22T11:59:00Z">
          <w:r>
            <w:rPr>
              <w:b/>
            </w:rPr>
            <w:delText>错误！未指定顺序。</w:delText>
          </w:r>
        </w:del>
      </w:ins>
      <w:ins w:id="848" w:author="像个男人一样" w:date="2018-03-21T01:42:00Z">
        <w:del w:id="849" w:author="像个男人一样" w:date="2018-03-22T11:59:00Z">
          <w:r>
            <w:rPr>
              <w:b/>
            </w:rPr>
            <w:delText>错误！未指定顺序。</w:delText>
          </w:r>
        </w:del>
      </w:ins>
      <w:ins w:id="850" w:author="像个男人一样" w:date="2018-03-21T01:40:00Z">
        <w:del w:id="851" w:author="像个男人一样" w:date="2018-03-22T11:59:00Z">
          <w:r>
            <w:rPr>
              <w:b/>
            </w:rPr>
            <w:delText>错误！未指定顺序。错误！未指定顺序。</w:delText>
          </w:r>
        </w:del>
      </w:ins>
      <w:ins w:id="852" w:author="像个男人一样" w:date="2018-03-21T01:39:00Z">
        <w:del w:id="853" w:author="像个男人一样" w:date="2018-03-22T11:59:00Z">
          <w:r>
            <w:rPr>
              <w:b/>
            </w:rPr>
            <w:delText>错误！未指定顺序。</w:delText>
          </w:r>
        </w:del>
      </w:ins>
      <w:ins w:id="854" w:author="像个男人一样" w:date="2018-03-21T01:38:00Z">
        <w:del w:id="855" w:author="像个男人一样" w:date="2018-03-22T11:59:00Z">
          <w:r>
            <w:rPr>
              <w:b/>
            </w:rPr>
            <w:delText>错误！未指定顺序。</w:delText>
          </w:r>
        </w:del>
      </w:ins>
      <w:ins w:id="856" w:author="像个男人一样" w:date="2018-03-21T01:37:00Z">
        <w:del w:id="857" w:author="像个男人一样" w:date="2018-03-22T11:59:00Z">
          <w:r>
            <w:rPr>
              <w:b/>
            </w:rPr>
            <w:delText>错误！未指定顺序。</w:delText>
          </w:r>
        </w:del>
      </w:ins>
      <w:ins w:id="858" w:author="像个男人一样" w:date="2018-03-21T01:36:00Z">
        <w:del w:id="859" w:author="像个男人一样" w:date="2018-03-22T11:59:00Z">
          <w:r>
            <w:rPr>
              <w:b/>
            </w:rPr>
            <w:delText>错误！未指定顺序。</w:delText>
          </w:r>
        </w:del>
      </w:ins>
      <w:ins w:id="860" w:author="像个男人一样" w:date="2018-03-21T01:35:00Z">
        <w:del w:id="861" w:author="像个男人一样" w:date="2018-03-22T11:59:00Z">
          <w:r>
            <w:rPr>
              <w:b/>
            </w:rPr>
            <w:delText>错误！未指定顺序。</w:delText>
          </w:r>
        </w:del>
      </w:ins>
      <w:ins w:id="862" w:author="像个男人一样" w:date="2018-03-21T01:34:00Z">
        <w:del w:id="863" w:author="像个男人一样" w:date="2018-03-22T11:59:00Z">
          <w:r>
            <w:rPr>
              <w:b/>
            </w:rPr>
            <w:delText>错误！未指定顺序。</w:delText>
          </w:r>
        </w:del>
      </w:ins>
      <w:ins w:id="864" w:author="像个男人一样" w:date="2018-03-21T01:27:00Z">
        <w:del w:id="865" w:author="像个男人一样" w:date="2018-03-22T11:59:00Z">
          <w:r>
            <w:rPr>
              <w:b/>
            </w:rPr>
            <w:delText>错误！未指定顺序。</w:delText>
          </w:r>
        </w:del>
      </w:ins>
      <w:ins w:id="866" w:author="像个男人一样" w:date="2018-03-21T01:18:00Z">
        <w:del w:id="867" w:author="像个男人一样" w:date="2018-03-22T11:59:00Z">
          <w:r>
            <w:rPr>
              <w:b/>
            </w:rPr>
            <w:delText>错误！未指定顺序。</w:delText>
          </w:r>
        </w:del>
      </w:ins>
      <w:ins w:id="868" w:author="像个男人一样" w:date="2018-03-21T01:09:00Z">
        <w:del w:id="869" w:author="像个男人一样" w:date="2018-03-22T11:59:00Z">
          <w:r>
            <w:rPr>
              <w:b/>
            </w:rPr>
            <w:delText>错误！未指定顺序。</w:delText>
          </w:r>
        </w:del>
      </w:ins>
      <w:ins w:id="870" w:author="像个男人一样" w:date="2018-03-21T01:08:00Z">
        <w:del w:id="871" w:author="像个男人一样" w:date="2018-03-22T11:59:00Z">
          <w:r>
            <w:rPr>
              <w:b/>
            </w:rPr>
            <w:delText>错误！未指定顺序。</w:delText>
          </w:r>
        </w:del>
      </w:ins>
      <w:del w:id="872" w:author="像个男人一样" w:date="2018-03-22T11:59:00Z">
        <w:r>
          <w:delText>1</w:delText>
        </w:r>
        <w:r>
          <w:fldChar w:fldCharType="end"/>
        </w:r>
      </w:del>
      <w:del w:id="873" w:author="像个男人一样" w:date="2018-03-21T01:18:00Z">
        <w:r>
          <w:delText xml:space="preserve"> Working principle of a capacitive accelerometer(Andrea Nisticò)</w:delText>
        </w:r>
        <w:bookmarkEnd w:id="788"/>
      </w:del>
    </w:p>
    <w:p w14:paraId="179132D2" w14:textId="77777777" w:rsidR="00553580" w:rsidRDefault="00553580">
      <w:pPr>
        <w:pStyle w:val="Caption"/>
        <w:jc w:val="center"/>
        <w:rPr>
          <w:ins w:id="874" w:author="像个男人一样" w:date="2018-03-21T01:18:00Z"/>
        </w:rPr>
        <w:pPrChange w:id="875" w:author="jie sun" w:date="2018-04-16T21:32:00Z">
          <w:pPr/>
        </w:pPrChange>
      </w:pPr>
      <w:del w:id="876"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877"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385757F0" w14:textId="34E49DB0" w:rsidR="00553580" w:rsidRDefault="00553580">
      <w:pPr>
        <w:pStyle w:val="Caption"/>
        <w:jc w:val="center"/>
        <w:rPr>
          <w:del w:id="878" w:author="像个男人一样" w:date="2018-03-22T12:02:00Z"/>
        </w:rPr>
        <w:pPrChange w:id="879" w:author="jie sun" w:date="2018-04-16T21:32:00Z">
          <w:pPr/>
        </w:pPrChange>
      </w:pPr>
      <w:bookmarkStart w:id="880" w:name="_Toc517801871"/>
      <w:ins w:id="881" w:author="像个男人一样" w:date="2018-03-21T01:35:00Z">
        <w:r>
          <w:t xml:space="preserve">Figure </w:t>
        </w:r>
      </w:ins>
      <w:ins w:id="882" w:author="JIE  SUN" w:date="2018-06-21T13:36:00Z">
        <w:r>
          <w:rPr>
            <w:iCs w:val="0"/>
          </w:rPr>
          <w:fldChar w:fldCharType="begin"/>
        </w:r>
        <w:r>
          <w:instrText xml:space="preserve"> STYLEREF 1 \s </w:instrText>
        </w:r>
      </w:ins>
      <w:r>
        <w:rPr>
          <w:iCs w:val="0"/>
        </w:rPr>
        <w:fldChar w:fldCharType="separate"/>
      </w:r>
      <w:r w:rsidR="009F4579">
        <w:rPr>
          <w:noProof/>
        </w:rPr>
        <w:t>2</w:t>
      </w:r>
      <w:ins w:id="883" w:author="JIE  SUN" w:date="2018-06-21T13:36:00Z">
        <w:r>
          <w:rPr>
            <w:iCs w:val="0"/>
          </w:rPr>
          <w:fldChar w:fldCharType="end"/>
        </w:r>
        <w:r>
          <w:noBreakHyphen/>
        </w:r>
        <w:r>
          <w:rPr>
            <w:iCs w:val="0"/>
          </w:rPr>
          <w:fldChar w:fldCharType="begin"/>
        </w:r>
        <w:r>
          <w:instrText xml:space="preserve"> SEQ Figure \* ARABIC \s 1 </w:instrText>
        </w:r>
      </w:ins>
      <w:r>
        <w:rPr>
          <w:iCs w:val="0"/>
        </w:rPr>
        <w:fldChar w:fldCharType="separate"/>
      </w:r>
      <w:r w:rsidR="009F4579">
        <w:rPr>
          <w:noProof/>
        </w:rPr>
        <w:t>1</w:t>
      </w:r>
      <w:ins w:id="884" w:author="JIE  SUN" w:date="2018-06-21T13:36:00Z">
        <w:r>
          <w:rPr>
            <w:iCs w:val="0"/>
          </w:rPr>
          <w:fldChar w:fldCharType="end"/>
        </w:r>
      </w:ins>
      <w:ins w:id="885" w:author="jie sun" w:date="2018-04-19T13:00:00Z">
        <w:del w:id="886" w:author="JIE  SUN" w:date="2018-06-21T13:34:00Z">
          <w:r w:rsidDel="00A64E7B">
            <w:rPr>
              <w:iCs w:val="0"/>
            </w:rPr>
            <w:fldChar w:fldCharType="begin"/>
          </w:r>
          <w:r w:rsidDel="00A64E7B">
            <w:delInstrText xml:space="preserve"> STYLEREF 1 \s </w:delInstrText>
          </w:r>
        </w:del>
      </w:ins>
      <w:del w:id="887" w:author="JIE  SUN" w:date="2018-06-21T13:34:00Z">
        <w:r w:rsidDel="00A64E7B">
          <w:rPr>
            <w:iCs w:val="0"/>
          </w:rPr>
          <w:fldChar w:fldCharType="separate"/>
        </w:r>
        <w:r w:rsidDel="00A64E7B">
          <w:rPr>
            <w:noProof/>
          </w:rPr>
          <w:delText>2</w:delText>
        </w:r>
      </w:del>
      <w:ins w:id="888" w:author="jie sun" w:date="2018-04-19T13:00:00Z">
        <w:del w:id="889" w:author="JIE  SUN" w:date="2018-06-21T13:34:00Z">
          <w:r w:rsidDel="00A64E7B">
            <w:rPr>
              <w:iCs w:val="0"/>
            </w:rPr>
            <w:fldChar w:fldCharType="end"/>
          </w:r>
          <w:r w:rsidDel="00A64E7B">
            <w:delText>.</w:delText>
          </w:r>
          <w:r w:rsidDel="00A64E7B">
            <w:rPr>
              <w:iCs w:val="0"/>
            </w:rPr>
            <w:fldChar w:fldCharType="begin"/>
          </w:r>
          <w:r w:rsidDel="00A64E7B">
            <w:delInstrText xml:space="preserve"> SEQ Figure \* ARABIC \s 1 </w:delInstrText>
          </w:r>
        </w:del>
      </w:ins>
      <w:del w:id="890" w:author="JIE  SUN" w:date="2018-06-21T13:34:00Z">
        <w:r w:rsidDel="00A64E7B">
          <w:rPr>
            <w:iCs w:val="0"/>
          </w:rPr>
          <w:fldChar w:fldCharType="separate"/>
        </w:r>
      </w:del>
      <w:ins w:id="891" w:author="jie sun" w:date="2018-04-19T13:00:00Z">
        <w:del w:id="892" w:author="JIE  SUN" w:date="2018-06-21T13:34:00Z">
          <w:r w:rsidDel="00A64E7B">
            <w:rPr>
              <w:noProof/>
            </w:rPr>
            <w:delText>1</w:delText>
          </w:r>
          <w:r w:rsidDel="00A64E7B">
            <w:rPr>
              <w:iCs w:val="0"/>
            </w:rPr>
            <w:fldChar w:fldCharType="end"/>
          </w:r>
        </w:del>
      </w:ins>
      <w:ins w:id="893" w:author="像个男人一样" w:date="2018-03-21T01:35:00Z">
        <w:del w:id="89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95" w:author="像个男人一样" w:date="2018-03-22T11:51:00Z">
        <w:del w:id="896" w:author="jie sun" w:date="2018-04-10T21:45:00Z">
          <w:r w:rsidDel="00454521">
            <w:delText>1</w:delText>
          </w:r>
        </w:del>
      </w:ins>
      <w:ins w:id="897" w:author="像个男人一样" w:date="2018-03-21T01:35:00Z">
        <w:del w:id="898" w:author="jie sun" w:date="2018-04-10T21:45:00Z">
          <w:r w:rsidDel="00454521">
            <w:fldChar w:fldCharType="end"/>
          </w:r>
        </w:del>
        <w:bookmarkStart w:id="899" w:name="_Toc10475"/>
        <w:bookmarkStart w:id="900" w:name="_Toc6148"/>
        <w:bookmarkStart w:id="901" w:name="_Toc12906"/>
        <w:bookmarkStart w:id="902" w:name="_Toc19892"/>
        <w:bookmarkStart w:id="903" w:name="_Toc15089"/>
        <w:bookmarkStart w:id="904" w:name="_Toc21004"/>
        <w:bookmarkStart w:id="905" w:name="_Toc11334"/>
        <w:bookmarkStart w:id="906" w:name="_Toc6172"/>
        <w:bookmarkStart w:id="907" w:name="_Toc1852"/>
        <w:bookmarkStart w:id="908" w:name="_Toc5921"/>
        <w:bookmarkStart w:id="909" w:name="_Toc27397"/>
        <w:bookmarkStart w:id="910" w:name="_Toc18937"/>
        <w:bookmarkStart w:id="911" w:name="_Toc3005"/>
        <w:bookmarkStart w:id="912" w:name="_Toc5828"/>
        <w:bookmarkStart w:id="913" w:name="_Toc4929"/>
        <w:bookmarkStart w:id="914" w:name="_Toc2448"/>
        <w:bookmarkStart w:id="915" w:name="_Toc27128"/>
        <w:bookmarkStart w:id="916" w:name="_Toc11540"/>
        <w:bookmarkStart w:id="917" w:name="_Toc1308"/>
        <w:bookmarkStart w:id="918" w:name="_Toc5603"/>
        <w:bookmarkStart w:id="919" w:name="_Toc29467"/>
        <w:bookmarkStart w:id="920" w:name="_Toc16468"/>
        <w:bookmarkStart w:id="921" w:name="_Toc27146"/>
        <w:bookmarkStart w:id="922" w:name="_Toc13310"/>
        <w:bookmarkStart w:id="923" w:name="_Toc691"/>
        <w:bookmarkStart w:id="924" w:name="_Toc6496"/>
        <w:bookmarkStart w:id="925" w:name="_Toc27117"/>
        <w:r>
          <w:rPr>
            <w:rFonts w:hint="eastAsia"/>
          </w:rPr>
          <w:t>:</w:t>
        </w:r>
      </w:ins>
      <w:ins w:id="926" w:author="JIE  SUN" w:date="2018-06-25T15:59:00Z">
        <w:r>
          <w:t xml:space="preserve"> </w:t>
        </w:r>
      </w:ins>
      <w:ins w:id="927" w:author="像个男人一样" w:date="2018-03-21T01:35:00Z">
        <w:r>
          <w:rPr>
            <w:rFonts w:hint="eastAsia"/>
          </w:rPr>
          <w:t xml:space="preserve">Working </w:t>
        </w:r>
      </w:ins>
      <w:ins w:id="928" w:author="jie sun" w:date="2018-04-16T22:25:00Z">
        <w:r>
          <w:t>P</w:t>
        </w:r>
      </w:ins>
      <w:ins w:id="929" w:author="像个男人一样" w:date="2018-03-21T01:35:00Z">
        <w:del w:id="930" w:author="jie sun" w:date="2018-04-16T22:25:00Z">
          <w:r w:rsidDel="002B4584">
            <w:rPr>
              <w:rFonts w:hint="eastAsia"/>
            </w:rPr>
            <w:delText>p</w:delText>
          </w:r>
        </w:del>
        <w:r>
          <w:rPr>
            <w:rFonts w:hint="eastAsia"/>
          </w:rPr>
          <w:t xml:space="preserve">rinciple </w:t>
        </w:r>
      </w:ins>
      <w:ins w:id="931" w:author="jie sun" w:date="2018-04-16T22:25:00Z">
        <w:r>
          <w:t>O</w:t>
        </w:r>
      </w:ins>
      <w:ins w:id="932" w:author="像个男人一样" w:date="2018-03-21T01:35:00Z">
        <w:del w:id="933" w:author="jie sun" w:date="2018-04-16T22:25:00Z">
          <w:r w:rsidDel="002B4584">
            <w:rPr>
              <w:rFonts w:hint="eastAsia"/>
            </w:rPr>
            <w:delText>o</w:delText>
          </w:r>
        </w:del>
        <w:r>
          <w:rPr>
            <w:rFonts w:hint="eastAsia"/>
          </w:rPr>
          <w:t xml:space="preserve">f </w:t>
        </w:r>
      </w:ins>
      <w:ins w:id="934" w:author="jie sun" w:date="2018-04-16T22:25:00Z">
        <w:r>
          <w:t>A</w:t>
        </w:r>
      </w:ins>
      <w:ins w:id="935" w:author="像个男人一样" w:date="2018-03-21T01:35:00Z">
        <w:del w:id="936" w:author="jie sun" w:date="2018-04-16T22:25:00Z">
          <w:r w:rsidDel="002B4584">
            <w:rPr>
              <w:rFonts w:hint="eastAsia"/>
            </w:rPr>
            <w:delText>a</w:delText>
          </w:r>
        </w:del>
      </w:ins>
      <w:ins w:id="937" w:author="像个男人一样" w:date="2018-03-22T12:00:00Z">
        <w:r>
          <w:rPr>
            <w:rFonts w:hint="eastAsia"/>
            <w:lang w:val="en-US"/>
          </w:rPr>
          <w:t xml:space="preserve"> </w:t>
        </w:r>
      </w:ins>
      <w:ins w:id="938" w:author="jie sun" w:date="2018-04-16T22:25:00Z">
        <w:r>
          <w:rPr>
            <w:lang w:val="en-US"/>
          </w:rPr>
          <w:t>C</w:t>
        </w:r>
      </w:ins>
      <w:ins w:id="939" w:author="像个男人一样" w:date="2018-03-22T12:00:00Z">
        <w:del w:id="940" w:author="jie sun" w:date="2018-04-16T22:25:00Z">
          <w:r w:rsidDel="002B4584">
            <w:rPr>
              <w:rFonts w:hint="eastAsia"/>
              <w:lang w:val="en-US"/>
            </w:rPr>
            <w:delText>c</w:delText>
          </w:r>
        </w:del>
        <w:r>
          <w:rPr>
            <w:rFonts w:hint="eastAsia"/>
            <w:lang w:val="en-US"/>
          </w:rPr>
          <w:t xml:space="preserve">apacitive </w:t>
        </w:r>
      </w:ins>
      <w:ins w:id="941" w:author="jie sun" w:date="2018-04-16T22:25:00Z">
        <w:r>
          <w:t>A</w:t>
        </w:r>
      </w:ins>
      <w:ins w:id="942" w:author="像个男人一样" w:date="2018-03-21T01:35:00Z">
        <w:del w:id="943" w:author="jie sun" w:date="2018-04-16T22:25:00Z">
          <w:r w:rsidDel="002B4584">
            <w:rPr>
              <w:rFonts w:hint="eastAsia"/>
            </w:rPr>
            <w:delText>a</w:delText>
          </w:r>
        </w:del>
        <w:r>
          <w:rPr>
            <w:rFonts w:hint="eastAsia"/>
          </w:rPr>
          <w:t>ccelerometer</w:t>
        </w:r>
      </w:ins>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ins w:id="944" w:author="jie sun" w:date="2018-04-08T15:39:00Z">
        <w:r>
          <w:t xml:space="preserve">. </w:t>
        </w:r>
      </w:ins>
      <w:customXmlInsRangeStart w:id="945" w:author="jie sun" w:date="2018-04-08T15:39:00Z"/>
      <w:sdt>
        <w:sdtPr>
          <w:rPr>
            <w:iCs w:val="0"/>
          </w:rPr>
          <w:id w:val="-344016397"/>
          <w:citation/>
        </w:sdtPr>
        <w:sdtContent>
          <w:customXmlInsRangeEnd w:id="945"/>
          <w:ins w:id="946" w:author="jie sun" w:date="2018-04-08T15:39:00Z">
            <w:r>
              <w:rPr>
                <w:iCs w:val="0"/>
              </w:rPr>
              <w:fldChar w:fldCharType="begin"/>
            </w:r>
            <w:r>
              <w:instrText xml:space="preserve"> </w:instrText>
            </w:r>
            <w:r>
              <w:rPr>
                <w:rFonts w:hint="eastAsia"/>
              </w:rPr>
              <w:instrText>CITATION And \l 2052</w:instrText>
            </w:r>
            <w:r>
              <w:instrText xml:space="preserve"> </w:instrText>
            </w:r>
          </w:ins>
          <w:r>
            <w:rPr>
              <w:iCs w:val="0"/>
            </w:rPr>
            <w:fldChar w:fldCharType="separate"/>
          </w:r>
          <w:r w:rsidR="008216AB" w:rsidRPr="008216AB">
            <w:rPr>
              <w:noProof/>
            </w:rPr>
            <w:t>(Nisticò, 2013)</w:t>
          </w:r>
          <w:ins w:id="947" w:author="jie sun" w:date="2018-04-08T15:39:00Z">
            <w:r>
              <w:rPr>
                <w:iCs w:val="0"/>
              </w:rPr>
              <w:fldChar w:fldCharType="end"/>
            </w:r>
          </w:ins>
          <w:customXmlInsRangeStart w:id="948" w:author="jie sun" w:date="2018-04-08T15:39:00Z"/>
        </w:sdtContent>
      </w:sdt>
      <w:customXmlInsRangeEnd w:id="948"/>
      <w:bookmarkEnd w:id="880"/>
    </w:p>
    <w:p w14:paraId="09D56E21" w14:textId="77777777" w:rsidR="00553580" w:rsidRDefault="00553580">
      <w:pPr>
        <w:pStyle w:val="Caption"/>
        <w:jc w:val="center"/>
        <w:pPrChange w:id="949" w:author="jie sun" w:date="2018-04-16T21:32:00Z">
          <w:pPr>
            <w:pStyle w:val="Subtitle"/>
          </w:pPr>
        </w:pPrChange>
      </w:pPr>
      <w:bookmarkStart w:id="950" w:name="_Toc505290348"/>
      <w:del w:id="951" w:author="像个男人一样" w:date="2018-03-22T12:02:00Z">
        <w:r>
          <w:delText xml:space="preserve">Figure 2. </w:delText>
        </w:r>
        <w:r>
          <w:fldChar w:fldCharType="begin"/>
        </w:r>
        <w:r>
          <w:delInstrText xml:space="preserve"> SEQ Figure_2. \* ARABIC </w:delInstrText>
        </w:r>
        <w:r>
          <w:fldChar w:fldCharType="separate"/>
        </w:r>
      </w:del>
      <w:ins w:id="952" w:author="像个男人一样" w:date="2018-03-22T11:51:00Z">
        <w:del w:id="953" w:author="像个男人一样" w:date="2018-03-22T12:02:00Z">
          <w:r>
            <w:rPr>
              <w:b/>
            </w:rPr>
            <w:delText>错误！未指定顺序。</w:delText>
          </w:r>
        </w:del>
      </w:ins>
      <w:ins w:id="954" w:author="像个男人一样" w:date="2018-03-21T23:39:00Z">
        <w:del w:id="955" w:author="像个男人一样" w:date="2018-03-22T12:02:00Z">
          <w:r>
            <w:rPr>
              <w:b/>
            </w:rPr>
            <w:delText>错误！未指定顺序。</w:delText>
          </w:r>
        </w:del>
      </w:ins>
      <w:ins w:id="956" w:author="像个男人一样" w:date="2018-03-21T23:10:00Z">
        <w:del w:id="957" w:author="像个男人一样" w:date="2018-03-22T12:02:00Z">
          <w:r>
            <w:rPr>
              <w:b/>
            </w:rPr>
            <w:delText>错误！未指定顺序。</w:delText>
          </w:r>
        </w:del>
      </w:ins>
      <w:ins w:id="958" w:author="像个男人一样" w:date="2018-03-21T23:08:00Z">
        <w:del w:id="959" w:author="像个男人一样" w:date="2018-03-22T12:02:00Z">
          <w:r>
            <w:rPr>
              <w:b/>
            </w:rPr>
            <w:delText>错误！未指定顺序。</w:delText>
          </w:r>
        </w:del>
      </w:ins>
      <w:ins w:id="960" w:author="像个男人一样" w:date="2018-03-21T02:33:00Z">
        <w:del w:id="961" w:author="像个男人一样" w:date="2018-03-22T12:02:00Z">
          <w:r>
            <w:rPr>
              <w:b/>
            </w:rPr>
            <w:delText>错误！未指定顺序。错误！未指定顺序。</w:delText>
          </w:r>
        </w:del>
      </w:ins>
      <w:ins w:id="962" w:author="像个男人一样" w:date="2018-03-21T02:31:00Z">
        <w:del w:id="963" w:author="像个男人一样" w:date="2018-03-22T12:02:00Z">
          <w:r>
            <w:rPr>
              <w:b/>
            </w:rPr>
            <w:delText>错误！未指定顺序。</w:delText>
          </w:r>
        </w:del>
      </w:ins>
      <w:ins w:id="964" w:author="像个男人一样" w:date="2018-03-21T02:30:00Z">
        <w:del w:id="965" w:author="像个男人一样" w:date="2018-03-22T12:02:00Z">
          <w:r>
            <w:rPr>
              <w:b/>
            </w:rPr>
            <w:delText>错误！未指定顺序。</w:delText>
          </w:r>
        </w:del>
      </w:ins>
      <w:ins w:id="966" w:author="像个男人一样" w:date="2018-03-21T02:29:00Z">
        <w:del w:id="967" w:author="像个男人一样" w:date="2018-03-22T12:02:00Z">
          <w:r>
            <w:rPr>
              <w:b/>
            </w:rPr>
            <w:delText>错误！未指定顺序。错误！未指定顺序。</w:delText>
          </w:r>
        </w:del>
      </w:ins>
      <w:ins w:id="968" w:author="像个男人一样" w:date="2018-03-21T02:26:00Z">
        <w:del w:id="969" w:author="像个男人一样" w:date="2018-03-22T12:02:00Z">
          <w:r>
            <w:rPr>
              <w:b/>
            </w:rPr>
            <w:delText>错误！未指定顺序。</w:delText>
          </w:r>
        </w:del>
      </w:ins>
      <w:ins w:id="970" w:author="像个男人一样" w:date="2018-03-21T02:25:00Z">
        <w:del w:id="971" w:author="像个男人一样" w:date="2018-03-22T12:02:00Z">
          <w:r>
            <w:rPr>
              <w:b/>
            </w:rPr>
            <w:delText>错误！未指定顺序。</w:delText>
          </w:r>
        </w:del>
      </w:ins>
      <w:ins w:id="972" w:author="像个男人一样" w:date="2018-03-21T02:24:00Z">
        <w:del w:id="973" w:author="像个男人一样" w:date="2018-03-22T12:02:00Z">
          <w:r>
            <w:rPr>
              <w:b/>
            </w:rPr>
            <w:delText>错误！未指定顺序。</w:delText>
          </w:r>
        </w:del>
      </w:ins>
      <w:ins w:id="974" w:author="像个男人一样" w:date="2018-03-21T02:23:00Z">
        <w:del w:id="975" w:author="像个男人一样" w:date="2018-03-22T12:02:00Z">
          <w:r>
            <w:rPr>
              <w:b/>
            </w:rPr>
            <w:delText>错误！未指定顺序。</w:delText>
          </w:r>
        </w:del>
      </w:ins>
      <w:ins w:id="976" w:author="像个男人一样" w:date="2018-03-21T02:22:00Z">
        <w:del w:id="977" w:author="像个男人一样" w:date="2018-03-22T12:02:00Z">
          <w:r>
            <w:rPr>
              <w:b/>
            </w:rPr>
            <w:delText>错误！未指定顺序。</w:delText>
          </w:r>
        </w:del>
      </w:ins>
      <w:ins w:id="978" w:author="像个男人一样" w:date="2018-03-21T02:17:00Z">
        <w:del w:id="979" w:author="像个男人一样" w:date="2018-03-22T12:02:00Z">
          <w:r>
            <w:rPr>
              <w:b/>
            </w:rPr>
            <w:delText>错误！未指定顺序。错误！未指定顺序。错误！未指定顺序。</w:delText>
          </w:r>
        </w:del>
      </w:ins>
      <w:ins w:id="980" w:author="像个男人一样" w:date="2018-03-21T02:15:00Z">
        <w:del w:id="981" w:author="像个男人一样" w:date="2018-03-22T12:02:00Z">
          <w:r>
            <w:rPr>
              <w:b/>
            </w:rPr>
            <w:delText>错误！未指定顺序。</w:delText>
          </w:r>
        </w:del>
      </w:ins>
      <w:ins w:id="982" w:author="像个男人一样" w:date="2018-03-21T02:14:00Z">
        <w:del w:id="983" w:author="像个男人一样" w:date="2018-03-22T12:02:00Z">
          <w:r>
            <w:rPr>
              <w:b/>
            </w:rPr>
            <w:delText>错误！未指定顺序。</w:delText>
          </w:r>
        </w:del>
      </w:ins>
      <w:ins w:id="984" w:author="像个男人一样" w:date="2018-03-21T02:13:00Z">
        <w:del w:id="985" w:author="像个男人一样" w:date="2018-03-22T12:02:00Z">
          <w:r>
            <w:rPr>
              <w:b/>
            </w:rPr>
            <w:delText>错误！未指定顺序。</w:delText>
          </w:r>
        </w:del>
      </w:ins>
      <w:ins w:id="986" w:author="像个男人一样" w:date="2018-03-21T02:12:00Z">
        <w:del w:id="987" w:author="像个男人一样" w:date="2018-03-22T12:02:00Z">
          <w:r>
            <w:rPr>
              <w:b/>
            </w:rPr>
            <w:delText>错误！未指定顺序。</w:delText>
          </w:r>
        </w:del>
      </w:ins>
      <w:ins w:id="988" w:author="像个男人一样" w:date="2018-03-21T02:02:00Z">
        <w:del w:id="989" w:author="像个男人一样" w:date="2018-03-22T12:02:00Z">
          <w:r>
            <w:rPr>
              <w:b/>
            </w:rPr>
            <w:delText>错误！未指定顺序。错误！未指定顺序。</w:delText>
          </w:r>
        </w:del>
      </w:ins>
      <w:ins w:id="990" w:author="像个男人一样" w:date="2018-03-21T02:01:00Z">
        <w:del w:id="991" w:author="像个男人一样" w:date="2018-03-22T12:02:00Z">
          <w:r>
            <w:rPr>
              <w:b/>
            </w:rPr>
            <w:delText>错误！未指定顺序。</w:delText>
          </w:r>
        </w:del>
      </w:ins>
      <w:ins w:id="992" w:author="像个男人一样" w:date="2018-03-21T02:00:00Z">
        <w:del w:id="993" w:author="像个男人一样" w:date="2018-03-22T12:02:00Z">
          <w:r>
            <w:rPr>
              <w:b/>
            </w:rPr>
            <w:delText>错误！未指定顺序。</w:delText>
          </w:r>
        </w:del>
      </w:ins>
      <w:ins w:id="994" w:author="像个男人一样" w:date="2018-03-21T01:59:00Z">
        <w:del w:id="995" w:author="像个男人一样" w:date="2018-03-22T12:02:00Z">
          <w:r>
            <w:rPr>
              <w:b/>
            </w:rPr>
            <w:delText>错误！未指定顺序。</w:delText>
          </w:r>
        </w:del>
      </w:ins>
      <w:ins w:id="996" w:author="像个男人一样" w:date="2018-03-21T01:58:00Z">
        <w:del w:id="997" w:author="像个男人一样" w:date="2018-03-22T12:02:00Z">
          <w:r>
            <w:rPr>
              <w:b/>
            </w:rPr>
            <w:delText>错误！未指定顺序。错误！未指定顺序。</w:delText>
          </w:r>
        </w:del>
      </w:ins>
      <w:ins w:id="998" w:author="像个男人一样" w:date="2018-03-21T01:57:00Z">
        <w:del w:id="999" w:author="像个男人一样" w:date="2018-03-22T12:02:00Z">
          <w:r>
            <w:rPr>
              <w:b/>
            </w:rPr>
            <w:delText>错误！未指定顺序。</w:delText>
          </w:r>
        </w:del>
      </w:ins>
      <w:ins w:id="1000" w:author="像个男人一样" w:date="2018-03-21T01:48:00Z">
        <w:del w:id="1001" w:author="像个男人一样" w:date="2018-03-22T12:02:00Z">
          <w:r>
            <w:rPr>
              <w:b/>
            </w:rPr>
            <w:delText>错误！未指定顺序。错误！未指定顺序。</w:delText>
          </w:r>
        </w:del>
      </w:ins>
      <w:ins w:id="1002" w:author="像个男人一样" w:date="2018-03-21T01:47:00Z">
        <w:del w:id="1003" w:author="像个男人一样" w:date="2018-03-22T12:02:00Z">
          <w:r>
            <w:rPr>
              <w:b/>
            </w:rPr>
            <w:delText>错误！未指定顺序。</w:delText>
          </w:r>
        </w:del>
      </w:ins>
      <w:ins w:id="1004" w:author="像个男人一样" w:date="2018-03-21T01:46:00Z">
        <w:del w:id="1005" w:author="像个男人一样" w:date="2018-03-22T12:02:00Z">
          <w:r>
            <w:rPr>
              <w:b/>
            </w:rPr>
            <w:delText>错误！未指定顺序。</w:delText>
          </w:r>
        </w:del>
      </w:ins>
      <w:ins w:id="1006" w:author="像个男人一样" w:date="2018-03-21T01:45:00Z">
        <w:del w:id="1007" w:author="像个男人一样" w:date="2018-03-22T12:02:00Z">
          <w:r>
            <w:rPr>
              <w:b/>
            </w:rPr>
            <w:delText>错误！未指定顺序。错误！未指定顺序。</w:delText>
          </w:r>
        </w:del>
      </w:ins>
      <w:ins w:id="1008" w:author="像个男人一样" w:date="2018-03-21T01:43:00Z">
        <w:del w:id="1009" w:author="像个男人一样" w:date="2018-03-22T12:02:00Z">
          <w:r>
            <w:rPr>
              <w:b/>
            </w:rPr>
            <w:delText>错误！未指定顺序。</w:delText>
          </w:r>
        </w:del>
      </w:ins>
      <w:ins w:id="1010" w:author="像个男人一样" w:date="2018-03-21T01:42:00Z">
        <w:del w:id="1011" w:author="像个男人一样" w:date="2018-03-22T12:02:00Z">
          <w:r>
            <w:rPr>
              <w:b/>
            </w:rPr>
            <w:delText>错误！未指定顺序。</w:delText>
          </w:r>
        </w:del>
      </w:ins>
      <w:ins w:id="1012" w:author="像个男人一样" w:date="2018-03-21T01:40:00Z">
        <w:del w:id="1013" w:author="像个男人一样" w:date="2018-03-22T12:02:00Z">
          <w:r>
            <w:rPr>
              <w:b/>
            </w:rPr>
            <w:delText>错误！未指定顺序。错误！未指定顺序。</w:delText>
          </w:r>
        </w:del>
      </w:ins>
      <w:ins w:id="1014" w:author="像个男人一样" w:date="2018-03-21T01:39:00Z">
        <w:del w:id="1015" w:author="像个男人一样" w:date="2018-03-22T12:02:00Z">
          <w:r>
            <w:rPr>
              <w:b/>
            </w:rPr>
            <w:delText>错误！未指定顺序。</w:delText>
          </w:r>
        </w:del>
      </w:ins>
      <w:ins w:id="1016" w:author="像个男人一样" w:date="2018-03-21T01:38:00Z">
        <w:del w:id="1017" w:author="像个男人一样" w:date="2018-03-22T12:02:00Z">
          <w:r>
            <w:rPr>
              <w:b/>
            </w:rPr>
            <w:delText>错误！未指定顺序。</w:delText>
          </w:r>
        </w:del>
      </w:ins>
      <w:ins w:id="1018" w:author="像个男人一样" w:date="2018-03-21T01:37:00Z">
        <w:del w:id="1019" w:author="像个男人一样" w:date="2018-03-22T12:02:00Z">
          <w:r>
            <w:rPr>
              <w:b/>
            </w:rPr>
            <w:delText>错误！未指定顺序。</w:delText>
          </w:r>
        </w:del>
      </w:ins>
      <w:ins w:id="1020" w:author="像个男人一样" w:date="2018-03-21T01:36:00Z">
        <w:del w:id="1021" w:author="像个男人一样" w:date="2018-03-22T12:02:00Z">
          <w:r>
            <w:rPr>
              <w:b/>
            </w:rPr>
            <w:delText>错误！未指定顺序。</w:delText>
          </w:r>
        </w:del>
      </w:ins>
      <w:ins w:id="1022" w:author="像个男人一样" w:date="2018-03-21T01:35:00Z">
        <w:del w:id="1023" w:author="像个男人一样" w:date="2018-03-22T12:02:00Z">
          <w:r>
            <w:rPr>
              <w:b/>
            </w:rPr>
            <w:delText>错误！未指定顺序。</w:delText>
          </w:r>
        </w:del>
      </w:ins>
      <w:ins w:id="1024" w:author="像个男人一样" w:date="2018-03-21T01:34:00Z">
        <w:del w:id="1025" w:author="像个男人一样" w:date="2018-03-22T12:02:00Z">
          <w:r>
            <w:rPr>
              <w:b/>
            </w:rPr>
            <w:delText>错误！未指定顺序。</w:delText>
          </w:r>
        </w:del>
      </w:ins>
      <w:ins w:id="1026" w:author="像个男人一样" w:date="2018-03-21T01:27:00Z">
        <w:del w:id="1027" w:author="像个男人一样" w:date="2018-03-22T12:02:00Z">
          <w:r>
            <w:rPr>
              <w:b/>
            </w:rPr>
            <w:delText>错误！未指定顺序。</w:delText>
          </w:r>
        </w:del>
      </w:ins>
      <w:del w:id="1028" w:author="像个男人一样" w:date="2018-03-22T12:02:00Z">
        <w:r>
          <w:delText>2</w:delText>
        </w:r>
        <w:r>
          <w:fldChar w:fldCharType="end"/>
        </w:r>
      </w:del>
      <w:del w:id="1029" w:author="像个男人一样" w:date="2018-03-21T01:27:00Z">
        <w:r>
          <w:delText xml:space="preserve"> Accelerometer Theory &amp; Design</w:delText>
        </w:r>
      </w:del>
      <w:bookmarkEnd w:id="950"/>
    </w:p>
    <w:p w14:paraId="5BEE9698" w14:textId="77777777" w:rsidR="00553580" w:rsidRDefault="00553580">
      <w:pPr>
        <w:pStyle w:val="Default"/>
        <w:jc w:val="center"/>
        <w:rPr>
          <w:ins w:id="1030" w:author="像个男人一样" w:date="2018-03-21T01:27:00Z"/>
        </w:rPr>
        <w:pPrChange w:id="1031" w:author="jie sun" w:date="2018-04-16T21:33:00Z">
          <w:pPr>
            <w:pStyle w:val="Default"/>
          </w:pPr>
        </w:pPrChange>
      </w:pPr>
      <w:del w:id="1032" w:author="像个男人一样" w:date="2018-03-21T01:27:00Z">
        <w:r>
          <w:rPr>
            <w:noProof/>
          </w:rPr>
          <w:lastRenderedPageBreak/>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33" w:author="像个男人一样" w:date="2018-03-21T01:27:00Z">
        <w:del w:id="1034"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35"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3B8B5ECD" w:rsidR="00553580" w:rsidRPr="0087014B" w:rsidRDefault="00553580">
      <w:pPr>
        <w:pStyle w:val="Default"/>
        <w:jc w:val="center"/>
        <w:rPr>
          <w:rFonts w:ascii="Microsoft JhengHei" w:hAnsi="Microsoft JhengHei" w:cstheme="minorBidi"/>
          <w:iCs/>
          <w:color w:val="44546A" w:themeColor="text2"/>
          <w:sz w:val="21"/>
          <w:szCs w:val="18"/>
          <w:rPrChange w:id="1036" w:author="像个男人一样" w:date="2018-03-21T22:59:00Z">
            <w:rPr/>
          </w:rPrChange>
        </w:rPr>
        <w:pPrChange w:id="1037" w:author="jie sun" w:date="2018-04-16T21:33:00Z">
          <w:pPr>
            <w:pStyle w:val="Default"/>
          </w:pPr>
        </w:pPrChange>
      </w:pPr>
      <w:bookmarkStart w:id="1038" w:name="_Toc517801872"/>
      <w:ins w:id="1039" w:author="像个男人一样" w:date="2018-03-21T01:27:00Z">
        <w:r>
          <w:rPr>
            <w:rFonts w:ascii="Microsoft JhengHei" w:hAnsi="Microsoft JhengHei" w:cstheme="minorBidi"/>
            <w:iCs/>
            <w:color w:val="44546A" w:themeColor="text2"/>
            <w:sz w:val="21"/>
            <w:szCs w:val="18"/>
            <w:rPrChange w:id="1040" w:author="像个男人一样" w:date="2018-03-21T22:59:00Z">
              <w:rPr/>
            </w:rPrChange>
          </w:rPr>
          <w:t xml:space="preserve">Figure </w:t>
        </w:r>
      </w:ins>
      <w:ins w:id="1041"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sidR="009F4579">
        <w:rPr>
          <w:rFonts w:ascii="Microsoft JhengHei" w:hAnsi="Microsoft JhengHei" w:cstheme="minorBidi"/>
          <w:iCs/>
          <w:noProof/>
          <w:color w:val="44546A" w:themeColor="text2"/>
          <w:sz w:val="21"/>
          <w:szCs w:val="18"/>
        </w:rPr>
        <w:t>2</w:t>
      </w:r>
      <w:ins w:id="1042"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sidR="009F4579">
        <w:rPr>
          <w:rFonts w:ascii="Microsoft JhengHei" w:hAnsi="Microsoft JhengHei" w:cstheme="minorBidi"/>
          <w:iCs/>
          <w:noProof/>
          <w:color w:val="44546A" w:themeColor="text2"/>
          <w:sz w:val="21"/>
          <w:szCs w:val="18"/>
        </w:rPr>
        <w:t>2</w:t>
      </w:r>
      <w:ins w:id="1043" w:author="JIE  SUN" w:date="2018-06-21T13:36:00Z">
        <w:r>
          <w:rPr>
            <w:rFonts w:ascii="Microsoft JhengHei" w:hAnsi="Microsoft JhengHei" w:cstheme="minorBidi"/>
            <w:iCs/>
            <w:color w:val="44546A" w:themeColor="text2"/>
            <w:sz w:val="21"/>
            <w:szCs w:val="18"/>
          </w:rPr>
          <w:fldChar w:fldCharType="end"/>
        </w:r>
      </w:ins>
      <w:ins w:id="1044" w:author="jie sun" w:date="2018-04-19T13:00:00Z">
        <w:del w:id="1045"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46"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47" w:author="jie sun" w:date="2018-04-19T13:00:00Z">
        <w:del w:id="1048"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49" w:author="JIE  SUN" w:date="2018-06-21T13:34:00Z">
        <w:r w:rsidDel="00A64E7B">
          <w:rPr>
            <w:rFonts w:ascii="Microsoft JhengHei" w:hAnsi="Microsoft JhengHei" w:cstheme="minorBidi"/>
            <w:iCs/>
            <w:color w:val="44546A" w:themeColor="text2"/>
            <w:sz w:val="21"/>
            <w:szCs w:val="18"/>
          </w:rPr>
          <w:fldChar w:fldCharType="separate"/>
        </w:r>
      </w:del>
      <w:ins w:id="1050" w:author="jie sun" w:date="2018-04-19T13:00:00Z">
        <w:del w:id="1051"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52" w:author="像个男人一样" w:date="2018-03-21T01:27:00Z">
        <w:del w:id="1053" w:author="jie sun" w:date="2018-04-10T21:45:00Z">
          <w:r w:rsidDel="00454521">
            <w:rPr>
              <w:rFonts w:ascii="Microsoft JhengHei" w:hAnsi="Microsoft JhengHei" w:cstheme="minorBidi"/>
              <w:iCs/>
              <w:color w:val="44546A" w:themeColor="text2"/>
              <w:sz w:val="21"/>
              <w:szCs w:val="18"/>
              <w:rPrChange w:id="1054"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55"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56"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57" w:author="像个男人一样" w:date="2018-03-21T22:59:00Z">
                <w:rPr/>
              </w:rPrChange>
            </w:rPr>
            <w:delText>2</w:delText>
          </w:r>
          <w:r w:rsidDel="00454521">
            <w:rPr>
              <w:rFonts w:ascii="Microsoft JhengHei" w:hAnsi="Microsoft JhengHei" w:cstheme="minorBidi"/>
              <w:iCs/>
              <w:color w:val="44546A" w:themeColor="text2"/>
              <w:sz w:val="21"/>
              <w:szCs w:val="18"/>
              <w:rPrChange w:id="1058" w:author="像个男人一样" w:date="2018-03-21T22:59:00Z">
                <w:rPr/>
              </w:rPrChange>
            </w:rPr>
            <w:fldChar w:fldCharType="end"/>
          </w:r>
          <w:r w:rsidDel="00454521">
            <w:rPr>
              <w:rFonts w:ascii="Microsoft JhengHei" w:hAnsi="Microsoft JhengHei" w:cstheme="minorBidi"/>
              <w:iCs/>
              <w:color w:val="44546A" w:themeColor="text2"/>
              <w:sz w:val="21"/>
              <w:szCs w:val="18"/>
              <w:rPrChange w:id="1059" w:author="像个男人一样" w:date="2018-03-21T22:59:00Z">
                <w:rPr/>
              </w:rPrChange>
            </w:rPr>
            <w:delText>.</w:delText>
          </w:r>
          <w:r w:rsidDel="00454521">
            <w:rPr>
              <w:rFonts w:ascii="Microsoft JhengHei" w:hAnsi="Microsoft JhengHei" w:cstheme="minorBidi"/>
              <w:iCs/>
              <w:color w:val="44546A" w:themeColor="text2"/>
              <w:sz w:val="21"/>
              <w:szCs w:val="18"/>
              <w:rPrChange w:id="1060"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61"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62" w:author="像个男人一样" w:date="2018-03-21T22:59:00Z">
                <w:rPr/>
              </w:rPrChange>
            </w:rPr>
            <w:fldChar w:fldCharType="separate"/>
          </w:r>
        </w:del>
      </w:ins>
      <w:ins w:id="1063" w:author="像个男人一样" w:date="2018-03-22T11:51:00Z">
        <w:del w:id="1064" w:author="jie sun" w:date="2018-04-10T21:45:00Z">
          <w:r w:rsidDel="00454521">
            <w:rPr>
              <w:rFonts w:ascii="Microsoft JhengHei" w:hAnsi="Microsoft JhengHei" w:cstheme="minorBidi" w:hint="eastAsia"/>
              <w:iCs/>
              <w:color w:val="44546A" w:themeColor="text2"/>
              <w:sz w:val="21"/>
              <w:szCs w:val="18"/>
            </w:rPr>
            <w:delText>2</w:delText>
          </w:r>
        </w:del>
      </w:ins>
      <w:ins w:id="1065" w:author="像个男人一样" w:date="2018-03-21T01:27:00Z">
        <w:del w:id="1066" w:author="jie sun" w:date="2018-04-10T21:45:00Z">
          <w:r w:rsidDel="00454521">
            <w:rPr>
              <w:rFonts w:ascii="Microsoft JhengHei" w:hAnsi="Microsoft JhengHei" w:cstheme="minorBidi"/>
              <w:iCs/>
              <w:color w:val="44546A" w:themeColor="text2"/>
              <w:sz w:val="21"/>
              <w:szCs w:val="18"/>
              <w:rPrChange w:id="1067" w:author="像个男人一样" w:date="2018-03-21T22:59:00Z">
                <w:rPr/>
              </w:rPrChange>
            </w:rPr>
            <w:fldChar w:fldCharType="end"/>
          </w:r>
        </w:del>
      </w:ins>
      <w:bookmarkStart w:id="1068" w:name="_Toc24974"/>
      <w:bookmarkStart w:id="1069" w:name="_Toc7054"/>
      <w:bookmarkStart w:id="1070" w:name="_Toc13571"/>
      <w:bookmarkStart w:id="1071" w:name="_Toc11554"/>
      <w:bookmarkStart w:id="1072" w:name="_Toc30245"/>
      <w:bookmarkStart w:id="1073" w:name="_Toc9992"/>
      <w:bookmarkStart w:id="1074" w:name="_Toc963"/>
      <w:bookmarkStart w:id="1075" w:name="_Toc19019"/>
      <w:bookmarkStart w:id="1076" w:name="_Toc11582"/>
      <w:bookmarkStart w:id="1077" w:name="_Toc28645"/>
      <w:bookmarkStart w:id="1078" w:name="_Toc19280"/>
      <w:bookmarkStart w:id="1079" w:name="_Toc10078"/>
      <w:bookmarkStart w:id="1080" w:name="_Toc5761"/>
      <w:bookmarkStart w:id="1081" w:name="_Toc22427"/>
      <w:bookmarkStart w:id="1082" w:name="_Toc3864"/>
      <w:bookmarkStart w:id="1083" w:name="_Toc24448"/>
      <w:bookmarkStart w:id="1084" w:name="_Toc306"/>
      <w:bookmarkStart w:id="1085" w:name="_Toc17765"/>
      <w:bookmarkStart w:id="1086" w:name="_Toc28567"/>
      <w:bookmarkStart w:id="1087" w:name="_Toc25190"/>
      <w:bookmarkStart w:id="1088" w:name="_Toc17323"/>
      <w:bookmarkStart w:id="1089" w:name="_Toc8338"/>
      <w:bookmarkStart w:id="1090" w:name="_Toc18503"/>
      <w:bookmarkStart w:id="1091" w:name="_Toc20164"/>
      <w:bookmarkStart w:id="1092" w:name="_Toc15380"/>
      <w:bookmarkStart w:id="1093" w:name="_Toc13482"/>
      <w:bookmarkStart w:id="1094" w:name="_Toc26373"/>
      <w:ins w:id="1095" w:author="像个男人一样" w:date="2018-03-21T01:33:00Z">
        <w:r>
          <w:rPr>
            <w:rFonts w:ascii="Microsoft JhengHei" w:hAnsi="Microsoft JhengHei" w:cstheme="minorBidi"/>
            <w:iCs/>
            <w:color w:val="44546A" w:themeColor="text2"/>
            <w:sz w:val="21"/>
            <w:szCs w:val="18"/>
            <w:rPrChange w:id="1096" w:author="像个男人一样" w:date="2018-03-21T22:59:00Z">
              <w:rPr>
                <w:rFonts w:ascii="Microsoft JhengHei" w:hAnsi="Microsoft JhengHei" w:cstheme="minorBidi"/>
                <w:i/>
                <w:iCs/>
                <w:color w:val="44546A" w:themeColor="text2"/>
                <w:sz w:val="18"/>
                <w:szCs w:val="18"/>
                <w:lang w:val="en-US"/>
              </w:rPr>
            </w:rPrChange>
          </w:rPr>
          <w:t xml:space="preserve">: </w:t>
        </w:r>
      </w:ins>
      <w:ins w:id="1097" w:author="像个男人一样" w:date="2018-03-21T01:27:00Z">
        <w:r>
          <w:rPr>
            <w:rFonts w:ascii="Microsoft JhengHei" w:hAnsi="Microsoft JhengHei" w:cstheme="minorBidi"/>
            <w:iCs/>
            <w:color w:val="44546A" w:themeColor="text2"/>
            <w:sz w:val="21"/>
            <w:szCs w:val="18"/>
            <w:rPrChange w:id="1098" w:author="像个男人一样" w:date="2018-03-21T22:59:00Z">
              <w:rPr/>
            </w:rPrChange>
          </w:rPr>
          <w:t>Accelerometer Theory &amp; Design</w:t>
        </w:r>
      </w:ins>
      <w:bookmarkEnd w:id="1068"/>
      <w:bookmarkEnd w:id="1069"/>
      <w:bookmarkEnd w:id="1070"/>
      <w:bookmarkEnd w:id="1071"/>
      <w:bookmarkEnd w:id="1072"/>
      <w:bookmarkEnd w:id="1073"/>
      <w:bookmarkEnd w:id="1074"/>
      <w:bookmarkEnd w:id="1075"/>
      <w:bookmarkEnd w:id="1076"/>
      <w:bookmarkEnd w:id="1077"/>
      <w:bookmarkEnd w:id="1078"/>
      <w:ins w:id="1099"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customXmlInsRangeStart w:id="1100"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100"/>
          <w:ins w:id="1101"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008216AB" w:rsidRPr="008216AB">
            <w:rPr>
              <w:rFonts w:ascii="Microsoft JhengHei" w:hAnsi="Microsoft JhengHei" w:cstheme="minorBidi"/>
              <w:noProof/>
              <w:color w:val="44546A" w:themeColor="text2"/>
              <w:sz w:val="21"/>
              <w:szCs w:val="18"/>
              <w:lang w:val="en-US"/>
            </w:rPr>
            <w:t>(Nisticò, 2013)</w:t>
          </w:r>
          <w:ins w:id="1102" w:author="jie sun" w:date="2018-04-08T15:39:00Z">
            <w:r>
              <w:rPr>
                <w:rFonts w:ascii="Microsoft JhengHei" w:hAnsi="Microsoft JhengHei" w:cstheme="minorBidi"/>
                <w:iCs/>
                <w:color w:val="44546A" w:themeColor="text2"/>
                <w:sz w:val="21"/>
                <w:szCs w:val="18"/>
                <w:lang w:val="en-US"/>
              </w:rPr>
              <w:fldChar w:fldCharType="end"/>
            </w:r>
          </w:ins>
          <w:customXmlInsRangeStart w:id="1103" w:author="jie sun" w:date="2018-04-08T15:39:00Z"/>
        </w:sdtContent>
      </w:sdt>
      <w:customXmlInsRangeEnd w:id="1103"/>
      <w:bookmarkEnd w:id="1038"/>
    </w:p>
    <w:p w14:paraId="7DDB9569" w14:textId="77777777" w:rsidR="00553580" w:rsidRDefault="00553580" w:rsidP="00553580">
      <w:pPr>
        <w:pStyle w:val="Subtitle"/>
        <w:rPr>
          <w:del w:id="1104" w:author="像个男人一样" w:date="2018-03-21T01:27:00Z"/>
        </w:rPr>
      </w:pPr>
      <w:del w:id="1105" w:author="像个男人一样" w:date="2018-03-21T01:27:00Z">
        <w:r>
          <w:delText xml:space="preserve">(Picture 2.1.2.2  </w:delText>
        </w:r>
        <w:bookmarkStart w:id="1106" w:name="OLE_LINK14"/>
        <w:r>
          <w:delText>Accelerometer Theory &amp; Design</w:delText>
        </w:r>
        <w:bookmarkEnd w:id="1106"/>
        <w:r>
          <w:delText>)</w:delText>
        </w:r>
      </w:del>
    </w:p>
    <w:p w14:paraId="6BFFDFBE" w14:textId="77777777" w:rsidR="00553580" w:rsidRDefault="00553580" w:rsidP="00553580">
      <w:pPr>
        <w:rPr>
          <w:ins w:id="1107" w:author="jie sun" w:date="2018-04-08T16:24:00Z"/>
        </w:rPr>
      </w:pPr>
      <w:r>
        <w:rPr>
          <w:rFonts w:hint="eastAsia"/>
        </w:rPr>
        <w:t>As</w:t>
      </w:r>
      <w:r>
        <w:t xml:space="preserve"> </w:t>
      </w:r>
      <w:del w:id="1108" w:author="jie sun" w:date="2018-04-08T17:56:00Z">
        <w:r w:rsidDel="009438D9">
          <w:rPr>
            <w:rFonts w:hint="eastAsia"/>
          </w:rPr>
          <w:delText>the picture</w:delText>
        </w:r>
      </w:del>
      <w:ins w:id="1109" w:author="jie sun" w:date="2018-04-08T17:56:00Z">
        <w:r>
          <w:rPr>
            <w:rFonts w:hint="eastAsia"/>
          </w:rPr>
          <w:t>Figure</w:t>
        </w:r>
        <w:r>
          <w:t xml:space="preserve"> </w:t>
        </w:r>
      </w:ins>
      <w:r>
        <w:t>2.2</w:t>
      </w:r>
      <w:del w:id="1110" w:author="像个男人一样" w:date="2018-03-21T01:28:00Z">
        <w:r>
          <w:delText>.2</w:delText>
        </w:r>
      </w:del>
      <w:r>
        <w:t xml:space="preserve"> above shows</w:t>
      </w:r>
      <w:ins w:id="1111" w:author="jie sun" w:date="2018-04-08T17:57:00Z">
        <w:r>
          <w:t xml:space="preserve"> the</w:t>
        </w:r>
      </w:ins>
      <w:r>
        <w:t xml:space="preserve"> </w:t>
      </w:r>
      <w:ins w:id="1112" w:author="jie sun" w:date="2018-04-08T17:57:00Z">
        <w:r>
          <w:t xml:space="preserve">inner structure </w:t>
        </w:r>
      </w:ins>
      <w:del w:id="1113" w:author="jie sun" w:date="2018-04-08T17:57:00Z">
        <w:r w:rsidDel="005D0092">
          <w:delText xml:space="preserve">the schematic </w:delText>
        </w:r>
      </w:del>
      <w:r>
        <w:t>of a</w:t>
      </w:r>
      <w:ins w:id="1114" w:author="jie sun" w:date="2018-04-08T16:08:00Z">
        <w:r>
          <w:t xml:space="preserve"> kind of</w:t>
        </w:r>
      </w:ins>
      <w:del w:id="1115" w:author="jie sun" w:date="2018-04-08T16:08:00Z">
        <w:r w:rsidDel="00C75EBF">
          <w:delText>n</w:delText>
        </w:r>
      </w:del>
      <w:r>
        <w:t xml:space="preserve"> accelerometer</w:t>
      </w:r>
      <w:ins w:id="1116" w:author="jie sun" w:date="2018-04-08T16:08:00Z">
        <w:r>
          <w:t>s</w:t>
        </w:r>
      </w:ins>
      <w:r>
        <w:t xml:space="preserve">, which be comprised of </w:t>
      </w:r>
      <w:ins w:id="1117" w:author="jie sun" w:date="2018-04-08T15:44:00Z">
        <w:r>
          <w:t>Seismic</w:t>
        </w:r>
      </w:ins>
      <w:del w:id="1118" w:author="jie sun" w:date="2018-04-08T15:44:00Z">
        <w:r w:rsidDel="00F11374">
          <w:delText>a</w:delText>
        </w:r>
      </w:del>
      <w:r>
        <w:t xml:space="preserve"> mass</w:t>
      </w:r>
      <w:del w:id="1119" w:author="jie sun" w:date="2018-04-08T15:44:00Z">
        <w:r w:rsidDel="00F11374">
          <w:delText xml:space="preserve"> (m)</w:delText>
        </w:r>
      </w:del>
      <w:r>
        <w:t xml:space="preserve">, </w:t>
      </w:r>
      <w:ins w:id="1120" w:author="jie sun" w:date="2018-04-08T15:46:00Z">
        <w:r>
          <w:t xml:space="preserve">a Damping element, </w:t>
        </w:r>
      </w:ins>
      <w:r>
        <w:t>a spring</w:t>
      </w:r>
      <w:ins w:id="1121" w:author="jie sun" w:date="2018-04-08T15:45:00Z">
        <w:r>
          <w:t xml:space="preserve"> (Elastic element)</w:t>
        </w:r>
      </w:ins>
      <w:del w:id="1122" w:author="jie sun" w:date="2018-04-08T15:45:00Z">
        <w:r w:rsidDel="00E73FE0">
          <w:delText xml:space="preserve"> (k)</w:delText>
        </w:r>
      </w:del>
      <w:ins w:id="1123" w:author="jie sun" w:date="2018-04-08T16:03:00Z">
        <w:r>
          <w:t xml:space="preserve">, External reference and </w:t>
        </w:r>
      </w:ins>
      <w:del w:id="1124" w:author="jie sun" w:date="2018-04-08T16:03:00Z">
        <w:r w:rsidDel="00E46597">
          <w:delText xml:space="preserve"> and </w:delText>
        </w:r>
      </w:del>
      <w:del w:id="1125" w:author="jie sun" w:date="2018-04-08T15:45:00Z">
        <w:r w:rsidDel="00E73FE0">
          <w:delText>a dash</w:delText>
        </w:r>
      </w:del>
      <w:ins w:id="1126" w:author="像个男人一样" w:date="2018-03-21T01:29:00Z">
        <w:del w:id="1127" w:author="jie sun" w:date="2018-04-08T15:45:00Z">
          <w:r w:rsidDel="00E73FE0">
            <w:rPr>
              <w:rFonts w:hint="eastAsia"/>
              <w:lang w:val="en-US"/>
            </w:rPr>
            <w:delText xml:space="preserve"> </w:delText>
          </w:r>
        </w:del>
      </w:ins>
      <w:del w:id="1128" w:author="jie sun" w:date="2018-04-08T15:45:00Z">
        <w:r w:rsidDel="00E73FE0">
          <w:delText>pot</w:delText>
        </w:r>
      </w:del>
      <w:ins w:id="1129" w:author="jie sun" w:date="2018-04-08T15:45:00Z">
        <w:r>
          <w:t>Internal reference frame</w:t>
        </w:r>
      </w:ins>
      <w:r>
        <w:t xml:space="preserve">.  </w:t>
      </w:r>
      <w:r>
        <w:rPr>
          <w:rFonts w:hint="eastAsia"/>
        </w:rPr>
        <w:t>When</w:t>
      </w:r>
      <w:r>
        <w:t xml:space="preserve"> the</w:t>
      </w:r>
      <w:ins w:id="1130" w:author="jie sun" w:date="2018-04-08T16:04:00Z">
        <w:r>
          <w:t xml:space="preserve"> vehicle is </w:t>
        </w:r>
      </w:ins>
      <w:del w:id="1131" w:author="jie sun" w:date="2018-04-08T16:04:00Z">
        <w:r w:rsidDel="00E46597">
          <w:delText xml:space="preserve"> object </w:delText>
        </w:r>
      </w:del>
      <w:r>
        <w:t>mov</w:t>
      </w:r>
      <w:del w:id="1132" w:author="jie sun" w:date="2018-04-08T16:06:00Z">
        <w:r w:rsidDel="00C75EBF">
          <w:delText>e</w:delText>
        </w:r>
      </w:del>
      <w:ins w:id="1133" w:author="jie sun" w:date="2018-04-08T16:04:00Z">
        <w:r>
          <w:t>ed</w:t>
        </w:r>
      </w:ins>
      <w:del w:id="1134" w:author="jie sun" w:date="2018-04-08T16:04:00Z">
        <w:r w:rsidDel="00E46597">
          <w:delText>s</w:delText>
        </w:r>
      </w:del>
      <w:r>
        <w:t xml:space="preserve"> </w:t>
      </w:r>
      <w:ins w:id="1135" w:author="jie sun" w:date="2018-04-08T18:02:00Z">
        <w:r>
          <w:t xml:space="preserve">with </w:t>
        </w:r>
      </w:ins>
      <w:del w:id="1136" w:author="jie sun" w:date="2018-04-08T18:02:00Z">
        <w:r w:rsidDel="005D0092">
          <w:delText xml:space="preserve">and has </w:delText>
        </w:r>
      </w:del>
      <w:r>
        <w:t>an acceleration</w:t>
      </w:r>
      <w:del w:id="1137" w:author="jie sun" w:date="2018-04-08T15:39:00Z">
        <w:r w:rsidDel="00AC0F62">
          <w:delText>s</w:delText>
        </w:r>
      </w:del>
      <w:r>
        <w:t>, the mass</w:t>
      </w:r>
      <w:ins w:id="1138" w:author="jie sun" w:date="2018-04-08T18:02:00Z">
        <w:r>
          <w:t xml:space="preserve"> will</w:t>
        </w:r>
      </w:ins>
      <w:r>
        <w:t xml:space="preserve"> move</w:t>
      </w:r>
      <w:del w:id="1139" w:author="jie sun" w:date="2018-04-08T18:02:00Z">
        <w:r w:rsidDel="005D0092">
          <w:delText>s</w:delText>
        </w:r>
      </w:del>
      <w:r>
        <w:t xml:space="preserve"> to another position, the spring</w:t>
      </w:r>
      <w:del w:id="1140" w:author="jie sun" w:date="2018-04-08T16:09:00Z">
        <w:r w:rsidDel="00C75EBF">
          <w:delText xml:space="preserve"> (k)</w:delText>
        </w:r>
      </w:del>
      <w:r>
        <w:t xml:space="preserve"> will stretches and </w:t>
      </w:r>
      <w:ins w:id="1141" w:author="jie sun" w:date="2018-04-08T16:11:00Z">
        <w:r>
          <w:t xml:space="preserve">x and y, Internal </w:t>
        </w:r>
        <w:proofErr w:type="gramStart"/>
        <w:r>
          <w:t>reference</w:t>
        </w:r>
        <w:proofErr w:type="gramEnd"/>
        <w:r>
          <w:t xml:space="preserve"> and External reference, will change</w:t>
        </w:r>
      </w:ins>
      <w:ins w:id="1142" w:author="jie sun" w:date="2018-04-08T16:29:00Z">
        <w:r>
          <w:t xml:space="preserve">, so </w:t>
        </w:r>
      </w:ins>
      <w:ins w:id="1143" w:author="jie sun" w:date="2018-04-08T16:21:00Z">
        <w:r>
          <w:t>there</w:t>
        </w:r>
      </w:ins>
      <w:ins w:id="1144" w:author="jie sun" w:date="2018-04-08T16:22:00Z">
        <w:r>
          <w:t xml:space="preserve"> is </w:t>
        </w:r>
      </w:ins>
      <w:ins w:id="1145" w:author="jie sun" w:date="2018-04-08T16:25:00Z">
        <w:r>
          <w:t xml:space="preserve">a </w:t>
        </w:r>
      </w:ins>
      <w:ins w:id="1146" w:author="jie sun" w:date="2018-04-08T16:22:00Z">
        <w:r>
          <w:t xml:space="preserve">relationship happened between the </w:t>
        </w:r>
      </w:ins>
      <w:ins w:id="1147" w:author="jie sun" w:date="2018-04-08T16:23:00Z">
        <w:r>
          <w:t>vehicle</w:t>
        </w:r>
      </w:ins>
      <w:ins w:id="1148"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49" w:author="像个男人一样" w:date="2018-03-21T01:28:00Z"/>
        </w:rPr>
      </w:pPr>
      <w:ins w:id="1150" w:author="jie sun" w:date="2018-04-08T16:22:00Z">
        <w:r>
          <w:t xml:space="preserve"> </w:t>
        </w:r>
      </w:ins>
      <w:del w:id="1151" w:author="jie sun" w:date="2018-04-08T16:10:00Z">
        <w:r w:rsidDel="00C75EBF">
          <w:delText>the dash</w:delText>
        </w:r>
      </w:del>
      <w:ins w:id="1152" w:author="像个男人一样" w:date="2018-03-21T01:29:00Z">
        <w:del w:id="1153" w:author="jie sun" w:date="2018-04-08T16:10:00Z">
          <w:r w:rsidDel="00C75EBF">
            <w:rPr>
              <w:rFonts w:hint="eastAsia"/>
              <w:lang w:val="en-US"/>
            </w:rPr>
            <w:delText xml:space="preserve"> </w:delText>
          </w:r>
        </w:del>
      </w:ins>
      <w:del w:id="1154" w:author="jie sun" w:date="2018-04-08T16:10:00Z">
        <w:r w:rsidDel="00C75EBF">
          <w:delText>pot will produce a</w:delText>
        </w:r>
      </w:del>
      <w:del w:id="1155" w:author="jie sun" w:date="2018-04-08T15:46:00Z">
        <w:r w:rsidDel="001840BB">
          <w:delText>n</w:delText>
        </w:r>
      </w:del>
      <w:del w:id="1156"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335B2933" w14:textId="77777777" w:rsidR="00553580" w:rsidRDefault="00553580" w:rsidP="00553580">
      <w:pPr>
        <w:rPr>
          <w:ins w:id="1157" w:author="jie sun" w:date="2018-04-08T16:10:00Z"/>
        </w:rPr>
      </w:pPr>
    </w:p>
    <w:p w14:paraId="4B486697" w14:textId="77777777" w:rsidR="00553580" w:rsidDel="00C75EBF" w:rsidRDefault="00553580" w:rsidP="00553580">
      <w:pPr>
        <w:rPr>
          <w:del w:id="1158" w:author="jie sun" w:date="2018-04-08T16:10:00Z"/>
        </w:rPr>
      </w:pPr>
      <w:ins w:id="1159" w:author="jie sun" w:date="2018-04-08T18:03:00Z">
        <w:r>
          <w:t>I</w:t>
        </w:r>
      </w:ins>
    </w:p>
    <w:p w14:paraId="33947943" w14:textId="77777777" w:rsidR="00553580" w:rsidDel="00171ADE" w:rsidRDefault="00553580" w:rsidP="00553580">
      <w:pPr>
        <w:rPr>
          <w:del w:id="1160" w:author="像个男人一样" w:date="2018-03-21T01:28:00Z"/>
        </w:rPr>
      </w:pPr>
      <w:del w:id="1161" w:author="jie sun" w:date="2018-04-08T16:10:00Z">
        <w:r w:rsidDel="00C75EBF">
          <w:delText>T</w:delText>
        </w:r>
      </w:del>
      <w:del w:id="1162" w:author="jie sun" w:date="2018-04-08T18:03:00Z">
        <w:r w:rsidDel="005D0092">
          <w:delText xml:space="preserve">he </w:delText>
        </w:r>
      </w:del>
      <w:del w:id="1163" w:author="jie sun" w:date="2018-04-08T16:24:00Z">
        <w:r w:rsidDel="00084FC2">
          <w:delText>exact</w:delText>
        </w:r>
      </w:del>
      <w:del w:id="1164" w:author="jie sun" w:date="2018-04-08T18:03:00Z">
        <w:r w:rsidDel="005D0092">
          <w:delText xml:space="preserve"> inner structure of an accelerometer is </w:delText>
        </w:r>
      </w:del>
      <w:del w:id="1165" w:author="jie sun" w:date="2018-04-08T16:24:00Z">
        <w:r w:rsidDel="00084FC2">
          <w:delText>just like this, absolutely not</w:delText>
        </w:r>
      </w:del>
      <w:del w:id="1166" w:author="jie sun" w:date="2018-04-08T18:03:00Z">
        <w:r w:rsidDel="005D0092">
          <w:delText>, i</w:delText>
        </w:r>
      </w:del>
      <w:r>
        <w:t>n our daily life, the most popular type of accelerometer</w:t>
      </w:r>
      <w:del w:id="1167" w:author="像个男人一样" w:date="2018-03-21T01:30:00Z">
        <w:r>
          <w:delText>s</w:delText>
        </w:r>
      </w:del>
      <w:r>
        <w:t xml:space="preserve"> is the Three-Axis Acceleration Sensor </w:t>
      </w:r>
      <w:del w:id="1168" w:author="jie sun" w:date="2018-04-08T18:06:00Z">
        <w:r w:rsidDel="00E012ED">
          <w:delText xml:space="preserve">such as </w:delText>
        </w:r>
        <w:r w:rsidDel="00E012ED">
          <w:rPr>
            <w:rFonts w:hint="eastAsia"/>
          </w:rPr>
          <w:delText>i</w:delText>
        </w:r>
        <w:r w:rsidDel="00E012ED">
          <w:delText>Phone</w:delText>
        </w:r>
      </w:del>
      <w:del w:id="1169" w:author="jie sun" w:date="2018-04-08T18:05:00Z">
        <w:r w:rsidDel="006709A5">
          <w:delText xml:space="preserve"> installing i</w:delText>
        </w:r>
      </w:del>
      <w:ins w:id="1170" w:author="jie sun" w:date="2018-04-08T18:06:00Z">
        <w:r>
          <w:t>in the market.</w:t>
        </w:r>
      </w:ins>
      <w:ins w:id="1171" w:author="jie sun" w:date="2018-04-08T18:05:00Z">
        <w:r>
          <w:t xml:space="preserve"> </w:t>
        </w:r>
      </w:ins>
      <w:del w:id="1172"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73" w:author="像个男人一样" w:date="2018-03-21T01:28:00Z"/>
        </w:rPr>
      </w:pPr>
    </w:p>
    <w:p w14:paraId="38841528" w14:textId="77777777" w:rsidR="00553580" w:rsidRDefault="00553580" w:rsidP="00553580">
      <w:pPr>
        <w:rPr>
          <w:ins w:id="1174"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75" w:name="_Toc3023"/>
      <w:bookmarkStart w:id="1176" w:name="_Toc13091"/>
      <w:bookmarkStart w:id="1177" w:name="_Toc5006"/>
      <w:bookmarkStart w:id="1178" w:name="_Toc1099"/>
      <w:bookmarkStart w:id="1179" w:name="_Toc29817"/>
      <w:bookmarkStart w:id="1180" w:name="_Toc1258"/>
      <w:bookmarkStart w:id="1181" w:name="_Toc31469"/>
      <w:bookmarkStart w:id="1182" w:name="_Toc8202"/>
      <w:bookmarkStart w:id="1183" w:name="_Toc30516"/>
      <w:bookmarkStart w:id="1184" w:name="_Toc518649082"/>
      <w:r>
        <w:t xml:space="preserve">How </w:t>
      </w:r>
      <w:ins w:id="1185" w:author="jie sun" w:date="2018-04-16T21:08:00Z">
        <w:r>
          <w:t>A</w:t>
        </w:r>
      </w:ins>
      <w:del w:id="1186" w:author="jie sun" w:date="2018-04-16T21:08:00Z">
        <w:r w:rsidDel="002B45ED">
          <w:delText>a</w:delText>
        </w:r>
      </w:del>
      <w:r>
        <w:t xml:space="preserve">ccelerometer </w:t>
      </w:r>
      <w:ins w:id="1187" w:author="jie sun" w:date="2018-04-16T21:08:00Z">
        <w:r>
          <w:t>W</w:t>
        </w:r>
      </w:ins>
      <w:del w:id="1188" w:author="jie sun" w:date="2018-04-16T21:08:00Z">
        <w:r w:rsidDel="002B45ED">
          <w:delText>w</w:delText>
        </w:r>
      </w:del>
      <w:r>
        <w:t xml:space="preserve">orks </w:t>
      </w:r>
      <w:r w:rsidR="00F05E84">
        <w:rPr>
          <w:rFonts w:hint="eastAsia"/>
        </w:rPr>
        <w:t>i</w:t>
      </w:r>
      <w:del w:id="1189" w:author="jie sun" w:date="2018-04-16T21:08:00Z">
        <w:r w:rsidDel="002B45ED">
          <w:delText>i</w:delText>
        </w:r>
      </w:del>
      <w:r>
        <w:t xml:space="preserve">n </w:t>
      </w:r>
      <w:ins w:id="1190" w:author="jie sun" w:date="2018-04-16T21:08:00Z">
        <w:r>
          <w:t>M</w:t>
        </w:r>
      </w:ins>
      <w:del w:id="1191" w:author="jie sun" w:date="2018-04-16T21:08:00Z">
        <w:r w:rsidDel="002B45ED">
          <w:delText>m</w:delText>
        </w:r>
      </w:del>
      <w:r>
        <w:t xml:space="preserve">obile </w:t>
      </w:r>
      <w:ins w:id="1192" w:author="jie sun" w:date="2018-04-16T21:08:00Z">
        <w:r>
          <w:t>P</w:t>
        </w:r>
      </w:ins>
      <w:del w:id="1193" w:author="jie sun" w:date="2018-04-16T21:08:00Z">
        <w:r w:rsidDel="002B45ED">
          <w:delText>p</w:delText>
        </w:r>
      </w:del>
      <w:r>
        <w:t>hone.</w:t>
      </w:r>
      <w:bookmarkEnd w:id="1175"/>
      <w:bookmarkEnd w:id="1176"/>
      <w:bookmarkEnd w:id="1177"/>
      <w:bookmarkEnd w:id="1178"/>
      <w:bookmarkEnd w:id="1179"/>
      <w:bookmarkEnd w:id="1180"/>
      <w:bookmarkEnd w:id="1181"/>
      <w:bookmarkEnd w:id="1182"/>
      <w:bookmarkEnd w:id="1183"/>
      <w:bookmarkEnd w:id="1184"/>
      <w:r>
        <w:t xml:space="preserve"> </w:t>
      </w:r>
    </w:p>
    <w:p w14:paraId="0AF36312" w14:textId="77777777" w:rsidR="00553580" w:rsidDel="00A668A3" w:rsidRDefault="00553580" w:rsidP="00553580">
      <w:pPr>
        <w:rPr>
          <w:del w:id="1194" w:author="jie sun" w:date="2018-04-08T16:57:00Z"/>
        </w:rPr>
      </w:pPr>
      <w:r>
        <w:t xml:space="preserve">Here, we just use the three-axis accelerometer of an iPhone as an example to describe how an accelerometer works in an iPhone. </w:t>
      </w:r>
    </w:p>
    <w:p w14:paraId="362C61D0" w14:textId="131BB88B" w:rsidR="00553580" w:rsidRDefault="00553580" w:rsidP="00553580">
      <w:pPr>
        <w:rPr>
          <w:ins w:id="1195" w:author="jie sun" w:date="2018-04-08T16:57:00Z"/>
        </w:rPr>
      </w:pPr>
      <w:r>
        <w:t xml:space="preserve">As we mentioned before, a three -axis accelerometer is used to test three different directions’ acceleration. There are two </w:t>
      </w:r>
      <w:del w:id="1196" w:author="jie sun" w:date="2018-04-08T16:55:00Z">
        <w:r w:rsidDel="00803B81">
          <w:delText xml:space="preserve">pictures </w:delText>
        </w:r>
      </w:del>
      <w:ins w:id="1197" w:author="jie sun" w:date="2018-04-08T16:55:00Z">
        <w:r>
          <w:t>figures</w:t>
        </w:r>
      </w:ins>
      <w:customXmlInsRangeStart w:id="1198" w:author="jie sun" w:date="2018-04-08T17:04:00Z"/>
      <w:sdt>
        <w:sdtPr>
          <w:id w:val="675156440"/>
          <w:citation/>
        </w:sdtPr>
        <w:sdtContent>
          <w:customXmlInsRangeEnd w:id="1198"/>
          <w:ins w:id="1199"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sidR="008216AB">
            <w:rPr>
              <w:rFonts w:hint="eastAsia"/>
              <w:noProof/>
            </w:rPr>
            <w:t xml:space="preserve"> </w:t>
          </w:r>
          <w:r w:rsidR="008216AB" w:rsidRPr="008216AB">
            <w:rPr>
              <w:noProof/>
            </w:rPr>
            <w:t>(YingWen, 2014)</w:t>
          </w:r>
          <w:ins w:id="1200" w:author="jie sun" w:date="2018-04-08T17:04:00Z">
            <w:r>
              <w:fldChar w:fldCharType="end"/>
            </w:r>
          </w:ins>
          <w:customXmlInsRangeStart w:id="1201" w:author="jie sun" w:date="2018-04-08T17:04:00Z"/>
        </w:sdtContent>
      </w:sdt>
      <w:customXmlInsRangeEnd w:id="1201"/>
      <w:del w:id="1202" w:author="jie sun" w:date="2018-04-08T17:04:00Z">
        <w:r w:rsidDel="00F41DEB">
          <w:delText>below</w:delText>
        </w:r>
      </w:del>
      <w:r>
        <w:t>, which show three</w:t>
      </w:r>
      <w:ins w:id="1203" w:author="jie sun" w:date="2018-04-08T16:29:00Z">
        <w:r>
          <w:t>-</w:t>
        </w:r>
      </w:ins>
      <w:r w:rsidR="00065EEF">
        <w:t xml:space="preserve">           </w:t>
      </w:r>
      <w:del w:id="1204" w:author="jie sun" w:date="2018-04-08T16:29:00Z">
        <w:r w:rsidDel="00DF27A1">
          <w:lastRenderedPageBreak/>
          <w:delText xml:space="preserve"> </w:delText>
        </w:r>
      </w:del>
      <w:r w:rsidR="009E57A8">
        <w:t>dimensional axe</w:t>
      </w:r>
      <w:r>
        <w:t>s and the acceleration of every axis can be tested by the accelerometer installed in the phone.</w:t>
      </w:r>
    </w:p>
    <w:p w14:paraId="5FB12BD9" w14:textId="77777777" w:rsidR="00553580" w:rsidRPr="00FB0B14" w:rsidRDefault="00553580" w:rsidP="00553580">
      <w:pPr>
        <w:rPr>
          <w:ins w:id="1205" w:author="jie sun" w:date="2018-04-08T16:57:00Z"/>
        </w:rPr>
      </w:pPr>
    </w:p>
    <w:p w14:paraId="2AEC0205" w14:textId="77777777" w:rsidR="00553580" w:rsidRPr="000642A2" w:rsidRDefault="00553580" w:rsidP="00553580">
      <w:pPr>
        <w:rPr>
          <w:ins w:id="1206" w:author="jie sun" w:date="2018-04-08T16:57:00Z"/>
        </w:rPr>
      </w:pPr>
      <w:ins w:id="1207"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08" w:author="jie sun" w:date="2018-04-08T18:08:00Z">
        <w:r>
          <w:t xml:space="preserve"> </w:t>
        </w:r>
      </w:ins>
      <w:ins w:id="1209" w:author="jie sun" w:date="2018-04-08T16:57:00Z">
        <w:r>
          <w:t>show</w:t>
        </w:r>
      </w:ins>
      <w:ins w:id="1210" w:author="jie sun" w:date="2018-04-08T18:08:00Z">
        <w:r>
          <w:t xml:space="preserve"> </w:t>
        </w:r>
      </w:ins>
      <w:ins w:id="1211" w:author="jie sun" w:date="2018-04-08T16:57:00Z">
        <w:r>
          <w:t>the acceleration</w:t>
        </w:r>
      </w:ins>
      <w:ins w:id="1212" w:author="jie sun" w:date="2018-04-08T18:09:00Z">
        <w:r>
          <w:t xml:space="preserve">s </w:t>
        </w:r>
      </w:ins>
      <w:ins w:id="1213" w:author="jie sun" w:date="2018-04-08T16:57:00Z">
        <w:r>
          <w:t xml:space="preserve">of a phone in </w:t>
        </w:r>
      </w:ins>
      <w:ins w:id="1214" w:author="jie sun" w:date="2018-04-08T18:09:00Z">
        <w:r>
          <w:t>static condition</w:t>
        </w:r>
      </w:ins>
      <w:ins w:id="1215" w:author="jie sun" w:date="2018-04-08T16:57:00Z">
        <w:r>
          <w:t xml:space="preserve">, and it just prove that no matter the accelerometer put in which direction, in </w:t>
        </w:r>
        <w:bookmarkStart w:id="1216" w:name="OLE_LINK27"/>
        <w:r>
          <w:t>static condition</w:t>
        </w:r>
        <w:bookmarkEnd w:id="1216"/>
        <w:r>
          <w:t xml:space="preserve"> that it only be affected by gravity. </w:t>
        </w:r>
      </w:ins>
    </w:p>
    <w:p w14:paraId="3B1639A8" w14:textId="77777777" w:rsidR="00553580" w:rsidRDefault="00553580">
      <w:pPr>
        <w:jc w:val="center"/>
        <w:rPr>
          <w:ins w:id="1217" w:author="jie sun" w:date="2018-04-08T16:57:00Z"/>
        </w:rPr>
        <w:pPrChange w:id="1218" w:author="jie sun" w:date="2018-04-16T21:33:00Z">
          <w:pPr/>
        </w:pPrChange>
      </w:pPr>
      <w:ins w:id="1219"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3A1BBD98" w:rsidR="00553580" w:rsidRDefault="00553580">
      <w:pPr>
        <w:jc w:val="center"/>
        <w:rPr>
          <w:ins w:id="1220" w:author="jie sun" w:date="2018-04-08T16:57:00Z"/>
          <w:iCs/>
          <w:color w:val="44546A" w:themeColor="text2"/>
          <w:sz w:val="21"/>
          <w:szCs w:val="18"/>
        </w:rPr>
        <w:pPrChange w:id="1221" w:author="jie sun" w:date="2018-04-16T21:33:00Z">
          <w:pPr/>
        </w:pPrChange>
      </w:pPr>
      <w:bookmarkStart w:id="1222" w:name="_Toc517801873"/>
      <w:ins w:id="1223" w:author="jie sun" w:date="2018-04-08T16:57:00Z">
        <w:r w:rsidRPr="000642A2">
          <w:rPr>
            <w:iCs/>
            <w:color w:val="44546A" w:themeColor="text2"/>
            <w:sz w:val="21"/>
            <w:szCs w:val="18"/>
          </w:rPr>
          <w:t xml:space="preserve">Figure </w:t>
        </w:r>
      </w:ins>
      <w:ins w:id="1224"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sidR="009F4579">
        <w:rPr>
          <w:iCs/>
          <w:noProof/>
          <w:color w:val="44546A" w:themeColor="text2"/>
          <w:sz w:val="21"/>
          <w:szCs w:val="18"/>
        </w:rPr>
        <w:t>2</w:t>
      </w:r>
      <w:ins w:id="1225"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sidR="009F4579">
        <w:rPr>
          <w:iCs/>
          <w:noProof/>
          <w:color w:val="44546A" w:themeColor="text2"/>
          <w:sz w:val="21"/>
          <w:szCs w:val="18"/>
        </w:rPr>
        <w:t>3</w:t>
      </w:r>
      <w:ins w:id="1226" w:author="JIE  SUN" w:date="2018-06-21T13:36:00Z">
        <w:r>
          <w:rPr>
            <w:iCs/>
            <w:color w:val="44546A" w:themeColor="text2"/>
            <w:sz w:val="21"/>
            <w:szCs w:val="18"/>
          </w:rPr>
          <w:fldChar w:fldCharType="end"/>
        </w:r>
      </w:ins>
      <w:ins w:id="1227" w:author="jie sun" w:date="2018-04-19T13:00:00Z">
        <w:del w:id="1228"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29"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30" w:author="jie sun" w:date="2018-04-19T13:00:00Z">
        <w:del w:id="1231"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32" w:author="JIE  SUN" w:date="2018-06-21T13:34:00Z">
        <w:r w:rsidDel="00A64E7B">
          <w:rPr>
            <w:iCs/>
            <w:color w:val="44546A" w:themeColor="text2"/>
            <w:sz w:val="21"/>
            <w:szCs w:val="18"/>
          </w:rPr>
          <w:fldChar w:fldCharType="separate"/>
        </w:r>
      </w:del>
      <w:ins w:id="1233" w:author="jie sun" w:date="2018-04-19T13:00:00Z">
        <w:del w:id="1234"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35" w:author="jie sun" w:date="2018-04-08T16:57:00Z">
        <w:r w:rsidRPr="000642A2">
          <w:rPr>
            <w:rFonts w:hint="eastAsia"/>
            <w:iCs/>
            <w:color w:val="44546A" w:themeColor="text2"/>
            <w:sz w:val="21"/>
            <w:szCs w:val="18"/>
          </w:rPr>
          <w:t>:</w:t>
        </w:r>
        <w:bookmarkStart w:id="1236" w:name="OLE_LINK28"/>
        <w:r w:rsidRPr="000642A2">
          <w:rPr>
            <w:rFonts w:hint="eastAsia"/>
            <w:iCs/>
            <w:color w:val="44546A" w:themeColor="text2"/>
            <w:sz w:val="21"/>
            <w:szCs w:val="18"/>
          </w:rPr>
          <w:t xml:space="preserve"> Three-Axis Accelerometer</w:t>
        </w:r>
      </w:ins>
      <w:ins w:id="1237" w:author="jie sun" w:date="2018-04-08T17:02:00Z">
        <w:r>
          <w:rPr>
            <w:iCs/>
            <w:color w:val="44546A" w:themeColor="text2"/>
            <w:sz w:val="21"/>
            <w:szCs w:val="18"/>
          </w:rPr>
          <w:t xml:space="preserve"> </w:t>
        </w:r>
      </w:ins>
      <w:r>
        <w:rPr>
          <w:rFonts w:hint="eastAsia"/>
          <w:iCs/>
          <w:color w:val="44546A" w:themeColor="text2"/>
          <w:sz w:val="21"/>
          <w:szCs w:val="18"/>
        </w:rPr>
        <w:t>i</w:t>
      </w:r>
      <w:ins w:id="1238" w:author="jie sun" w:date="2018-04-08T17:02:00Z">
        <w:r>
          <w:rPr>
            <w:iCs/>
            <w:color w:val="44546A" w:themeColor="text2"/>
            <w:sz w:val="21"/>
            <w:szCs w:val="18"/>
          </w:rPr>
          <w:t xml:space="preserve">n </w:t>
        </w:r>
      </w:ins>
      <w:r>
        <w:rPr>
          <w:iCs/>
          <w:color w:val="44546A" w:themeColor="text2"/>
          <w:sz w:val="21"/>
          <w:szCs w:val="18"/>
        </w:rPr>
        <w:t>a</w:t>
      </w:r>
      <w:ins w:id="1239" w:author="jie sun" w:date="2018-04-08T17:02:00Z">
        <w:r>
          <w:rPr>
            <w:iCs/>
            <w:color w:val="44546A" w:themeColor="text2"/>
            <w:sz w:val="21"/>
            <w:szCs w:val="18"/>
          </w:rPr>
          <w:t xml:space="preserve"> </w:t>
        </w:r>
      </w:ins>
      <w:ins w:id="1240" w:author="jie sun" w:date="2018-04-16T22:25:00Z">
        <w:r>
          <w:rPr>
            <w:iCs/>
            <w:color w:val="44546A" w:themeColor="text2"/>
            <w:sz w:val="21"/>
            <w:szCs w:val="18"/>
          </w:rPr>
          <w:t>P</w:t>
        </w:r>
      </w:ins>
      <w:ins w:id="1241" w:author="jie sun" w:date="2018-04-08T17:02:00Z">
        <w:r>
          <w:rPr>
            <w:iCs/>
            <w:color w:val="44546A" w:themeColor="text2"/>
            <w:sz w:val="21"/>
            <w:szCs w:val="18"/>
          </w:rPr>
          <w:t>hone</w:t>
        </w:r>
      </w:ins>
      <w:ins w:id="1242" w:author="jie sun" w:date="2018-04-08T17:03:00Z">
        <w:r>
          <w:rPr>
            <w:iCs/>
            <w:color w:val="44546A" w:themeColor="text2"/>
            <w:sz w:val="21"/>
            <w:szCs w:val="18"/>
          </w:rPr>
          <w:t xml:space="preserve"> </w:t>
        </w:r>
      </w:ins>
      <w:customXmlInsRangeStart w:id="1243" w:author="jie sun" w:date="2018-04-08T17:03:00Z"/>
      <w:sdt>
        <w:sdtPr>
          <w:rPr>
            <w:iCs/>
            <w:color w:val="44546A" w:themeColor="text2"/>
            <w:sz w:val="21"/>
            <w:szCs w:val="18"/>
          </w:rPr>
          <w:id w:val="-1610819101"/>
          <w:citation/>
        </w:sdtPr>
        <w:sdtContent>
          <w:customXmlInsRangeEnd w:id="1243"/>
          <w:ins w:id="1244" w:author="jie sun" w:date="2018-04-08T17:03:00Z">
            <w:r>
              <w:rPr>
                <w:iCs/>
                <w:color w:val="44546A" w:themeColor="text2"/>
                <w:sz w:val="21"/>
                <w:szCs w:val="18"/>
              </w:rPr>
              <w:fldChar w:fldCharType="begin"/>
            </w:r>
          </w:ins>
          <w:ins w:id="1245"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008216AB" w:rsidRPr="008216AB">
            <w:rPr>
              <w:noProof/>
              <w:color w:val="44546A" w:themeColor="text2"/>
              <w:sz w:val="21"/>
              <w:szCs w:val="18"/>
            </w:rPr>
            <w:t>(YingWen, 2014)</w:t>
          </w:r>
          <w:ins w:id="1246" w:author="jie sun" w:date="2018-04-08T17:03:00Z">
            <w:r>
              <w:rPr>
                <w:iCs/>
                <w:color w:val="44546A" w:themeColor="text2"/>
                <w:sz w:val="21"/>
                <w:szCs w:val="18"/>
              </w:rPr>
              <w:fldChar w:fldCharType="end"/>
            </w:r>
          </w:ins>
          <w:customXmlInsRangeStart w:id="1247" w:author="jie sun" w:date="2018-04-08T17:03:00Z"/>
        </w:sdtContent>
      </w:sdt>
      <w:customXmlInsRangeEnd w:id="1247"/>
      <w:bookmarkEnd w:id="1222"/>
    </w:p>
    <w:bookmarkEnd w:id="1236"/>
    <w:p w14:paraId="6F05BBB8" w14:textId="77777777" w:rsidR="00553580" w:rsidRPr="00A72A55" w:rsidRDefault="00553580" w:rsidP="00553580">
      <w:pPr>
        <w:rPr>
          <w:iCs/>
          <w:color w:val="44546A" w:themeColor="text2"/>
          <w:sz w:val="21"/>
          <w:szCs w:val="18"/>
          <w:rPrChange w:id="1248" w:author="jie sun" w:date="2018-04-08T16:57:00Z">
            <w:rPr/>
          </w:rPrChange>
        </w:rPr>
      </w:pPr>
    </w:p>
    <w:p w14:paraId="09D6FE6E" w14:textId="49FF6785" w:rsidR="00C62C98" w:rsidRDefault="00553580" w:rsidP="00553580">
      <w:r>
        <w:t>And maybe some beginners will ask how to get the three axes data from an iPhone. Exactly, there are</w:t>
      </w:r>
      <w:ins w:id="1249" w:author="jie sun" w:date="2018-04-08T17:07:00Z">
        <w:r>
          <w:t xml:space="preserve"> some A</w:t>
        </w:r>
      </w:ins>
      <w:ins w:id="1250" w:author="jie sun" w:date="2018-04-08T17:08:00Z">
        <w:r>
          <w:t>PPs</w:t>
        </w:r>
      </w:ins>
      <w:del w:id="1251" w:author="jie sun" w:date="2018-04-08T17:07:00Z">
        <w:r w:rsidDel="008D25AB">
          <w:delText xml:space="preserve"> lots of app</w:delText>
        </w:r>
      </w:del>
      <w:r>
        <w:t xml:space="preserve"> creating the function to catch the efficient data directly from the phone</w:t>
      </w:r>
      <w:del w:id="1252" w:author="jie sun" w:date="2018-04-08T16:31:00Z">
        <w:r w:rsidDel="0017772C">
          <w:delText xml:space="preserve">. Introducing one free iPhone </w:delText>
        </w:r>
        <w:r w:rsidDel="0017772C">
          <w:rPr>
            <w:rFonts w:hint="eastAsia"/>
          </w:rPr>
          <w:delText>APP</w:delText>
        </w:r>
        <w:r w:rsidDel="0017772C">
          <w:delText xml:space="preserve"> named </w:delText>
        </w:r>
      </w:del>
      <w:del w:id="1253" w:author="jie sun" w:date="2018-04-08T16:30:00Z">
        <w:r w:rsidDel="004B637B">
          <w:delText>“</w:delText>
        </w:r>
      </w:del>
      <w:del w:id="1254" w:author="jie sun" w:date="2018-04-08T16:31:00Z">
        <w:r w:rsidDel="0017772C">
          <w:delText>Physics Toolbox Sensor Suite</w:delText>
        </w:r>
      </w:del>
      <w:del w:id="1255" w:author="jie sun" w:date="2018-04-08T16:30:00Z">
        <w:r w:rsidDel="004B637B">
          <w:delText>”</w:delText>
        </w:r>
      </w:del>
      <w:r>
        <w:t>, which can get not only the data of accelerometer from the iPhone to email to your email box, but also Gyroscope</w:t>
      </w:r>
      <w:ins w:id="1256"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77777777" w:rsidR="006018DD" w:rsidRDefault="006018DD" w:rsidP="006018DD">
      <w:pPr>
        <w:pStyle w:val="Heading2"/>
      </w:pPr>
      <w:bookmarkStart w:id="1257" w:name="_Toc31208"/>
      <w:bookmarkStart w:id="1258" w:name="_Toc6505"/>
      <w:bookmarkStart w:id="1259" w:name="_Toc6243"/>
      <w:bookmarkStart w:id="1260" w:name="_Toc1933"/>
      <w:bookmarkStart w:id="1261" w:name="_Toc2009"/>
      <w:bookmarkStart w:id="1262" w:name="_Toc4652"/>
      <w:bookmarkStart w:id="1263" w:name="_Toc28225"/>
      <w:bookmarkStart w:id="1264" w:name="_Toc163"/>
      <w:bookmarkStart w:id="1265" w:name="_Toc24796"/>
      <w:bookmarkStart w:id="1266" w:name="_Toc518649083"/>
      <w:r>
        <w:t xml:space="preserve">The </w:t>
      </w:r>
      <w:ins w:id="1267" w:author="jie sun" w:date="2018-04-16T21:19:00Z">
        <w:r>
          <w:t>I</w:t>
        </w:r>
      </w:ins>
      <w:del w:id="1268" w:author="jie sun" w:date="2018-04-16T21:19:00Z">
        <w:r w:rsidDel="00FE12EC">
          <w:delText>i</w:delText>
        </w:r>
      </w:del>
      <w:r>
        <w:t xml:space="preserve">ntroduction </w:t>
      </w:r>
      <w:ins w:id="1269" w:author="jie sun" w:date="2018-04-16T21:19:00Z">
        <w:r>
          <w:t>O</w:t>
        </w:r>
      </w:ins>
      <w:del w:id="1270" w:author="jie sun" w:date="2018-04-16T21:19:00Z">
        <w:r w:rsidDel="00FE12EC">
          <w:delText>o</w:delText>
        </w:r>
      </w:del>
      <w:r>
        <w:t>f Gyroscope</w:t>
      </w:r>
      <w:bookmarkEnd w:id="1257"/>
      <w:bookmarkEnd w:id="1258"/>
      <w:bookmarkEnd w:id="1259"/>
      <w:bookmarkEnd w:id="1260"/>
      <w:bookmarkEnd w:id="1261"/>
      <w:bookmarkEnd w:id="1262"/>
      <w:bookmarkEnd w:id="1263"/>
      <w:bookmarkEnd w:id="1264"/>
      <w:bookmarkEnd w:id="1265"/>
      <w:bookmarkEnd w:id="1266"/>
    </w:p>
    <w:p w14:paraId="012273D2" w14:textId="77777777" w:rsidR="006018DD" w:rsidRDefault="006018DD" w:rsidP="006018DD">
      <w:pPr>
        <w:pStyle w:val="Heading3"/>
      </w:pPr>
      <w:bookmarkStart w:id="1271" w:name="_Toc12468"/>
      <w:bookmarkStart w:id="1272" w:name="_Toc26398"/>
      <w:bookmarkStart w:id="1273" w:name="_Toc20123"/>
      <w:bookmarkStart w:id="1274" w:name="_Toc17193"/>
      <w:bookmarkStart w:id="1275" w:name="_Toc22542"/>
      <w:bookmarkStart w:id="1276" w:name="_Toc27333"/>
      <w:bookmarkStart w:id="1277" w:name="_Toc11096"/>
      <w:bookmarkStart w:id="1278" w:name="_Toc18867"/>
      <w:bookmarkStart w:id="1279" w:name="_Toc16319"/>
      <w:bookmarkStart w:id="1280" w:name="_Toc518649084"/>
      <w:r>
        <w:t xml:space="preserve">What </w:t>
      </w:r>
      <w:ins w:id="1281" w:author="jie sun" w:date="2018-04-16T21:19:00Z">
        <w:r>
          <w:t>I</w:t>
        </w:r>
      </w:ins>
      <w:del w:id="1282" w:author="jie sun" w:date="2018-04-16T21:19:00Z">
        <w:r w:rsidDel="00FE12EC">
          <w:delText>i</w:delText>
        </w:r>
      </w:del>
      <w:r>
        <w:t xml:space="preserve">s </w:t>
      </w:r>
      <w:ins w:id="1283" w:author="jie sun" w:date="2018-04-16T21:19:00Z">
        <w:r>
          <w:t>A</w:t>
        </w:r>
      </w:ins>
      <w:del w:id="1284" w:author="jie sun" w:date="2018-04-16T21:19:00Z">
        <w:r w:rsidDel="00FE12EC">
          <w:delText>a</w:delText>
        </w:r>
      </w:del>
      <w:r>
        <w:t xml:space="preserve"> </w:t>
      </w:r>
      <w:ins w:id="1285" w:author="jie sun" w:date="2018-04-16T21:19:00Z">
        <w:r>
          <w:t>G</w:t>
        </w:r>
      </w:ins>
      <w:del w:id="1286" w:author="jie sun" w:date="2018-04-16T21:19:00Z">
        <w:r w:rsidDel="00FE12EC">
          <w:delText>g</w:delText>
        </w:r>
      </w:del>
      <w:r>
        <w:t>yroscope</w:t>
      </w:r>
      <w:bookmarkEnd w:id="1271"/>
      <w:bookmarkEnd w:id="1272"/>
      <w:bookmarkEnd w:id="1273"/>
      <w:bookmarkEnd w:id="1274"/>
      <w:bookmarkEnd w:id="1275"/>
      <w:bookmarkEnd w:id="1276"/>
      <w:bookmarkEnd w:id="1277"/>
      <w:bookmarkEnd w:id="1278"/>
      <w:bookmarkEnd w:id="1279"/>
      <w:bookmarkEnd w:id="1280"/>
    </w:p>
    <w:p w14:paraId="21C1EEDF" w14:textId="2B955D3E" w:rsidR="006018DD" w:rsidRDefault="006018DD" w:rsidP="006018DD">
      <w:r>
        <w:t>According to the </w:t>
      </w:r>
      <w:hyperlink r:id="rId19" w:tgtFrame="https://interestingengineering.com/_blank" w:history="1">
        <w:r>
          <w:t>English Oxford Dictionary</w:t>
        </w:r>
      </w:hyperlink>
      <w:ins w:id="1287" w:author="jie sun" w:date="2018-04-08T19:03:00Z">
        <w:r>
          <w:t xml:space="preserve"> </w:t>
        </w:r>
      </w:ins>
      <w:customXmlInsRangeStart w:id="1288" w:author="jie sun" w:date="2018-04-08T19:03:00Z"/>
      <w:sdt>
        <w:sdtPr>
          <w:id w:val="936173672"/>
          <w:citation/>
        </w:sdtPr>
        <w:sdtContent>
          <w:customXmlInsRangeEnd w:id="1288"/>
          <w:ins w:id="1289" w:author="jie sun" w:date="2018-04-08T19:03:00Z">
            <w:r>
              <w:fldChar w:fldCharType="begin"/>
            </w:r>
          </w:ins>
          <w:ins w:id="1290" w:author="jie sun" w:date="2018-04-08T19:12:00Z">
            <w:r>
              <w:instrText xml:space="preserve">CITATION oxf \l 2052 </w:instrText>
            </w:r>
          </w:ins>
          <w:r>
            <w:fldChar w:fldCharType="separate"/>
          </w:r>
          <w:r w:rsidR="008216AB" w:rsidRPr="008216AB">
            <w:rPr>
              <w:noProof/>
            </w:rPr>
            <w:t>(Oxforddictionaries, Mid 19th century)</w:t>
          </w:r>
          <w:ins w:id="1291" w:author="jie sun" w:date="2018-04-08T19:03:00Z">
            <w:r>
              <w:fldChar w:fldCharType="end"/>
            </w:r>
          </w:ins>
          <w:customXmlInsRangeStart w:id="1292" w:author="jie sun" w:date="2018-04-08T19:03:00Z"/>
        </w:sdtContent>
      </w:sdt>
      <w:customXmlInsRangeEnd w:id="1292"/>
      <w:r>
        <w:t xml:space="preserve">, a Gyroscope is a "device consisting of a wheel or disc mounted so that </w:t>
      </w:r>
      <w:r>
        <w:lastRenderedPageBreak/>
        <w:t>it can spin rapidly about an axis which is itself free to alter in direction. The orientation of the axis is not affected by tilting of the mounting."</w:t>
      </w:r>
      <w:r>
        <w:rPr>
          <w:b/>
          <w:bCs/>
          <w:lang w:val="en-US"/>
          <w:rPrChange w:id="1293" w:author="像个男人一样" w:date="2018-03-21T23:21:00Z">
            <w:rPr>
              <w:lang w:val="en-US"/>
            </w:rPr>
          </w:rPrChange>
        </w:rPr>
        <w:t xml:space="preserve"> </w:t>
      </w:r>
      <w:ins w:id="1294" w:author="像个男人一样" w:date="2018-03-22T12:11:00Z">
        <w:del w:id="1295"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 xml:space="preserve">s the gyroscope becomes </w:t>
      </w:r>
      <w:proofErr w:type="gramStart"/>
      <w:r>
        <w:t>more and more</w:t>
      </w:r>
      <w:proofErr w:type="gramEnd"/>
      <w:r>
        <w:t xml:space="preserv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306" w:name="_Toc9783"/>
      <w:bookmarkStart w:id="1307" w:name="_Toc15918"/>
      <w:bookmarkStart w:id="1308" w:name="_Toc14164"/>
      <w:bookmarkStart w:id="1309" w:name="_Toc14964"/>
      <w:bookmarkStart w:id="1310" w:name="_Toc21959"/>
      <w:bookmarkStart w:id="1311" w:name="_Toc21386"/>
      <w:bookmarkStart w:id="1312" w:name="_Toc28325"/>
      <w:bookmarkStart w:id="1313" w:name="_Toc16790"/>
      <w:bookmarkStart w:id="1314" w:name="_Toc17578"/>
      <w:bookmarkStart w:id="1315" w:name="_Toc518649085"/>
      <w:r>
        <w:t xml:space="preserve">Working </w:t>
      </w:r>
      <w:ins w:id="1316" w:author="jie sun" w:date="2018-04-16T21:19:00Z">
        <w:r>
          <w:t>P</w:t>
        </w:r>
      </w:ins>
      <w:del w:id="1317" w:author="jie sun" w:date="2018-04-16T21:19:00Z">
        <w:r w:rsidDel="00FE12EC">
          <w:delText>p</w:delText>
        </w:r>
      </w:del>
      <w:r>
        <w:t xml:space="preserve">rinciple </w:t>
      </w:r>
      <w:ins w:id="1318" w:author="jie sun" w:date="2018-04-16T21:19:00Z">
        <w:r>
          <w:t>O</w:t>
        </w:r>
      </w:ins>
      <w:del w:id="1319" w:author="jie sun" w:date="2018-04-16T21:19:00Z">
        <w:r w:rsidDel="00FE12EC">
          <w:delText>o</w:delText>
        </w:r>
      </w:del>
      <w:r>
        <w:t xml:space="preserve">f </w:t>
      </w:r>
      <w:ins w:id="1320" w:author="jie sun" w:date="2018-04-16T21:19:00Z">
        <w:r>
          <w:t>A</w:t>
        </w:r>
      </w:ins>
      <w:del w:id="1321" w:author="jie sun" w:date="2018-04-16T21:19:00Z">
        <w:r w:rsidDel="00FE12EC">
          <w:delText>a</w:delText>
        </w:r>
      </w:del>
      <w:r>
        <w:t xml:space="preserve"> </w:t>
      </w:r>
      <w:ins w:id="1322" w:author="jie sun" w:date="2018-04-16T21:19:00Z">
        <w:r>
          <w:t>G</w:t>
        </w:r>
      </w:ins>
      <w:del w:id="1323" w:author="jie sun" w:date="2018-04-16T21:19:00Z">
        <w:r w:rsidDel="00FE12EC">
          <w:delText>g</w:delText>
        </w:r>
      </w:del>
      <w:r>
        <w:t>yroscope</w:t>
      </w:r>
      <w:bookmarkEnd w:id="1306"/>
      <w:bookmarkEnd w:id="1307"/>
      <w:bookmarkEnd w:id="1308"/>
      <w:bookmarkEnd w:id="1309"/>
      <w:bookmarkEnd w:id="1310"/>
      <w:bookmarkEnd w:id="1311"/>
      <w:bookmarkEnd w:id="1312"/>
      <w:bookmarkEnd w:id="1313"/>
      <w:bookmarkEnd w:id="1314"/>
      <w:bookmarkEnd w:id="1315"/>
    </w:p>
    <w:p w14:paraId="22650B09" w14:textId="77777777" w:rsidR="006018DD" w:rsidDel="007C4453" w:rsidRDefault="006018DD" w:rsidP="006018DD">
      <w:pPr>
        <w:pStyle w:val="Caption"/>
        <w:rPr>
          <w:del w:id="1324"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25" w:author="jie sun" w:date="2018-04-16T22:28:00Z"/>
        </w:rPr>
      </w:pPr>
    </w:p>
    <w:p w14:paraId="56E62472" w14:textId="77777777" w:rsidR="006018DD" w:rsidRDefault="006018DD">
      <w:pPr>
        <w:pStyle w:val="Caption"/>
        <w:pPrChange w:id="1326" w:author="像个男人一样" w:date="2018-03-21T01:45:00Z">
          <w:pPr>
            <w:pStyle w:val="Subtitle"/>
          </w:pPr>
        </w:pPrChange>
      </w:pPr>
      <w:bookmarkStart w:id="1327" w:name="_Toc505291906"/>
      <w:del w:id="1328" w:author="像个男人一样" w:date="2018-03-22T11:57:00Z">
        <w:r>
          <w:delText xml:space="preserve">Figure 3. </w:delText>
        </w:r>
        <w:r>
          <w:fldChar w:fldCharType="begin"/>
        </w:r>
        <w:r>
          <w:delInstrText xml:space="preserve"> SEQ Figure_3. \* ARABIC </w:delInstrText>
        </w:r>
        <w:r>
          <w:fldChar w:fldCharType="separate"/>
        </w:r>
      </w:del>
      <w:ins w:id="1329" w:author="像个男人一样" w:date="2018-03-22T11:51:00Z">
        <w:del w:id="1330" w:author="像个男人一样" w:date="2018-03-22T11:57:00Z">
          <w:r>
            <w:rPr>
              <w:b/>
            </w:rPr>
            <w:delText>错误！未指定顺序。</w:delText>
          </w:r>
        </w:del>
      </w:ins>
      <w:ins w:id="1331" w:author="像个男人一样" w:date="2018-03-21T23:39:00Z">
        <w:del w:id="1332" w:author="像个男人一样" w:date="2018-03-22T11:57:00Z">
          <w:r>
            <w:rPr>
              <w:b/>
            </w:rPr>
            <w:delText>错误！未指定顺序。</w:delText>
          </w:r>
        </w:del>
      </w:ins>
      <w:ins w:id="1333" w:author="像个男人一样" w:date="2018-03-21T23:10:00Z">
        <w:del w:id="1334" w:author="像个男人一样" w:date="2018-03-22T11:57:00Z">
          <w:r>
            <w:rPr>
              <w:b/>
            </w:rPr>
            <w:delText>错误！未指定顺序。</w:delText>
          </w:r>
        </w:del>
      </w:ins>
      <w:ins w:id="1335" w:author="像个男人一样" w:date="2018-03-21T23:08:00Z">
        <w:del w:id="1336" w:author="像个男人一样" w:date="2018-03-22T11:57:00Z">
          <w:r>
            <w:rPr>
              <w:b/>
            </w:rPr>
            <w:delText>错误！未指定顺序。</w:delText>
          </w:r>
        </w:del>
      </w:ins>
      <w:ins w:id="1337" w:author="像个男人一样" w:date="2018-03-21T02:33:00Z">
        <w:del w:id="1338" w:author="像个男人一样" w:date="2018-03-22T11:57:00Z">
          <w:r>
            <w:rPr>
              <w:b/>
            </w:rPr>
            <w:delText>错误！未指定顺序。错误！未指定顺序。</w:delText>
          </w:r>
        </w:del>
      </w:ins>
      <w:ins w:id="1339" w:author="像个男人一样" w:date="2018-03-21T02:31:00Z">
        <w:del w:id="1340" w:author="像个男人一样" w:date="2018-03-22T11:57:00Z">
          <w:r>
            <w:rPr>
              <w:b/>
            </w:rPr>
            <w:delText>错误！未指定顺序。</w:delText>
          </w:r>
        </w:del>
      </w:ins>
      <w:ins w:id="1341" w:author="像个男人一样" w:date="2018-03-21T02:30:00Z">
        <w:del w:id="1342" w:author="像个男人一样" w:date="2018-03-22T11:57:00Z">
          <w:r>
            <w:rPr>
              <w:b/>
            </w:rPr>
            <w:delText>错误！未指定顺序。</w:delText>
          </w:r>
        </w:del>
      </w:ins>
      <w:ins w:id="1343" w:author="像个男人一样" w:date="2018-03-21T02:29:00Z">
        <w:del w:id="1344" w:author="像个男人一样" w:date="2018-03-22T11:57:00Z">
          <w:r>
            <w:rPr>
              <w:b/>
            </w:rPr>
            <w:delText>错误！未指定顺序。错误！未指定顺序。</w:delText>
          </w:r>
        </w:del>
      </w:ins>
      <w:ins w:id="1345" w:author="像个男人一样" w:date="2018-03-21T02:26:00Z">
        <w:del w:id="1346" w:author="像个男人一样" w:date="2018-03-22T11:57:00Z">
          <w:r>
            <w:rPr>
              <w:b/>
            </w:rPr>
            <w:delText>错误！未指定顺序。</w:delText>
          </w:r>
        </w:del>
      </w:ins>
      <w:ins w:id="1347" w:author="像个男人一样" w:date="2018-03-21T02:25:00Z">
        <w:del w:id="1348" w:author="像个男人一样" w:date="2018-03-22T11:57:00Z">
          <w:r>
            <w:rPr>
              <w:b/>
            </w:rPr>
            <w:delText>错误！未指定顺序。</w:delText>
          </w:r>
        </w:del>
      </w:ins>
      <w:ins w:id="1349" w:author="像个男人一样" w:date="2018-03-21T02:24:00Z">
        <w:del w:id="1350" w:author="像个男人一样" w:date="2018-03-22T11:57:00Z">
          <w:r>
            <w:rPr>
              <w:b/>
            </w:rPr>
            <w:delText>错误！未指定顺序。</w:delText>
          </w:r>
        </w:del>
      </w:ins>
      <w:ins w:id="1351" w:author="像个男人一样" w:date="2018-03-21T02:23:00Z">
        <w:del w:id="1352" w:author="像个男人一样" w:date="2018-03-22T11:57:00Z">
          <w:r>
            <w:rPr>
              <w:b/>
            </w:rPr>
            <w:delText>错误！未指定顺序。</w:delText>
          </w:r>
        </w:del>
      </w:ins>
      <w:ins w:id="1353" w:author="像个男人一样" w:date="2018-03-21T02:22:00Z">
        <w:del w:id="1354" w:author="像个男人一样" w:date="2018-03-22T11:57:00Z">
          <w:r>
            <w:rPr>
              <w:b/>
            </w:rPr>
            <w:delText>错误！未指定顺序。</w:delText>
          </w:r>
        </w:del>
      </w:ins>
      <w:ins w:id="1355" w:author="像个男人一样" w:date="2018-03-21T02:17:00Z">
        <w:del w:id="1356" w:author="像个男人一样" w:date="2018-03-22T11:57:00Z">
          <w:r>
            <w:rPr>
              <w:b/>
            </w:rPr>
            <w:delText>错误！未指定顺序。错误！未指定顺序。错误！未指定顺序。</w:delText>
          </w:r>
        </w:del>
      </w:ins>
      <w:ins w:id="1357" w:author="像个男人一样" w:date="2018-03-21T02:15:00Z">
        <w:del w:id="1358" w:author="像个男人一样" w:date="2018-03-22T11:57:00Z">
          <w:r>
            <w:rPr>
              <w:b/>
            </w:rPr>
            <w:delText>错误！未指定顺序。</w:delText>
          </w:r>
        </w:del>
      </w:ins>
      <w:ins w:id="1359" w:author="像个男人一样" w:date="2018-03-21T02:14:00Z">
        <w:del w:id="1360" w:author="像个男人一样" w:date="2018-03-22T11:57:00Z">
          <w:r>
            <w:rPr>
              <w:b/>
            </w:rPr>
            <w:delText>错误！未指定顺序。</w:delText>
          </w:r>
        </w:del>
      </w:ins>
      <w:ins w:id="1361" w:author="像个男人一样" w:date="2018-03-21T02:13:00Z">
        <w:del w:id="1362" w:author="像个男人一样" w:date="2018-03-22T11:57:00Z">
          <w:r>
            <w:rPr>
              <w:b/>
            </w:rPr>
            <w:delText>错误！未指定顺序。</w:delText>
          </w:r>
        </w:del>
      </w:ins>
      <w:ins w:id="1363" w:author="像个男人一样" w:date="2018-03-21T02:12:00Z">
        <w:del w:id="1364" w:author="像个男人一样" w:date="2018-03-22T11:57:00Z">
          <w:r>
            <w:rPr>
              <w:b/>
            </w:rPr>
            <w:delText>错误！未指定顺序。</w:delText>
          </w:r>
        </w:del>
      </w:ins>
      <w:ins w:id="1365" w:author="像个男人一样" w:date="2018-03-21T02:02:00Z">
        <w:del w:id="1366" w:author="像个男人一样" w:date="2018-03-22T11:57:00Z">
          <w:r>
            <w:rPr>
              <w:b/>
            </w:rPr>
            <w:delText>错误！未指定顺序。错误！未指定顺序。</w:delText>
          </w:r>
        </w:del>
      </w:ins>
      <w:ins w:id="1367" w:author="像个男人一样" w:date="2018-03-21T02:01:00Z">
        <w:del w:id="1368" w:author="像个男人一样" w:date="2018-03-22T11:57:00Z">
          <w:r>
            <w:rPr>
              <w:b/>
            </w:rPr>
            <w:delText>错误！未指定顺序。</w:delText>
          </w:r>
        </w:del>
      </w:ins>
      <w:ins w:id="1369" w:author="像个男人一样" w:date="2018-03-21T02:00:00Z">
        <w:del w:id="1370" w:author="像个男人一样" w:date="2018-03-22T11:57:00Z">
          <w:r>
            <w:rPr>
              <w:b/>
            </w:rPr>
            <w:delText>错误！未指定顺序。</w:delText>
          </w:r>
        </w:del>
      </w:ins>
      <w:ins w:id="1371" w:author="像个男人一样" w:date="2018-03-21T01:59:00Z">
        <w:del w:id="1372" w:author="像个男人一样" w:date="2018-03-22T11:57:00Z">
          <w:r>
            <w:rPr>
              <w:b/>
            </w:rPr>
            <w:delText>错误！未指定顺序。</w:delText>
          </w:r>
        </w:del>
      </w:ins>
      <w:ins w:id="1373" w:author="像个男人一样" w:date="2018-03-21T01:58:00Z">
        <w:del w:id="1374" w:author="像个男人一样" w:date="2018-03-22T11:57:00Z">
          <w:r>
            <w:rPr>
              <w:b/>
            </w:rPr>
            <w:delText>错误！未指定顺序。错误！未指定顺序。</w:delText>
          </w:r>
        </w:del>
      </w:ins>
      <w:ins w:id="1375" w:author="像个男人一样" w:date="2018-03-21T01:57:00Z">
        <w:del w:id="1376" w:author="像个男人一样" w:date="2018-03-22T11:57:00Z">
          <w:r>
            <w:rPr>
              <w:b/>
            </w:rPr>
            <w:delText>错误！未指定顺序。</w:delText>
          </w:r>
        </w:del>
      </w:ins>
      <w:ins w:id="1377" w:author="像个男人一样" w:date="2018-03-21T01:48:00Z">
        <w:del w:id="1378" w:author="像个男人一样" w:date="2018-03-22T11:57:00Z">
          <w:r>
            <w:rPr>
              <w:b/>
            </w:rPr>
            <w:delText>错误！未指定顺序。错误！未指定顺序。</w:delText>
          </w:r>
        </w:del>
      </w:ins>
      <w:ins w:id="1379" w:author="像个男人一样" w:date="2018-03-21T01:47:00Z">
        <w:del w:id="1380" w:author="像个男人一样" w:date="2018-03-22T11:57:00Z">
          <w:r>
            <w:rPr>
              <w:b/>
            </w:rPr>
            <w:delText>错误！未指定顺序。</w:delText>
          </w:r>
        </w:del>
      </w:ins>
      <w:ins w:id="1381" w:author="像个男人一样" w:date="2018-03-21T01:46:00Z">
        <w:del w:id="1382" w:author="像个男人一样" w:date="2018-03-22T11:57:00Z">
          <w:r>
            <w:rPr>
              <w:b/>
            </w:rPr>
            <w:delText>错误！未指定顺序。</w:delText>
          </w:r>
        </w:del>
      </w:ins>
      <w:del w:id="1383" w:author="像个男人一样" w:date="2018-03-22T11:57:00Z">
        <w:r>
          <w:delText>1</w:delText>
        </w:r>
        <w:r>
          <w:fldChar w:fldCharType="end"/>
        </w:r>
      </w:del>
      <w:del w:id="1384" w:author="像个男人一样" w:date="2018-03-21T01:45:00Z">
        <w:r>
          <w:delText xml:space="preserve"> Wikipedia</w:delText>
        </w:r>
        <w:bookmarkEnd w:id="1327"/>
        <w:r>
          <w:delText xml:space="preserve"> </w:delText>
        </w:r>
      </w:del>
    </w:p>
    <w:p w14:paraId="5611187F" w14:textId="77777777" w:rsidR="006018DD" w:rsidRDefault="006018DD">
      <w:pPr>
        <w:jc w:val="center"/>
        <w:rPr>
          <w:ins w:id="1385" w:author="像个男人一样" w:date="2018-03-21T01:45:00Z"/>
        </w:rPr>
        <w:pPrChange w:id="1386" w:author="jie sun" w:date="2018-04-16T21:37:00Z">
          <w:pPr/>
        </w:pPrChange>
      </w:pPr>
      <w:bookmarkStart w:id="1387" w:name="_GoBack"/>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bookmarkEnd w:id="1387"/>
    </w:p>
    <w:p w14:paraId="4A11CBD9" w14:textId="32782170" w:rsidR="006018DD" w:rsidRDefault="006018DD" w:rsidP="00AB7BE8">
      <w:pPr>
        <w:pStyle w:val="Caption"/>
        <w:jc w:val="center"/>
      </w:pPr>
      <w:bookmarkStart w:id="1388" w:name="_Toc517801884"/>
      <w:ins w:id="1389" w:author="像个男人一样" w:date="2018-03-21T01:45:00Z">
        <w:r>
          <w:t xml:space="preserve">Figure </w:t>
        </w:r>
      </w:ins>
      <w:ins w:id="1390" w:author="JIE  SUN" w:date="2018-06-21T13:36:00Z">
        <w:r>
          <w:fldChar w:fldCharType="begin"/>
        </w:r>
        <w:r>
          <w:instrText xml:space="preserve"> STYLEREF 1 \s </w:instrText>
        </w:r>
      </w:ins>
      <w:r>
        <w:fldChar w:fldCharType="separate"/>
      </w:r>
      <w:r w:rsidR="009F4579">
        <w:rPr>
          <w:noProof/>
        </w:rPr>
        <w:t>2</w:t>
      </w:r>
      <w:ins w:id="1391" w:author="JIE  SUN" w:date="2018-06-21T13:36:00Z">
        <w:r>
          <w:fldChar w:fldCharType="end"/>
        </w:r>
        <w:r>
          <w:noBreakHyphen/>
        </w:r>
        <w:r>
          <w:fldChar w:fldCharType="begin"/>
        </w:r>
        <w:r>
          <w:instrText xml:space="preserve"> SEQ Figure \* ARABIC \s 1 </w:instrText>
        </w:r>
      </w:ins>
      <w:r>
        <w:fldChar w:fldCharType="separate"/>
      </w:r>
      <w:r w:rsidR="009F4579">
        <w:rPr>
          <w:noProof/>
        </w:rPr>
        <w:t>4</w:t>
      </w:r>
      <w:ins w:id="1392" w:author="JIE  SUN" w:date="2018-06-21T13:36:00Z">
        <w:r>
          <w:fldChar w:fldCharType="end"/>
        </w:r>
      </w:ins>
      <w:ins w:id="1393" w:author="jie sun" w:date="2018-04-19T13:00:00Z">
        <w:del w:id="1394" w:author="JIE  SUN" w:date="2018-06-21T13:34:00Z">
          <w:r w:rsidDel="00A64E7B">
            <w:fldChar w:fldCharType="begin"/>
          </w:r>
          <w:r w:rsidDel="00A64E7B">
            <w:delInstrText xml:space="preserve"> STYLEREF 1 \s </w:delInstrText>
          </w:r>
        </w:del>
      </w:ins>
      <w:del w:id="1395" w:author="JIE  SUN" w:date="2018-06-21T13:34:00Z">
        <w:r w:rsidDel="00A64E7B">
          <w:fldChar w:fldCharType="separate"/>
        </w:r>
        <w:r w:rsidDel="00A64E7B">
          <w:rPr>
            <w:noProof/>
          </w:rPr>
          <w:delText>3</w:delText>
        </w:r>
      </w:del>
      <w:ins w:id="1396" w:author="jie sun" w:date="2018-04-19T13:00:00Z">
        <w:del w:id="1397"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398" w:author="JIE  SUN" w:date="2018-06-21T13:34:00Z">
        <w:r w:rsidDel="00A64E7B">
          <w:fldChar w:fldCharType="separate"/>
        </w:r>
      </w:del>
      <w:ins w:id="1399" w:author="jie sun" w:date="2018-04-19T13:00:00Z">
        <w:del w:id="1400" w:author="JIE  SUN" w:date="2018-06-21T13:34:00Z">
          <w:r w:rsidDel="00A64E7B">
            <w:rPr>
              <w:noProof/>
            </w:rPr>
            <w:delText>1</w:delText>
          </w:r>
          <w:r w:rsidDel="00A64E7B">
            <w:fldChar w:fldCharType="end"/>
          </w:r>
        </w:del>
      </w:ins>
      <w:ins w:id="1401" w:author="像个男人一样" w:date="2018-03-21T01:45:00Z">
        <w:del w:id="140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403" w:author="像个男人一样" w:date="2018-03-22T11:51:00Z">
        <w:del w:id="1404" w:author="jie sun" w:date="2018-04-10T21:45:00Z">
          <w:r w:rsidDel="00454521">
            <w:delText>1</w:delText>
          </w:r>
        </w:del>
      </w:ins>
      <w:ins w:id="1405" w:author="像个男人一样" w:date="2018-03-21T01:45:00Z">
        <w:del w:id="1406" w:author="jie sun" w:date="2018-04-10T21:45:00Z">
          <w:r w:rsidDel="00454521">
            <w:fldChar w:fldCharType="end"/>
          </w:r>
        </w:del>
        <w:bookmarkStart w:id="1407" w:name="_Toc12187"/>
        <w:bookmarkStart w:id="1408" w:name="_Toc29963"/>
        <w:bookmarkStart w:id="1409" w:name="_Toc6340"/>
        <w:bookmarkStart w:id="1410" w:name="_Toc29172"/>
        <w:bookmarkStart w:id="1411" w:name="_Toc18162"/>
        <w:bookmarkStart w:id="1412" w:name="_Toc826"/>
        <w:bookmarkStart w:id="1413" w:name="_Toc6323"/>
        <w:bookmarkStart w:id="1414" w:name="_Toc20606"/>
        <w:bookmarkStart w:id="1415" w:name="_Toc32008"/>
        <w:bookmarkStart w:id="1416" w:name="_Toc24821"/>
        <w:bookmarkStart w:id="1417" w:name="_Toc19850"/>
        <w:bookmarkStart w:id="1418" w:name="_Toc5692"/>
        <w:bookmarkStart w:id="1419" w:name="_Toc9632"/>
        <w:bookmarkStart w:id="1420" w:name="_Toc24399"/>
        <w:bookmarkStart w:id="1421" w:name="_Toc2185"/>
        <w:bookmarkStart w:id="1422" w:name="_Toc675"/>
        <w:bookmarkStart w:id="1423" w:name="_Toc31801"/>
        <w:bookmarkStart w:id="1424" w:name="_Toc29624"/>
        <w:bookmarkStart w:id="1425" w:name="_Toc16800"/>
        <w:bookmarkStart w:id="1426" w:name="_Toc8264"/>
        <w:bookmarkStart w:id="1427" w:name="_Toc30521"/>
        <w:bookmarkStart w:id="1428" w:name="_Toc358"/>
        <w:bookmarkStart w:id="1429" w:name="_Toc27877"/>
        <w:bookmarkStart w:id="1430" w:name="_Toc20897"/>
        <w:bookmarkStart w:id="1431" w:name="_Toc1639"/>
        <w:r>
          <w:rPr>
            <w:rFonts w:hint="eastAsia"/>
          </w:rPr>
          <w:t>:</w:t>
        </w:r>
      </w:ins>
      <w:r w:rsidR="00EC4596">
        <w:t xml:space="preserve"> </w:t>
      </w:r>
      <w:r w:rsidR="00455751">
        <w:t xml:space="preserve"> </w:t>
      </w:r>
      <w:proofErr w:type="spellStart"/>
      <w:ins w:id="1432" w:author="像个男人一样" w:date="2018-03-21T01:45:00Z">
        <w:r>
          <w:rPr>
            <w:rFonts w:hint="eastAsia"/>
          </w:rPr>
          <w:t>Wi</w:t>
        </w:r>
        <w:del w:id="1433" w:author="jie sun" w:date="2018-04-08T18:49:00Z">
          <w:r w:rsidDel="00E64FB4">
            <w:rPr>
              <w:rFonts w:hint="eastAsia"/>
            </w:rPr>
            <w:delText xml:space="preserve">kipedia </w:delText>
          </w:r>
        </w:del>
      </w:ins>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ins w:id="1434" w:author="jie sun" w:date="2018-04-08T18:49:00Z">
        <w:r>
          <w:t>li</w:t>
        </w:r>
        <w:proofErr w:type="spellEnd"/>
        <w:r>
          <w:t xml:space="preserve"> Commons</w:t>
        </w:r>
      </w:ins>
      <w:ins w:id="1435" w:author="jie sun" w:date="2018-04-08T18:51:00Z">
        <w:r>
          <w:t>.</w:t>
        </w:r>
      </w:ins>
      <w:customXmlInsRangeStart w:id="1436" w:author="jie sun" w:date="2018-04-08T18:51:00Z"/>
      <w:sdt>
        <w:sdtPr>
          <w:id w:val="-612363004"/>
          <w:citation/>
        </w:sdtPr>
        <w:sdtContent>
          <w:customXmlInsRangeEnd w:id="1436"/>
          <w:ins w:id="1437" w:author="jie sun" w:date="2018-04-08T18:51:00Z">
            <w:r>
              <w:fldChar w:fldCharType="begin"/>
            </w:r>
          </w:ins>
          <w:ins w:id="1438" w:author="jie sun" w:date="2018-04-08T18:52:00Z">
            <w:r>
              <w:instrText xml:space="preserve">CITATION Wil \l 2052 </w:instrText>
            </w:r>
          </w:ins>
          <w:r>
            <w:fldChar w:fldCharType="separate"/>
          </w:r>
          <w:r w:rsidR="008216AB">
            <w:rPr>
              <w:noProof/>
            </w:rPr>
            <w:t xml:space="preserve"> </w:t>
          </w:r>
          <w:r w:rsidR="008216AB" w:rsidRPr="008216AB">
            <w:rPr>
              <w:noProof/>
            </w:rPr>
            <w:t>(Wilimedia, 2006)</w:t>
          </w:r>
          <w:ins w:id="1439" w:author="jie sun" w:date="2018-04-08T18:51:00Z">
            <w:r>
              <w:fldChar w:fldCharType="end"/>
            </w:r>
          </w:ins>
          <w:customXmlInsRangeStart w:id="1440" w:author="jie sun" w:date="2018-04-08T18:51:00Z"/>
        </w:sdtContent>
      </w:sdt>
      <w:customXmlInsRangeEnd w:id="1440"/>
      <w:bookmarkEnd w:id="1388"/>
    </w:p>
    <w:p w14:paraId="27C61A4D" w14:textId="77777777" w:rsidR="006018DD" w:rsidDel="00D27CA4" w:rsidRDefault="006018DD" w:rsidP="006018DD">
      <w:pPr>
        <w:rPr>
          <w:del w:id="1441" w:author="jie sun" w:date="2018-04-15T19:33:00Z"/>
        </w:rPr>
      </w:pPr>
      <w:r>
        <w:t xml:space="preserve">As you can see </w:t>
      </w:r>
      <w:ins w:id="1442" w:author="像个男人一样" w:date="2018-03-21T02:37:00Z">
        <w:r>
          <w:rPr>
            <w:rFonts w:hint="eastAsia"/>
            <w:lang w:val="en-US"/>
          </w:rPr>
          <w:t>the figure above</w:t>
        </w:r>
        <w:del w:id="1443" w:author="jie sun" w:date="2018-06-03T21:28:00Z">
          <w:r w:rsidDel="0031424B">
            <w:rPr>
              <w:rFonts w:hint="eastAsia"/>
              <w:lang w:val="en-US"/>
            </w:rPr>
            <w:delText xml:space="preserve"> </w:delText>
          </w:r>
        </w:del>
      </w:ins>
      <w:del w:id="1444" w:author="像个男人一样" w:date="2018-03-21T02:37:00Z">
        <w:r>
          <w:delText xml:space="preserve">from </w:delText>
        </w:r>
        <w:bookmarkStart w:id="1445" w:name="_Toc12109"/>
        <w:bookmarkStart w:id="1446" w:name="_Toc2624"/>
        <w:r>
          <w:delText>picture 3.1.2.1</w:delText>
        </w:r>
      </w:del>
      <w:del w:id="1447"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45"/>
      <w:bookmarkEnd w:id="1446"/>
    </w:p>
    <w:p w14:paraId="75EBC6F9" w14:textId="77777777" w:rsidR="006018DD" w:rsidRDefault="006018DD" w:rsidP="006018DD"/>
    <w:p w14:paraId="713D37D7" w14:textId="5DC5406D" w:rsidR="006018DD" w:rsidDel="00952027" w:rsidRDefault="006018DD" w:rsidP="006018DD">
      <w:pPr>
        <w:pStyle w:val="Caption"/>
        <w:rPr>
          <w:del w:id="1448" w:author="像个男人一样" w:date="2018-03-22T11:56:00Z"/>
        </w:rPr>
      </w:pPr>
      <w:r w:rsidRPr="004B17BB">
        <w:t xml:space="preserve">There is another picture below, </w:t>
      </w:r>
      <w:bookmarkStart w:id="1449" w:name="_Toc7764"/>
      <w:bookmarkStart w:id="1450" w:name="_Toc14662"/>
      <w:ins w:id="1451" w:author="像个男人一样" w:date="2018-03-21T02:37:00Z">
        <w:r w:rsidRPr="00731687">
          <w:rPr>
            <w:iCs w:val="0"/>
            <w:color w:val="auto"/>
            <w:sz w:val="24"/>
            <w:szCs w:val="22"/>
            <w:rPrChange w:id="1452" w:author="jie sun" w:date="2018-04-16T22:43:00Z">
              <w:rPr>
                <w:iCs w:val="0"/>
                <w:lang w:val="en-US"/>
              </w:rPr>
            </w:rPrChange>
          </w:rPr>
          <w:t>figure</w:t>
        </w:r>
        <w:r w:rsidRPr="00731687">
          <w:rPr>
            <w:iCs w:val="0"/>
            <w:color w:val="auto"/>
            <w:sz w:val="24"/>
            <w:szCs w:val="22"/>
            <w:rPrChange w:id="1453" w:author="jie sun" w:date="2018-04-16T22:44:00Z">
              <w:rPr>
                <w:iCs w:val="0"/>
                <w:lang w:val="en-US"/>
              </w:rPr>
            </w:rPrChange>
          </w:rPr>
          <w:t xml:space="preserve"> 3.2</w:t>
        </w:r>
      </w:ins>
      <w:ins w:id="1454" w:author="jie sun" w:date="2018-04-16T22:43:00Z">
        <w:r>
          <w:rPr>
            <w:iCs w:val="0"/>
          </w:rPr>
          <w:t xml:space="preserve"> </w:t>
        </w:r>
      </w:ins>
      <w:customXmlInsRangeStart w:id="1455" w:author="jie sun" w:date="2018-04-08T19:29:00Z"/>
      <w:sdt>
        <w:sdtPr>
          <w:id w:val="1717156383"/>
          <w:citation/>
        </w:sdtPr>
        <w:sdtContent>
          <w:customXmlInsRangeEnd w:id="1455"/>
          <w:ins w:id="1456" w:author="jie sun" w:date="2018-04-08T19:29:00Z">
            <w:r w:rsidRPr="00134162">
              <w:fldChar w:fldCharType="begin"/>
            </w:r>
            <w:r w:rsidRPr="004B17BB">
              <w:rPr>
                <w:iCs w:val="0"/>
              </w:rPr>
              <w:instrText xml:space="preserve"> CITATION Pig \l 2052 </w:instrText>
            </w:r>
          </w:ins>
          <w:r w:rsidRPr="00134162">
            <w:fldChar w:fldCharType="separate"/>
          </w:r>
          <w:r w:rsidR="008216AB" w:rsidRPr="008216AB">
            <w:rPr>
              <w:noProof/>
            </w:rPr>
            <w:t>(Pigeon's nest, n.d.)</w:t>
          </w:r>
          <w:ins w:id="1457" w:author="jie sun" w:date="2018-04-08T19:29:00Z">
            <w:r w:rsidRPr="00134162">
              <w:fldChar w:fldCharType="end"/>
            </w:r>
          </w:ins>
          <w:customXmlInsRangeStart w:id="1458" w:author="jie sun" w:date="2018-04-08T19:29:00Z"/>
        </w:sdtContent>
      </w:sdt>
      <w:customXmlInsRangeEnd w:id="1458"/>
      <w:del w:id="1459"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w:t>
      </w:r>
      <w:r w:rsidRPr="004B17BB">
        <w:lastRenderedPageBreak/>
        <w:t xml:space="preserve">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60" w:author="像个男人一样" w:date="2018-03-22T11:56:00Z">
        <w:r w:rsidRPr="004B17BB">
          <w:rPr>
            <w:iCs w:val="0"/>
            <w:rPrChange w:id="1461" w:author="jie sun" w:date="2018-04-16T22:21:00Z">
              <w:rPr>
                <w:iCs w:val="0"/>
                <w:lang w:val="en-US"/>
              </w:rPr>
            </w:rPrChange>
          </w:rPr>
          <w:t>.</w:t>
        </w:r>
      </w:ins>
      <w:del w:id="1462" w:author="像个男人一样" w:date="2018-03-22T11:56:00Z">
        <w:r w:rsidRPr="004B17BB">
          <w:delText xml:space="preserve">. </w:delText>
        </w:r>
        <w:bookmarkEnd w:id="1449"/>
        <w:bookmarkEnd w:id="1450"/>
      </w:del>
    </w:p>
    <w:p w14:paraId="549416D6" w14:textId="77777777" w:rsidR="006018DD" w:rsidRPr="00952027" w:rsidRDefault="006018DD" w:rsidP="006018DD">
      <w:pPr>
        <w:rPr>
          <w:ins w:id="1463" w:author="jie sun" w:date="2018-04-16T22:28:00Z"/>
        </w:rPr>
      </w:pPr>
    </w:p>
    <w:p w14:paraId="503CE097" w14:textId="77777777" w:rsidR="006018DD" w:rsidRDefault="006018DD">
      <w:pPr>
        <w:pStyle w:val="Caption"/>
        <w:pPrChange w:id="1464" w:author="像个男人一样" w:date="2018-03-21T01:46:00Z">
          <w:pPr>
            <w:pStyle w:val="Subtitle"/>
          </w:pPr>
        </w:pPrChange>
      </w:pPr>
      <w:bookmarkStart w:id="1465" w:name="_Toc505291907"/>
      <w:del w:id="1466" w:author="像个男人一样" w:date="2018-03-22T11:56:00Z">
        <w:r>
          <w:delText xml:space="preserve">Figure 3. </w:delText>
        </w:r>
        <w:r>
          <w:fldChar w:fldCharType="begin"/>
        </w:r>
        <w:r>
          <w:delInstrText xml:space="preserve"> SEQ Figure_3. \* ARABIC </w:delInstrText>
        </w:r>
        <w:r>
          <w:fldChar w:fldCharType="separate"/>
        </w:r>
      </w:del>
      <w:ins w:id="1467" w:author="像个男人一样" w:date="2018-03-22T11:51:00Z">
        <w:del w:id="1468" w:author="像个男人一样" w:date="2018-03-22T11:56:00Z">
          <w:r>
            <w:rPr>
              <w:b/>
            </w:rPr>
            <w:delText>错误！未指定顺序。</w:delText>
          </w:r>
        </w:del>
      </w:ins>
      <w:ins w:id="1469" w:author="像个男人一样" w:date="2018-03-21T23:39:00Z">
        <w:del w:id="1470" w:author="像个男人一样" w:date="2018-03-22T11:56:00Z">
          <w:r>
            <w:rPr>
              <w:b/>
            </w:rPr>
            <w:delText>错误！未指定顺序。</w:delText>
          </w:r>
        </w:del>
      </w:ins>
      <w:ins w:id="1471" w:author="像个男人一样" w:date="2018-03-21T23:10:00Z">
        <w:del w:id="1472" w:author="像个男人一样" w:date="2018-03-22T11:56:00Z">
          <w:r>
            <w:rPr>
              <w:b/>
            </w:rPr>
            <w:delText>错误！未指定顺序。</w:delText>
          </w:r>
        </w:del>
      </w:ins>
      <w:ins w:id="1473" w:author="像个男人一样" w:date="2018-03-21T23:08:00Z">
        <w:del w:id="1474" w:author="像个男人一样" w:date="2018-03-22T11:56:00Z">
          <w:r>
            <w:rPr>
              <w:b/>
            </w:rPr>
            <w:delText>错误！未指定顺序。</w:delText>
          </w:r>
        </w:del>
      </w:ins>
      <w:ins w:id="1475" w:author="像个男人一样" w:date="2018-03-21T02:33:00Z">
        <w:del w:id="1476" w:author="像个男人一样" w:date="2018-03-22T11:56:00Z">
          <w:r>
            <w:rPr>
              <w:b/>
            </w:rPr>
            <w:delText>错误！未指定顺序。错误！未指定顺序。</w:delText>
          </w:r>
        </w:del>
      </w:ins>
      <w:ins w:id="1477" w:author="像个男人一样" w:date="2018-03-21T02:31:00Z">
        <w:del w:id="1478" w:author="像个男人一样" w:date="2018-03-22T11:56:00Z">
          <w:r>
            <w:rPr>
              <w:b/>
            </w:rPr>
            <w:delText>错误！未指定顺序。</w:delText>
          </w:r>
        </w:del>
      </w:ins>
      <w:ins w:id="1479" w:author="像个男人一样" w:date="2018-03-21T02:30:00Z">
        <w:del w:id="1480" w:author="像个男人一样" w:date="2018-03-22T11:56:00Z">
          <w:r>
            <w:rPr>
              <w:b/>
            </w:rPr>
            <w:delText>错误！未指定顺序。</w:delText>
          </w:r>
        </w:del>
      </w:ins>
      <w:ins w:id="1481" w:author="像个男人一样" w:date="2018-03-21T02:29:00Z">
        <w:del w:id="1482" w:author="像个男人一样" w:date="2018-03-22T11:56:00Z">
          <w:r>
            <w:rPr>
              <w:b/>
            </w:rPr>
            <w:delText>错误！未指定顺序。错误！未指定顺序。</w:delText>
          </w:r>
        </w:del>
      </w:ins>
      <w:ins w:id="1483" w:author="像个男人一样" w:date="2018-03-21T02:26:00Z">
        <w:del w:id="1484" w:author="像个男人一样" w:date="2018-03-22T11:56:00Z">
          <w:r>
            <w:rPr>
              <w:b/>
            </w:rPr>
            <w:delText>错误！未指定顺序。</w:delText>
          </w:r>
        </w:del>
      </w:ins>
      <w:ins w:id="1485" w:author="像个男人一样" w:date="2018-03-21T02:25:00Z">
        <w:del w:id="1486" w:author="像个男人一样" w:date="2018-03-22T11:56:00Z">
          <w:r>
            <w:rPr>
              <w:b/>
            </w:rPr>
            <w:delText>错误！未指定顺序。</w:delText>
          </w:r>
        </w:del>
      </w:ins>
      <w:ins w:id="1487" w:author="像个男人一样" w:date="2018-03-21T02:24:00Z">
        <w:del w:id="1488" w:author="像个男人一样" w:date="2018-03-22T11:56:00Z">
          <w:r>
            <w:rPr>
              <w:b/>
            </w:rPr>
            <w:delText>错误！未指定顺序。</w:delText>
          </w:r>
        </w:del>
      </w:ins>
      <w:ins w:id="1489" w:author="像个男人一样" w:date="2018-03-21T02:23:00Z">
        <w:del w:id="1490" w:author="像个男人一样" w:date="2018-03-22T11:56:00Z">
          <w:r>
            <w:rPr>
              <w:b/>
            </w:rPr>
            <w:delText>错误！未指定顺序。</w:delText>
          </w:r>
        </w:del>
      </w:ins>
      <w:ins w:id="1491" w:author="像个男人一样" w:date="2018-03-21T02:22:00Z">
        <w:del w:id="1492" w:author="像个男人一样" w:date="2018-03-22T11:56:00Z">
          <w:r>
            <w:rPr>
              <w:b/>
            </w:rPr>
            <w:delText>错误！未指定顺序。</w:delText>
          </w:r>
        </w:del>
      </w:ins>
      <w:ins w:id="1493" w:author="像个男人一样" w:date="2018-03-21T02:17:00Z">
        <w:del w:id="1494" w:author="像个男人一样" w:date="2018-03-22T11:56:00Z">
          <w:r>
            <w:rPr>
              <w:b/>
            </w:rPr>
            <w:delText>错误！未指定顺序。错误！未指定顺序。错误！未指定顺序。</w:delText>
          </w:r>
        </w:del>
      </w:ins>
      <w:ins w:id="1495" w:author="像个男人一样" w:date="2018-03-21T02:15:00Z">
        <w:del w:id="1496" w:author="像个男人一样" w:date="2018-03-22T11:56:00Z">
          <w:r>
            <w:rPr>
              <w:b/>
            </w:rPr>
            <w:delText>错误！未指定顺序。</w:delText>
          </w:r>
        </w:del>
      </w:ins>
      <w:ins w:id="1497" w:author="像个男人一样" w:date="2018-03-21T02:14:00Z">
        <w:del w:id="1498" w:author="像个男人一样" w:date="2018-03-22T11:56:00Z">
          <w:r>
            <w:rPr>
              <w:b/>
            </w:rPr>
            <w:delText>错误！未指定顺序。</w:delText>
          </w:r>
        </w:del>
      </w:ins>
      <w:ins w:id="1499" w:author="像个男人一样" w:date="2018-03-21T02:13:00Z">
        <w:del w:id="1500" w:author="像个男人一样" w:date="2018-03-22T11:56:00Z">
          <w:r>
            <w:rPr>
              <w:b/>
            </w:rPr>
            <w:delText>错误！未指定顺序。</w:delText>
          </w:r>
        </w:del>
      </w:ins>
      <w:ins w:id="1501" w:author="像个男人一样" w:date="2018-03-21T02:12:00Z">
        <w:del w:id="1502" w:author="像个男人一样" w:date="2018-03-22T11:56:00Z">
          <w:r>
            <w:rPr>
              <w:b/>
            </w:rPr>
            <w:delText>错误！未指定顺序。</w:delText>
          </w:r>
        </w:del>
      </w:ins>
      <w:ins w:id="1503" w:author="像个男人一样" w:date="2018-03-21T02:02:00Z">
        <w:del w:id="1504" w:author="像个男人一样" w:date="2018-03-22T11:56:00Z">
          <w:r>
            <w:rPr>
              <w:b/>
            </w:rPr>
            <w:delText>错误！未指定顺序。错误！未指定顺序。</w:delText>
          </w:r>
        </w:del>
      </w:ins>
      <w:ins w:id="1505" w:author="像个男人一样" w:date="2018-03-21T02:01:00Z">
        <w:del w:id="1506" w:author="像个男人一样" w:date="2018-03-22T11:56:00Z">
          <w:r>
            <w:rPr>
              <w:b/>
            </w:rPr>
            <w:delText>错误！未指定顺序。</w:delText>
          </w:r>
        </w:del>
      </w:ins>
      <w:ins w:id="1507" w:author="像个男人一样" w:date="2018-03-21T02:00:00Z">
        <w:del w:id="1508" w:author="像个男人一样" w:date="2018-03-22T11:56:00Z">
          <w:r>
            <w:rPr>
              <w:b/>
            </w:rPr>
            <w:delText>错误！未指定顺序。</w:delText>
          </w:r>
        </w:del>
      </w:ins>
      <w:ins w:id="1509" w:author="像个男人一样" w:date="2018-03-21T01:59:00Z">
        <w:del w:id="1510" w:author="像个男人一样" w:date="2018-03-22T11:56:00Z">
          <w:r>
            <w:rPr>
              <w:b/>
            </w:rPr>
            <w:delText>错误！未指定顺序。</w:delText>
          </w:r>
        </w:del>
      </w:ins>
      <w:ins w:id="1511" w:author="像个男人一样" w:date="2018-03-21T01:58:00Z">
        <w:del w:id="1512" w:author="像个男人一样" w:date="2018-03-22T11:56:00Z">
          <w:r>
            <w:rPr>
              <w:b/>
            </w:rPr>
            <w:delText>错误！未指定顺序。错误！未指定顺序。</w:delText>
          </w:r>
        </w:del>
      </w:ins>
      <w:ins w:id="1513" w:author="像个男人一样" w:date="2018-03-21T01:57:00Z">
        <w:del w:id="1514" w:author="像个男人一样" w:date="2018-03-22T11:56:00Z">
          <w:r>
            <w:rPr>
              <w:b/>
            </w:rPr>
            <w:delText>错误！未指定顺序。</w:delText>
          </w:r>
        </w:del>
      </w:ins>
      <w:ins w:id="1515" w:author="像个男人一样" w:date="2018-03-21T01:48:00Z">
        <w:del w:id="1516" w:author="像个男人一样" w:date="2018-03-22T11:56:00Z">
          <w:r>
            <w:rPr>
              <w:b/>
            </w:rPr>
            <w:delText>错误！未指定顺序。错误！未指定顺序。</w:delText>
          </w:r>
        </w:del>
      </w:ins>
      <w:ins w:id="1517" w:author="像个男人一样" w:date="2018-03-21T01:47:00Z">
        <w:del w:id="1518" w:author="像个男人一样" w:date="2018-03-22T11:56:00Z">
          <w:r>
            <w:rPr>
              <w:b/>
            </w:rPr>
            <w:delText>错误！未指定顺序。</w:delText>
          </w:r>
        </w:del>
      </w:ins>
      <w:del w:id="1519" w:author="像个男人一样" w:date="2018-03-22T11:56:00Z">
        <w:r>
          <w:delText>2</w:delText>
        </w:r>
        <w:r>
          <w:fldChar w:fldCharType="end"/>
        </w:r>
      </w:del>
      <w:del w:id="1520" w:author="像个男人一样" w:date="2018-03-21T01:46:00Z">
        <w:r>
          <w:delText xml:space="preserve"> Gyroscope Principles</w:delText>
        </w:r>
      </w:del>
      <w:bookmarkEnd w:id="1465"/>
    </w:p>
    <w:p w14:paraId="4A80DA52" w14:textId="77777777" w:rsidR="006018DD" w:rsidRDefault="006018DD">
      <w:pPr>
        <w:jc w:val="center"/>
        <w:rPr>
          <w:ins w:id="1521" w:author="像个男人一样" w:date="2018-03-21T01:46:00Z"/>
          <w:rFonts w:ascii="Microsoft Sans Serif" w:hAnsi="Microsoft Sans Serif"/>
          <w:spacing w:val="15"/>
          <w:sz w:val="20"/>
        </w:rPr>
        <w:pPrChange w:id="1522"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5775B902" w:rsidR="006018DD" w:rsidRDefault="006018DD">
      <w:pPr>
        <w:pStyle w:val="Caption"/>
        <w:jc w:val="center"/>
        <w:pPrChange w:id="1523" w:author="jie sun" w:date="2018-04-16T21:37:00Z">
          <w:pPr/>
        </w:pPrChange>
      </w:pPr>
      <w:bookmarkStart w:id="1524" w:name="_Toc517801885"/>
      <w:ins w:id="1525" w:author="像个男人一样" w:date="2018-03-21T01:46:00Z">
        <w:r>
          <w:t xml:space="preserve">Figure </w:t>
        </w:r>
      </w:ins>
      <w:ins w:id="1526" w:author="JIE  SUN" w:date="2018-06-21T13:36:00Z">
        <w:r>
          <w:fldChar w:fldCharType="begin"/>
        </w:r>
        <w:r>
          <w:instrText xml:space="preserve"> STYLEREF 1 \s </w:instrText>
        </w:r>
      </w:ins>
      <w:r>
        <w:fldChar w:fldCharType="separate"/>
      </w:r>
      <w:r w:rsidR="009F4579">
        <w:rPr>
          <w:noProof/>
        </w:rPr>
        <w:t>2</w:t>
      </w:r>
      <w:ins w:id="1527" w:author="JIE  SUN" w:date="2018-06-21T13:36:00Z">
        <w:r>
          <w:fldChar w:fldCharType="end"/>
        </w:r>
        <w:r>
          <w:noBreakHyphen/>
        </w:r>
        <w:r>
          <w:fldChar w:fldCharType="begin"/>
        </w:r>
        <w:r>
          <w:instrText xml:space="preserve"> SEQ Figure \* ARABIC \s 1 </w:instrText>
        </w:r>
      </w:ins>
      <w:r>
        <w:fldChar w:fldCharType="separate"/>
      </w:r>
      <w:r w:rsidR="009F4579">
        <w:rPr>
          <w:noProof/>
        </w:rPr>
        <w:t>5</w:t>
      </w:r>
      <w:ins w:id="1528" w:author="JIE  SUN" w:date="2018-06-21T13:36:00Z">
        <w:r>
          <w:fldChar w:fldCharType="end"/>
        </w:r>
      </w:ins>
      <w:ins w:id="1529" w:author="jie sun" w:date="2018-04-19T13:00:00Z">
        <w:del w:id="1530" w:author="JIE  SUN" w:date="2018-06-21T13:34:00Z">
          <w:r w:rsidDel="00A64E7B">
            <w:fldChar w:fldCharType="begin"/>
          </w:r>
          <w:r w:rsidDel="00A64E7B">
            <w:delInstrText xml:space="preserve"> STYLEREF 1 \s </w:delInstrText>
          </w:r>
        </w:del>
      </w:ins>
      <w:del w:id="1531" w:author="JIE  SUN" w:date="2018-06-21T13:34:00Z">
        <w:r w:rsidDel="00A64E7B">
          <w:fldChar w:fldCharType="separate"/>
        </w:r>
        <w:r w:rsidDel="00A64E7B">
          <w:rPr>
            <w:noProof/>
          </w:rPr>
          <w:delText>3</w:delText>
        </w:r>
      </w:del>
      <w:ins w:id="1532" w:author="jie sun" w:date="2018-04-19T13:00:00Z">
        <w:del w:id="1533"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34" w:author="JIE  SUN" w:date="2018-06-21T13:34:00Z">
        <w:r w:rsidDel="00A64E7B">
          <w:fldChar w:fldCharType="separate"/>
        </w:r>
      </w:del>
      <w:ins w:id="1535" w:author="jie sun" w:date="2018-04-19T13:00:00Z">
        <w:del w:id="1536" w:author="JIE  SUN" w:date="2018-06-21T13:34:00Z">
          <w:r w:rsidDel="00A64E7B">
            <w:rPr>
              <w:noProof/>
            </w:rPr>
            <w:delText>2</w:delText>
          </w:r>
          <w:r w:rsidDel="00A64E7B">
            <w:fldChar w:fldCharType="end"/>
          </w:r>
        </w:del>
      </w:ins>
      <w:ins w:id="1537" w:author="像个男人一样" w:date="2018-03-21T01:46:00Z">
        <w:del w:id="153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39" w:author="像个男人一样" w:date="2018-03-22T11:51:00Z">
        <w:del w:id="1540" w:author="jie sun" w:date="2018-04-10T21:45:00Z">
          <w:r w:rsidDel="00454521">
            <w:delText>2</w:delText>
          </w:r>
        </w:del>
      </w:ins>
      <w:ins w:id="1541" w:author="像个男人一样" w:date="2018-03-21T01:46:00Z">
        <w:del w:id="1542" w:author="jie sun" w:date="2018-04-10T21:45:00Z">
          <w:r w:rsidDel="00454521">
            <w:fldChar w:fldCharType="end"/>
          </w:r>
        </w:del>
        <w:bookmarkStart w:id="1543" w:name="_Toc13768"/>
        <w:bookmarkStart w:id="1544" w:name="_Toc1447"/>
        <w:bookmarkStart w:id="1545" w:name="_Toc9110"/>
        <w:bookmarkStart w:id="1546" w:name="_Toc24012"/>
        <w:bookmarkStart w:id="1547" w:name="_Toc14331"/>
        <w:bookmarkStart w:id="1548" w:name="_Toc17677"/>
        <w:bookmarkStart w:id="1549" w:name="_Toc12994"/>
        <w:bookmarkStart w:id="1550" w:name="_Toc28435"/>
        <w:bookmarkStart w:id="1551" w:name="_Toc31128"/>
        <w:bookmarkStart w:id="1552" w:name="_Toc9827"/>
        <w:bookmarkStart w:id="1553" w:name="_Toc25273"/>
        <w:bookmarkStart w:id="1554" w:name="_Toc16579"/>
        <w:bookmarkStart w:id="1555" w:name="_Toc10938"/>
        <w:bookmarkStart w:id="1556" w:name="_Toc26310"/>
        <w:bookmarkStart w:id="1557" w:name="_Toc5802"/>
        <w:bookmarkStart w:id="1558" w:name="_Toc10473"/>
        <w:bookmarkStart w:id="1559" w:name="_Toc31649"/>
        <w:bookmarkStart w:id="1560" w:name="_Toc13075"/>
        <w:bookmarkStart w:id="1561" w:name="_Toc4702"/>
        <w:bookmarkStart w:id="1562" w:name="_Toc8528"/>
        <w:bookmarkStart w:id="1563" w:name="_Toc141"/>
        <w:bookmarkStart w:id="1564" w:name="_Toc12905"/>
        <w:bookmarkStart w:id="1565" w:name="_Toc7597"/>
        <w:bookmarkStart w:id="1566" w:name="_Toc17319"/>
        <w:bookmarkStart w:id="1567" w:name="_Toc12773"/>
        <w:r>
          <w:rPr>
            <w:rFonts w:hint="eastAsia"/>
          </w:rPr>
          <w:t>:</w:t>
        </w:r>
      </w:ins>
      <w:bookmarkStart w:id="1568" w:name="OLE_LINK31"/>
      <w:bookmarkStart w:id="1569" w:name="OLE_LINK32"/>
      <w:r w:rsidR="00EC4596">
        <w:t xml:space="preserve"> </w:t>
      </w:r>
      <w:ins w:id="1570" w:author="像个男人一样" w:date="2018-03-21T01:46:00Z">
        <w:r>
          <w:rPr>
            <w:rFonts w:hint="eastAsia"/>
          </w:rPr>
          <w:t>Gyroscope Principles</w:t>
        </w:r>
      </w:ins>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ins w:id="1571" w:author="jie sun" w:date="2018-04-18T00:28:00Z">
        <w:r>
          <w:t xml:space="preserve"> </w:t>
        </w:r>
      </w:ins>
      <w:customXmlInsRangeStart w:id="1572" w:author="jie sun" w:date="2018-04-18T00:28:00Z"/>
      <w:sdt>
        <w:sdtPr>
          <w:id w:val="-520248411"/>
          <w:citation/>
        </w:sdtPr>
        <w:sdtContent>
          <w:customXmlInsRangeEnd w:id="1572"/>
          <w:ins w:id="1573"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sidR="008216AB" w:rsidRPr="008216AB">
            <w:rPr>
              <w:noProof/>
            </w:rPr>
            <w:t>(Pigeon's nest, n.d.)</w:t>
          </w:r>
          <w:ins w:id="1574" w:author="jie sun" w:date="2018-04-18T00:28:00Z">
            <w:r>
              <w:fldChar w:fldCharType="end"/>
            </w:r>
          </w:ins>
          <w:customXmlInsRangeStart w:id="1575" w:author="jie sun" w:date="2018-04-18T00:28:00Z"/>
        </w:sdtContent>
      </w:sdt>
      <w:customXmlInsRangeEnd w:id="1575"/>
      <w:bookmarkEnd w:id="1524"/>
    </w:p>
    <w:p w14:paraId="73E39B2D" w14:textId="77777777" w:rsidR="006018DD" w:rsidRDefault="006018DD" w:rsidP="006018DD">
      <w:pPr>
        <w:pStyle w:val="Heading3"/>
      </w:pPr>
      <w:bookmarkStart w:id="1576" w:name="_Toc7473"/>
      <w:bookmarkStart w:id="1577" w:name="_Toc16709"/>
      <w:bookmarkStart w:id="1578" w:name="_Toc17402"/>
      <w:bookmarkStart w:id="1579" w:name="_Toc8608"/>
      <w:bookmarkStart w:id="1580" w:name="_Toc302"/>
      <w:bookmarkStart w:id="1581" w:name="_Toc31236"/>
      <w:bookmarkStart w:id="1582" w:name="_Toc31214"/>
      <w:bookmarkStart w:id="1583" w:name="_Toc14251"/>
      <w:bookmarkStart w:id="1584" w:name="_Toc16460"/>
      <w:bookmarkStart w:id="1585" w:name="_Toc518649086"/>
      <w:r>
        <w:t xml:space="preserve">The </w:t>
      </w:r>
      <w:ins w:id="1586" w:author="jie sun" w:date="2018-04-16T21:19:00Z">
        <w:r>
          <w:t>R</w:t>
        </w:r>
      </w:ins>
      <w:del w:id="1587" w:author="jie sun" w:date="2018-04-16T21:19:00Z">
        <w:r w:rsidDel="00FE12EC">
          <w:delText>r</w:delText>
        </w:r>
      </w:del>
      <w:r>
        <w:t xml:space="preserve">elationship </w:t>
      </w:r>
      <w:ins w:id="1588" w:author="jie sun" w:date="2018-04-16T21:19:00Z">
        <w:r>
          <w:t>B</w:t>
        </w:r>
      </w:ins>
      <w:del w:id="1589" w:author="jie sun" w:date="2018-04-16T21:19:00Z">
        <w:r w:rsidDel="00FE12EC">
          <w:delText>b</w:delText>
        </w:r>
      </w:del>
      <w:r>
        <w:t xml:space="preserve">etween </w:t>
      </w:r>
      <w:r>
        <w:rPr>
          <w:rFonts w:hint="eastAsia"/>
        </w:rPr>
        <w:t>G</w:t>
      </w:r>
      <w:r>
        <w:t xml:space="preserve">yroscope </w:t>
      </w:r>
      <w:ins w:id="1590" w:author="jie sun" w:date="2018-04-16T21:20:00Z">
        <w:r>
          <w:t>A</w:t>
        </w:r>
      </w:ins>
      <w:del w:id="1591" w:author="jie sun" w:date="2018-04-16T21:20:00Z">
        <w:r w:rsidDel="00FE12EC">
          <w:delText>a</w:delText>
        </w:r>
      </w:del>
      <w:r>
        <w:t>nd Accelerometer</w:t>
      </w:r>
      <w:bookmarkEnd w:id="1576"/>
      <w:bookmarkEnd w:id="1577"/>
      <w:bookmarkEnd w:id="1578"/>
      <w:bookmarkEnd w:id="1579"/>
      <w:bookmarkEnd w:id="1580"/>
      <w:bookmarkEnd w:id="1581"/>
      <w:bookmarkEnd w:id="1582"/>
      <w:bookmarkEnd w:id="1583"/>
      <w:bookmarkEnd w:id="1584"/>
      <w:bookmarkEnd w:id="1585"/>
    </w:p>
    <w:p w14:paraId="7DC5000F" w14:textId="53AB8617" w:rsidR="006018DD" w:rsidRDefault="006018DD" w:rsidP="006018DD">
      <w:r>
        <w:t xml:space="preserve">At first, it is clear that </w:t>
      </w:r>
      <w:del w:id="1592" w:author="jie sun" w:date="2018-04-08T18:28:00Z">
        <w:r w:rsidDel="00197319">
          <w:delText xml:space="preserve">those </w:delText>
        </w:r>
      </w:del>
      <w:r>
        <w:t>two devices have different functions</w:t>
      </w:r>
      <w:r w:rsidRPr="008F145E">
        <w:rPr>
          <w:b/>
          <w:rPrChange w:id="1593" w:author="jie sun" w:date="2018-04-19T15:25:00Z">
            <w:rPr/>
          </w:rPrChange>
        </w:rPr>
        <w:t>:</w:t>
      </w:r>
      <w:bookmarkStart w:id="1594" w:name="OLE_LINK25"/>
      <w:r w:rsidRPr="008F145E">
        <w:rPr>
          <w:b/>
          <w:rPrChange w:id="1595" w:author="jie sun" w:date="2018-04-19T15:25:00Z">
            <w:rPr/>
          </w:rPrChange>
        </w:rPr>
        <w:t xml:space="preserve"> </w:t>
      </w:r>
      <w:bookmarkStart w:id="1596" w:name="OLE_LINK7"/>
      <w:del w:id="1597" w:author="jie sun" w:date="2018-04-08T18:27:00Z">
        <w:r w:rsidRPr="008F145E" w:rsidDel="00197319">
          <w:rPr>
            <w:b/>
            <w:lang w:val="en-GB"/>
            <w:rPrChange w:id="1598" w:author="jie sun" w:date="2018-04-19T15:25:00Z">
              <w:rPr>
                <w:lang w:val="en-GB"/>
              </w:rPr>
            </w:rPrChange>
          </w:rPr>
          <w:delText>G</w:delText>
        </w:r>
        <w:r w:rsidRPr="008F145E" w:rsidDel="00197319">
          <w:rPr>
            <w:b/>
            <w:rPrChange w:id="1599" w:author="jie sun" w:date="2018-04-19T15:25:00Z">
              <w:rPr/>
            </w:rPrChange>
          </w:rPr>
          <w:delText xml:space="preserve">yroscope </w:delText>
        </w:r>
      </w:del>
      <w:ins w:id="1600" w:author="jie sun" w:date="2018-04-08T18:27:00Z">
        <w:r w:rsidRPr="008F145E">
          <w:rPr>
            <w:b/>
            <w:rPrChange w:id="1601" w:author="jie sun" w:date="2018-04-19T15:25:00Z">
              <w:rPr/>
            </w:rPrChange>
          </w:rPr>
          <w:t xml:space="preserve">Gyroscope </w:t>
        </w:r>
      </w:ins>
      <w:r w:rsidRPr="008F145E">
        <w:rPr>
          <w:b/>
          <w:rPrChange w:id="1602" w:author="jie sun" w:date="2018-04-19T15:25:00Z">
            <w:rPr/>
          </w:rPrChange>
        </w:rPr>
        <w:t>sense</w:t>
      </w:r>
      <w:r w:rsidRPr="008F145E">
        <w:rPr>
          <w:b/>
          <w:lang w:val="en-GB"/>
          <w:rPrChange w:id="1603" w:author="jie sun" w:date="2018-04-19T15:25:00Z">
            <w:rPr>
              <w:lang w:val="en-GB"/>
            </w:rPr>
          </w:rPrChange>
        </w:rPr>
        <w:t>s</w:t>
      </w:r>
      <w:r w:rsidRPr="008F145E">
        <w:rPr>
          <w:b/>
          <w:rPrChange w:id="1604" w:author="jie sun" w:date="2018-04-19T15:25:00Z">
            <w:rPr/>
          </w:rPrChange>
        </w:rPr>
        <w:t xml:space="preserve"> the rotation, whereas </w:t>
      </w:r>
      <w:ins w:id="1605" w:author="jie sun" w:date="2018-04-08T18:27:00Z">
        <w:r w:rsidRPr="008F145E">
          <w:rPr>
            <w:b/>
            <w:rPrChange w:id="1606" w:author="jie sun" w:date="2018-04-19T15:25:00Z">
              <w:rPr/>
            </w:rPrChange>
          </w:rPr>
          <w:t xml:space="preserve">another </w:t>
        </w:r>
      </w:ins>
      <w:del w:id="1607" w:author="jie sun" w:date="2018-04-08T18:27:00Z">
        <w:r w:rsidRPr="008F145E" w:rsidDel="00197319">
          <w:rPr>
            <w:b/>
            <w:rPrChange w:id="1608" w:author="jie sun" w:date="2018-04-19T15:25:00Z">
              <w:rPr/>
            </w:rPrChange>
          </w:rPr>
          <w:delText xml:space="preserve">the </w:delText>
        </w:r>
        <w:r w:rsidRPr="008F145E" w:rsidDel="00197319">
          <w:rPr>
            <w:b/>
            <w:lang w:val="en-GB"/>
            <w:rPrChange w:id="1609" w:author="jie sun" w:date="2018-04-19T15:25:00Z">
              <w:rPr>
                <w:lang w:val="en-GB"/>
              </w:rPr>
            </w:rPrChange>
          </w:rPr>
          <w:delText>ano</w:delText>
        </w:r>
        <w:r w:rsidRPr="008F145E" w:rsidDel="00197319">
          <w:rPr>
            <w:b/>
            <w:rPrChange w:id="1610" w:author="jie sun" w:date="2018-04-19T15:25:00Z">
              <w:rPr/>
            </w:rPrChange>
          </w:rPr>
          <w:delText>ther</w:delText>
        </w:r>
      </w:del>
      <w:ins w:id="1611" w:author="jie sun" w:date="2018-04-08T18:27:00Z">
        <w:r w:rsidRPr="008F145E">
          <w:rPr>
            <w:b/>
            <w:rPrChange w:id="1612" w:author="jie sun" w:date="2018-04-19T15:25:00Z">
              <w:rPr/>
            </w:rPrChange>
          </w:rPr>
          <w:t>one</w:t>
        </w:r>
      </w:ins>
      <w:r w:rsidRPr="008F145E">
        <w:rPr>
          <w:b/>
          <w:rPrChange w:id="1613" w:author="jie sun" w:date="2018-04-19T15:25:00Z">
            <w:rPr/>
          </w:rPrChange>
        </w:rPr>
        <w:t xml:space="preserve"> is used to test the accelerometer</w:t>
      </w:r>
      <w:bookmarkEnd w:id="1594"/>
      <w:bookmarkEnd w:id="1596"/>
      <w:r w:rsidRPr="008F145E">
        <w:rPr>
          <w:b/>
          <w:lang w:val="en-GB"/>
          <w:rPrChange w:id="1614" w:author="jie sun" w:date="2018-04-19T15:25:00Z">
            <w:rPr>
              <w:lang w:val="en-GB"/>
            </w:rPr>
          </w:rPrChange>
        </w:rPr>
        <w:t>.</w:t>
      </w:r>
      <w:ins w:id="1615" w:author="jie sun" w:date="2018-06-03T21:28:00Z">
        <w:r>
          <w:rPr>
            <w:b/>
            <w:lang w:val="en-GB"/>
          </w:rPr>
          <w:t xml:space="preserve"> </w:t>
        </w:r>
      </w:ins>
      <w:proofErr w:type="gramStart"/>
      <w:ins w:id="1616" w:author="jie sun" w:date="2018-04-19T15:25:00Z">
        <w:r>
          <w:rPr>
            <w:b/>
            <w:lang w:val="en-GB"/>
          </w:rPr>
          <w:t>(</w:t>
        </w:r>
      </w:ins>
      <w:r w:rsidR="0066158E">
        <w:rPr>
          <w:b/>
          <w:lang w:val="en-GB"/>
        </w:rPr>
        <w:t xml:space="preserve"> </w:t>
      </w:r>
      <w:ins w:id="1617" w:author="jie sun" w:date="2018-04-19T15:25:00Z">
        <w:r>
          <w:rPr>
            <w:b/>
            <w:lang w:val="en-GB"/>
          </w:rPr>
          <w:t>put</w:t>
        </w:r>
        <w:proofErr w:type="gramEnd"/>
        <w:r>
          <w:rPr>
            <w:b/>
            <w:lang w:val="en-GB"/>
          </w:rPr>
          <w:t xml:space="preserve"> some reference)</w:t>
        </w:r>
      </w:ins>
      <w:ins w:id="1618" w:author="jie sun" w:date="2018-04-16T22:45:00Z">
        <w:r>
          <w:rPr>
            <w:lang w:val="en-GB"/>
          </w:rPr>
          <w:t xml:space="preserve"> </w:t>
        </w:r>
      </w:ins>
      <w:del w:id="1619" w:author="jie sun" w:date="2018-04-16T22:45:00Z">
        <w:r w:rsidDel="00321759">
          <w:rPr>
            <w:lang w:val="en-GB"/>
          </w:rPr>
          <w:delText xml:space="preserve"> </w:delText>
        </w:r>
      </w:del>
      <w:ins w:id="1620" w:author="像个男人一样" w:date="2018-03-22T12:12:00Z">
        <w:del w:id="1621" w:author="jie sun" w:date="2018-04-16T22:45:00Z">
          <w:r w:rsidDel="00321759">
            <w:rPr>
              <w:rStyle w:val="EndnoteReference"/>
              <w:lang w:val="en-GB"/>
            </w:rPr>
            <w:delText>[</w:delText>
          </w:r>
          <w:r w:rsidDel="00321759">
            <w:rPr>
              <w:rStyle w:val="EndnoteReference"/>
              <w:lang w:val="en-GB"/>
            </w:rPr>
            <w:endnoteReference w:id="3"/>
          </w:r>
          <w:r w:rsidDel="00321759">
            <w:rPr>
              <w:rFonts w:hint="eastAsia"/>
              <w:lang w:val="en-US"/>
            </w:rPr>
            <w:delText xml:space="preserve"> </w:delText>
          </w:r>
          <w:r w:rsidDel="00321759">
            <w:rPr>
              <w:rStyle w:val="EndnoteReference"/>
              <w:lang w:val="en-GB"/>
            </w:rPr>
            <w:delText>]</w:delText>
          </w:r>
        </w:del>
      </w:ins>
      <w:ins w:id="1721" w:author="jie sun" w:date="2018-04-18T00:27:00Z">
        <w:r>
          <w:t>T</w:t>
        </w:r>
      </w:ins>
      <w:del w:id="1722" w:author="jie sun" w:date="2018-04-18T00:27:00Z">
        <w:r w:rsidDel="00F821EE">
          <w:rPr>
            <w:lang w:val="en-GB"/>
          </w:rPr>
          <w:delText>S</w:delText>
        </w:r>
        <w:r w:rsidDel="00F821EE">
          <w:delText>o t</w:delText>
        </w:r>
      </w:del>
      <w:r>
        <w:t xml:space="preserve">he restriction of functions in two devices decides that they </w:t>
      </w:r>
      <w:del w:id="1723" w:author="jie sun" w:date="2018-06-03T21:29:00Z">
        <w:r w:rsidDel="004A7215">
          <w:delText xml:space="preserve">often </w:delText>
        </w:r>
      </w:del>
      <w:r>
        <w:t>have</w:t>
      </w:r>
      <w:ins w:id="1724" w:author="jie sun" w:date="2018-04-19T15:25:00Z">
        <w:r>
          <w:t xml:space="preserve"> </w:t>
        </w:r>
      </w:ins>
      <w:del w:id="1725" w:author="jie sun" w:date="2018-04-19T15:25:00Z">
        <w:r w:rsidDel="008F145E">
          <w:delText xml:space="preserve"> </w:delText>
        </w:r>
      </w:del>
      <w:r>
        <w:t>to work together</w:t>
      </w:r>
      <w:ins w:id="1726"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727" w:author="jie sun" w:date="2018-04-08T18:27:00Z">
        <w:r>
          <w:t>ies</w:t>
        </w:r>
      </w:ins>
      <w:ins w:id="1728" w:author="像个男人一样" w:date="2018-03-21T21:43:00Z">
        <w:del w:id="1729" w:author="jie sun" w:date="2018-04-08T18:26:00Z">
          <w:r w:rsidDel="00197319">
            <w:rPr>
              <w:rFonts w:hint="eastAsia"/>
              <w:lang w:val="en-US"/>
            </w:rPr>
            <w:delText>ies</w:delText>
          </w:r>
        </w:del>
      </w:ins>
      <w:del w:id="1730" w:author="像个男人一样" w:date="2018-03-21T21:43:00Z">
        <w:r>
          <w:delText>y</w:delText>
        </w:r>
      </w:del>
      <w:r>
        <w:t xml:space="preserve"> in the sky, the accelerometer can used to test the change of movement</w:t>
      </w:r>
      <w:ins w:id="1731" w:author="jie sun" w:date="2018-04-16T22:46:00Z">
        <w:r>
          <w:t xml:space="preserve">. For example, </w:t>
        </w:r>
      </w:ins>
      <w:del w:id="1732" w:author="jie sun" w:date="2018-04-16T22:46:00Z">
        <w:r w:rsidDel="00B23F33">
          <w:delText xml:space="preserve">. So </w:delText>
        </w:r>
      </w:del>
      <w:r>
        <w:t>when an aircraft fl</w:t>
      </w:r>
      <w:ins w:id="1733" w:author="jie sun" w:date="2018-04-16T22:46:00Z">
        <w:r>
          <w:t>ies</w:t>
        </w:r>
      </w:ins>
      <w:del w:id="1734"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35"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440B535" w14:textId="77777777" w:rsidR="006018DD" w:rsidRDefault="006018DD" w:rsidP="006018DD">
      <w:r>
        <w:lastRenderedPageBreak/>
        <w:t xml:space="preserve">Through this example, we can further understand that they are </w:t>
      </w:r>
      <w:proofErr w:type="gramStart"/>
      <w:r>
        <w:t>totally different</w:t>
      </w:r>
      <w:proofErr w:type="gramEnd"/>
      <w:r>
        <w:t>, but they can also make up for each other to achieve some functions.</w:t>
      </w:r>
    </w:p>
    <w:p w14:paraId="6B200D72" w14:textId="2602D78A" w:rsidR="00F8395C" w:rsidRDefault="00F8395C" w:rsidP="00C62C98"/>
    <w:p w14:paraId="56138D64" w14:textId="54AA583C" w:rsidR="00F8395C" w:rsidRDefault="00F8395C" w:rsidP="00C62C98"/>
    <w:p w14:paraId="2607D87B" w14:textId="2E1C5A4D" w:rsidR="00F8395C" w:rsidRDefault="00F8395C" w:rsidP="00F8395C">
      <w:pPr>
        <w:pStyle w:val="Heading2"/>
      </w:pPr>
      <w:bookmarkStart w:id="1736" w:name="OLE_LINK60"/>
      <w:bookmarkStart w:id="1737" w:name="OLE_LINK64"/>
      <w:bookmarkStart w:id="1738" w:name="OLE_LINK53"/>
      <w:bookmarkStart w:id="1739" w:name="OLE_LINK57"/>
      <w:bookmarkStart w:id="1740" w:name="_Toc518649087"/>
      <w:r>
        <w:t xml:space="preserve">The </w:t>
      </w:r>
      <w:r w:rsidR="00230BD3">
        <w:t>Action Recognition A</w:t>
      </w:r>
      <w:r>
        <w:t>lgorith</w:t>
      </w:r>
      <w:r w:rsidR="00845A6F">
        <w:t>m</w:t>
      </w:r>
      <w:bookmarkEnd w:id="1740"/>
    </w:p>
    <w:p w14:paraId="40D3D90E" w14:textId="33B9E5DC" w:rsidR="00230BD3" w:rsidRPr="00230BD3" w:rsidRDefault="00230BD3" w:rsidP="00230BD3">
      <w:pPr>
        <w:pStyle w:val="Heading3"/>
      </w:pPr>
      <w:bookmarkStart w:id="1741" w:name="_Toc518649088"/>
      <w:bookmarkEnd w:id="1736"/>
      <w:bookmarkEnd w:id="1737"/>
      <w:r>
        <w:t>The Concept of the Action Recognition</w:t>
      </w:r>
      <w:bookmarkEnd w:id="1741"/>
    </w:p>
    <w:p w14:paraId="316725C5" w14:textId="05A5D1F5" w:rsidR="007E5687" w:rsidRDefault="00A92A83" w:rsidP="00A92A83">
      <w:bookmarkStart w:id="1742" w:name="OLE_LINK58"/>
      <w:bookmarkStart w:id="1743" w:name="OLE_LINK59"/>
      <w:r>
        <w:t xml:space="preserve">The action recognition </w:t>
      </w:r>
      <w:bookmarkEnd w:id="1742"/>
      <w:bookmarkEnd w:id="1743"/>
      <w:r>
        <w:t>is a big part</w:t>
      </w:r>
      <w:r w:rsidR="002604CF">
        <w:t xml:space="preserve"> of what t</w:t>
      </w:r>
      <w:r w:rsidR="009E0A01">
        <w:t>his paper researches. For</w:t>
      </w:r>
      <w:r w:rsidR="00634EA4">
        <w:t xml:space="preserve"> what</w:t>
      </w:r>
      <w:r w:rsidR="00EF42C8">
        <w:t xml:space="preserve"> kind of actions or movements should be researched and recognized</w:t>
      </w:r>
      <w:r w:rsidR="002604CF">
        <w:t xml:space="preserve">, there are some </w:t>
      </w:r>
      <w:r w:rsidR="009E0A01">
        <w:t>demonstrations</w:t>
      </w:r>
      <w:r w:rsidR="00EF42C8">
        <w:t xml:space="preserve"> for the application of action recognition functions</w:t>
      </w:r>
      <w:r w:rsidR="002604CF">
        <w:t xml:space="preserve">: </w:t>
      </w:r>
      <w:r w:rsidR="00955873">
        <w:t xml:space="preserve"> measuring orientation of human body segments</w:t>
      </w:r>
      <w:r w:rsidR="006B0D36">
        <w:t xml:space="preserve"> </w:t>
      </w:r>
      <w:sdt>
        <w:sdtPr>
          <w:id w:val="444426968"/>
          <w:citation/>
        </w:sdtPr>
        <w:sdtContent>
          <w:r w:rsidR="001A7A6D">
            <w:fldChar w:fldCharType="begin"/>
          </w:r>
          <w:r w:rsidR="001A7A6D">
            <w:instrText xml:space="preserve"> </w:instrText>
          </w:r>
          <w:r w:rsidR="001A7A6D">
            <w:rPr>
              <w:rFonts w:hint="eastAsia"/>
            </w:rPr>
            <w:instrText>CITATION HJL05 \l 2052</w:instrText>
          </w:r>
          <w:r w:rsidR="001A7A6D">
            <w:instrText xml:space="preserve"> </w:instrText>
          </w:r>
          <w:r w:rsidR="001A7A6D">
            <w:fldChar w:fldCharType="separate"/>
          </w:r>
          <w:r w:rsidR="008216AB">
            <w:rPr>
              <w:rFonts w:hint="eastAsia"/>
              <w:noProof/>
            </w:rPr>
            <w:t>(H. J. Luinge P.H. Veltink, 2005)</w:t>
          </w:r>
          <w:r w:rsidR="001A7A6D">
            <w:fldChar w:fldCharType="end"/>
          </w:r>
        </w:sdtContent>
      </w:sdt>
      <w:r w:rsidR="001A7A6D">
        <w:t>,</w:t>
      </w:r>
      <w:r w:rsidR="007E5687">
        <w:t xml:space="preserve"> the recognition of complex activities </w:t>
      </w:r>
      <w:r w:rsidR="003C6FB0">
        <w:t>such as</w:t>
      </w:r>
      <w:r w:rsidR="007E5687">
        <w:t xml:space="preserve"> cooking, sweeping and washing hands</w:t>
      </w:r>
      <w:r w:rsidR="002F4C60">
        <w:t xml:space="preserve"> etc. </w:t>
      </w:r>
      <w:sdt>
        <w:sdtPr>
          <w:id w:val="2074777461"/>
          <w:citation/>
        </w:sdtPr>
        <w:sdtContent>
          <w:r w:rsidR="004C11BD">
            <w:fldChar w:fldCharType="begin"/>
          </w:r>
          <w:r w:rsidR="004C11BD">
            <w:instrText xml:space="preserve"> </w:instrText>
          </w:r>
          <w:r w:rsidR="004C11BD">
            <w:rPr>
              <w:rFonts w:hint="eastAsia"/>
            </w:rPr>
            <w:instrText>CITATION Ste12 \l 2052</w:instrText>
          </w:r>
          <w:r w:rsidR="004C11BD">
            <w:instrText xml:space="preserve"> </w:instrText>
          </w:r>
          <w:r w:rsidR="004C11BD">
            <w:fldChar w:fldCharType="separate"/>
          </w:r>
          <w:r w:rsidR="008216AB">
            <w:rPr>
              <w:rFonts w:hint="eastAsia"/>
              <w:noProof/>
            </w:rPr>
            <w:t>(Stefan Dernbach,Barnan Das, Narayanan C. Krishnan,Brian L. Thomas, Diane J. Cook, 2012)</w:t>
          </w:r>
          <w:r w:rsidR="004C11BD">
            <w:fldChar w:fldCharType="end"/>
          </w:r>
        </w:sdtContent>
      </w:sdt>
      <w:r w:rsidR="00962B24">
        <w:t>, driving style recognition</w:t>
      </w:r>
      <w:r w:rsidR="003C6FB0">
        <w:t xml:space="preserve"> </w:t>
      </w:r>
      <w:r w:rsidR="00AB431B">
        <w:t>for example turning right 90</w:t>
      </w:r>
      <w:r w:rsidR="00AB431B">
        <w:rPr>
          <w:rFonts w:hint="eastAsia"/>
        </w:rPr>
        <w:t>°</w:t>
      </w:r>
      <w:r w:rsidR="00AB431B">
        <w:rPr>
          <w:rFonts w:hint="eastAsia"/>
        </w:rPr>
        <w:t>, turn left 90</w:t>
      </w:r>
      <w:r w:rsidR="00AB431B">
        <w:rPr>
          <w:rFonts w:hint="eastAsia"/>
        </w:rPr>
        <w:t>°</w:t>
      </w:r>
      <w:sdt>
        <w:sdtPr>
          <w:rPr>
            <w:rFonts w:hint="eastAsia"/>
          </w:rPr>
          <w:id w:val="1143238468"/>
          <w:citation/>
        </w:sdtPr>
        <w:sdtContent>
          <w:r w:rsidR="00E44836">
            <w:fldChar w:fldCharType="begin"/>
          </w:r>
          <w:r w:rsidR="00E44836">
            <w:instrText xml:space="preserve"> </w:instrText>
          </w:r>
          <w:r w:rsidR="00E44836">
            <w:rPr>
              <w:rFonts w:hint="eastAsia"/>
            </w:rPr>
            <w:instrText>CITATION Der11 \l 2052</w:instrText>
          </w:r>
          <w:r w:rsidR="00E44836">
            <w:instrText xml:space="preserve"> </w:instrText>
          </w:r>
          <w:r w:rsidR="00E44836">
            <w:fldChar w:fldCharType="separate"/>
          </w:r>
          <w:r w:rsidR="008216AB">
            <w:rPr>
              <w:rFonts w:hint="eastAsia"/>
              <w:noProof/>
            </w:rPr>
            <w:t xml:space="preserve"> (Derick A. Johnson, Mohan M. Trivedi, 2011)</w:t>
          </w:r>
          <w:r w:rsidR="00E44836">
            <w:fldChar w:fldCharType="end"/>
          </w:r>
        </w:sdtContent>
      </w:sdt>
      <w:r w:rsidR="00E44836">
        <w:t>.</w:t>
      </w:r>
    </w:p>
    <w:p w14:paraId="24B7CDB2" w14:textId="2C6261F2" w:rsidR="00230BD3" w:rsidRDefault="005A31BF" w:rsidP="00A92A83">
      <w:r>
        <w:t xml:space="preserve">To realize </w:t>
      </w:r>
      <w:proofErr w:type="gramStart"/>
      <w:r>
        <w:t>those kind of functions</w:t>
      </w:r>
      <w:proofErr w:type="gramEnd"/>
      <w:r>
        <w:t xml:space="preserve"> of action recognition must use some sensors and relative algorithms. Here, Accelerometer and Gyroscope mentioned in previous sections are currently very popular sensors for detecting and recognizing actions </w:t>
      </w:r>
      <w:r>
        <w:rPr>
          <w:rFonts w:hint="eastAsia"/>
        </w:rPr>
        <w:t>and</w:t>
      </w:r>
      <w:r>
        <w:t xml:space="preserve"> in this thesis, every action recognition function </w:t>
      </w:r>
      <w:proofErr w:type="gramStart"/>
      <w:r>
        <w:t>bases</w:t>
      </w:r>
      <w:proofErr w:type="gramEnd"/>
      <w:r>
        <w:t xml:space="preserve"> on those two sensors.  A</w:t>
      </w:r>
      <w:r w:rsidR="003D276E">
        <w:t xml:space="preserve">fter understanding the operation principles of those sensors, how to use the algorithm to </w:t>
      </w:r>
      <w:r w:rsidR="00230BD3">
        <w:t xml:space="preserve">analyse the data caught from Accelerometer and Gyroscope is the hardest part </w:t>
      </w:r>
      <w:proofErr w:type="gramStart"/>
      <w:r w:rsidR="00230BD3">
        <w:t>and also</w:t>
      </w:r>
      <w:proofErr w:type="gramEnd"/>
      <w:r w:rsidR="00230BD3">
        <w:t xml:space="preserve"> the key point for this paper. </w:t>
      </w:r>
    </w:p>
    <w:p w14:paraId="048CA66F" w14:textId="78100A68" w:rsidR="00634EA4" w:rsidRDefault="00230BD3" w:rsidP="00230BD3">
      <w:pPr>
        <w:pStyle w:val="Heading3"/>
      </w:pPr>
      <w:r>
        <w:t xml:space="preserve"> </w:t>
      </w:r>
      <w:bookmarkStart w:id="1744" w:name="_Toc518649089"/>
      <w:r>
        <w:t>The Relative Algorithm</w:t>
      </w:r>
      <w:r w:rsidR="00D5282A">
        <w:t>s</w:t>
      </w:r>
      <w:bookmarkEnd w:id="1744"/>
    </w:p>
    <w:p w14:paraId="2335A225" w14:textId="6872BAC4" w:rsidR="00230BD3" w:rsidRPr="00230BD3" w:rsidRDefault="002640D2" w:rsidP="00230BD3">
      <w:r>
        <w:t>Many kind</w:t>
      </w:r>
      <w:r w:rsidR="00281AEB">
        <w:t>s</w:t>
      </w:r>
      <w:r>
        <w:t xml:space="preserve"> of action recognition algorithms have </w:t>
      </w:r>
      <w:r w:rsidR="00C42972">
        <w:t xml:space="preserve">been </w:t>
      </w:r>
      <w:r>
        <w:t>designed and used in</w:t>
      </w:r>
      <w:r w:rsidR="00C42972">
        <w:t xml:space="preserve"> various products</w:t>
      </w:r>
      <w:r w:rsidR="008B7016">
        <w:t xml:space="preserve"> and applications</w:t>
      </w:r>
      <w:r w:rsidR="00C42972">
        <w:t>.</w:t>
      </w:r>
    </w:p>
    <w:p w14:paraId="35A02F8C" w14:textId="3E38BC72" w:rsidR="00E44836" w:rsidRDefault="00E44836" w:rsidP="00A92A83"/>
    <w:p w14:paraId="21A23569" w14:textId="1DDF1459" w:rsidR="009F4579" w:rsidRDefault="009F4579" w:rsidP="00A92A83"/>
    <w:p w14:paraId="570FE62A" w14:textId="03FCA76B" w:rsidR="009F4579" w:rsidRDefault="009F4579" w:rsidP="009F4579">
      <w:pPr>
        <w:pStyle w:val="Heading2"/>
      </w:pPr>
      <w:bookmarkStart w:id="1745" w:name="_Toc518649090"/>
      <w:r>
        <w:lastRenderedPageBreak/>
        <w:t xml:space="preserve">Related </w:t>
      </w:r>
      <w:r w:rsidR="00C970BA">
        <w:t>Research</w:t>
      </w:r>
      <w:bookmarkEnd w:id="1745"/>
    </w:p>
    <w:p w14:paraId="127827E4" w14:textId="3C4FBE1B" w:rsidR="009F4579" w:rsidRDefault="00165EBE" w:rsidP="00165EBE">
      <w:pPr>
        <w:pStyle w:val="Heading3"/>
      </w:pPr>
      <w:bookmarkStart w:id="1746" w:name="OLE_LINK65"/>
      <w:bookmarkStart w:id="1747" w:name="OLE_LINK66"/>
      <w:bookmarkStart w:id="1748" w:name="_Toc518649091"/>
      <w:r>
        <w:t xml:space="preserve">Accelerometer </w:t>
      </w:r>
      <w:r w:rsidR="000B3DEB">
        <w:t>and Gyroscope</w:t>
      </w:r>
      <w:r>
        <w:t xml:space="preserve"> </w:t>
      </w:r>
      <w:r w:rsidR="005F4D36">
        <w:t>with</w:t>
      </w:r>
      <w:r>
        <w:t xml:space="preserve"> </w:t>
      </w:r>
      <w:r w:rsidR="000B3DEB">
        <w:t>pedometers</w:t>
      </w:r>
      <w:bookmarkEnd w:id="1748"/>
    </w:p>
    <w:p w14:paraId="05B96E12" w14:textId="2BD07F67" w:rsidR="0097177B" w:rsidRDefault="00484F10" w:rsidP="006E72F3">
      <w:r>
        <w:t>The p</w:t>
      </w:r>
      <w:r w:rsidR="0097177B">
        <w:rPr>
          <w:rFonts w:hint="eastAsia"/>
        </w:rPr>
        <w:t>edometer</w:t>
      </w:r>
      <w:r w:rsidR="00E62318">
        <w:t xml:space="preserve"> is a mature technology currently</w:t>
      </w:r>
      <w:r w:rsidR="00392460">
        <w:t xml:space="preserve"> merged in many mobile devices, such as </w:t>
      </w:r>
      <w:r w:rsidR="00FD5070">
        <w:t xml:space="preserve">the </w:t>
      </w:r>
      <w:r w:rsidR="00392460">
        <w:t>smart phone</w:t>
      </w:r>
      <w:r w:rsidR="0097177B">
        <w:t xml:space="preserve">, </w:t>
      </w:r>
      <w:r w:rsidR="00267F38">
        <w:t>but the accuracy of counting steps is one of the main problems for the current pedometers, e</w:t>
      </w:r>
      <w:r w:rsidR="00267F38">
        <w:rPr>
          <w:rFonts w:hint="eastAsia"/>
        </w:rPr>
        <w:t>s</w:t>
      </w:r>
      <w:r w:rsidR="00267F38">
        <w:t>pecially for walking slowly on flat lands and performing different activities, such as climbing up and down stairs and walking on inclined planes</w:t>
      </w:r>
      <w:r w:rsidR="007C3001">
        <w:t xml:space="preserve">. </w:t>
      </w:r>
      <w:r w:rsidR="007C3001">
        <w:rPr>
          <w:noProof/>
        </w:rPr>
        <w:t xml:space="preserve">Sampath </w:t>
      </w:r>
      <w:r w:rsidR="007C3001" w:rsidRPr="007C3001">
        <w:rPr>
          <w:i/>
          <w:noProof/>
        </w:rPr>
        <w:t>et al.</w:t>
      </w:r>
      <w:r w:rsidR="00267F38">
        <w:t xml:space="preserve"> </w:t>
      </w:r>
      <w:sdt>
        <w:sdtPr>
          <w:id w:val="2052270599"/>
          <w:citation/>
        </w:sdtPr>
        <w:sdtContent>
          <w:r w:rsidR="00211017">
            <w:fldChar w:fldCharType="begin"/>
          </w:r>
          <w:r w:rsidR="007C3001">
            <w:instrText xml:space="preserve">CITATION Sam13 \n  \t  \l 2052 </w:instrText>
          </w:r>
          <w:r w:rsidR="00211017">
            <w:fldChar w:fldCharType="separate"/>
          </w:r>
          <w:r w:rsidR="007C3001">
            <w:rPr>
              <w:rFonts w:hint="eastAsia"/>
              <w:noProof/>
            </w:rPr>
            <w:t>(2013)</w:t>
          </w:r>
          <w:r w:rsidR="00211017">
            <w:fldChar w:fldCharType="end"/>
          </w:r>
        </w:sdtContent>
      </w:sdt>
      <w:r w:rsidR="00971E6D">
        <w:t>,</w:t>
      </w:r>
      <w:r w:rsidR="007A2D30">
        <w:t xml:space="preserve"> </w:t>
      </w:r>
      <w:r w:rsidR="00971E6D">
        <w:t>uses the gyroscope to collect data, analyses gyroscopic data and finally calculates the steps</w:t>
      </w:r>
      <w:r w:rsidR="004308F0">
        <w:t xml:space="preserve"> through a series of algorithms</w:t>
      </w:r>
      <w:r w:rsidR="00971E6D">
        <w:t xml:space="preserve">, which has higher accuracy than normal pedometers using </w:t>
      </w:r>
      <w:proofErr w:type="gramStart"/>
      <w:r w:rsidR="00971E6D">
        <w:t>accelerometer</w:t>
      </w:r>
      <w:r w:rsidR="00DB3918">
        <w:t>s</w:t>
      </w:r>
      <w:r w:rsidR="00971E6D">
        <w:t xml:space="preserve"> </w:t>
      </w:r>
      <w:r w:rsidR="00DB3918">
        <w:t xml:space="preserve"> i</w:t>
      </w:r>
      <w:r w:rsidR="004308F0">
        <w:t>n</w:t>
      </w:r>
      <w:proofErr w:type="gramEnd"/>
      <w:r w:rsidR="004308F0">
        <w:t xml:space="preserve"> those activities mentioned above</w:t>
      </w:r>
      <w:r w:rsidR="00971E6D">
        <w:t>.</w:t>
      </w:r>
      <w:r w:rsidR="00DB3918">
        <w:t xml:space="preserve"> Exactly, the author also meets the same problems about the accuracy in some activities of counting steps basing on accelerometers.</w:t>
      </w:r>
    </w:p>
    <w:p w14:paraId="1B9ACABA" w14:textId="53A70BD0" w:rsidR="00C7057E" w:rsidRDefault="00C7057E" w:rsidP="005F6146"/>
    <w:p w14:paraId="05670BD6" w14:textId="76B256FF" w:rsidR="00BE5393" w:rsidRDefault="006C0FC1" w:rsidP="00BE5393">
      <w:r>
        <w:t>The accuracy of the counting steps is the key point for the pedometer, so the</w:t>
      </w:r>
      <w:r w:rsidR="0075396E">
        <w:t>re is another research question</w:t>
      </w:r>
      <w:r>
        <w:t xml:space="preserve">: how to </w:t>
      </w:r>
      <w:r w:rsidR="00B032C6">
        <w:t>determine</w:t>
      </w:r>
      <w:r>
        <w:t xml:space="preserve"> </w:t>
      </w:r>
      <w:r w:rsidR="00B032C6">
        <w:t xml:space="preserve">the validity and reliability of an algorithm or a </w:t>
      </w:r>
      <w:r w:rsidR="00D46E82">
        <w:t>method</w:t>
      </w:r>
      <w:r w:rsidR="00B032C6">
        <w:t xml:space="preserve"> used in a pedometer</w:t>
      </w:r>
      <w:r>
        <w:t xml:space="preserve"> in different modules, such as climbing, jogging </w:t>
      </w:r>
      <w:r w:rsidR="009A2E0A">
        <w:t>etc</w:t>
      </w:r>
      <w:r>
        <w:t xml:space="preserve">. </w:t>
      </w:r>
      <w:r w:rsidR="00F64ED2">
        <w:t xml:space="preserve">AMS algorithm is provided as an example to be evaluated </w:t>
      </w:r>
      <w:r w:rsidR="00F04A96">
        <w:t xml:space="preserve">by </w:t>
      </w:r>
      <w:r w:rsidR="00F64ED2">
        <w:t xml:space="preserve">some videos in </w:t>
      </w:r>
      <w:r w:rsidR="00A05CA0">
        <w:rPr>
          <w:rFonts w:hint="eastAsia"/>
          <w:noProof/>
        </w:rPr>
        <w:t>Fortune</w:t>
      </w:r>
      <w:r w:rsidR="00A05CA0">
        <w:t xml:space="preserve"> </w:t>
      </w:r>
      <w:r w:rsidR="00A05CA0" w:rsidRPr="00A05CA0">
        <w:rPr>
          <w:i/>
        </w:rPr>
        <w:t>et al.</w:t>
      </w:r>
      <w:r w:rsidR="00A05CA0">
        <w:t xml:space="preserve"> </w:t>
      </w:r>
      <w:sdt>
        <w:sdtPr>
          <w:id w:val="470644246"/>
          <w:citation/>
        </w:sdtPr>
        <w:sdtContent>
          <w:r w:rsidR="00F64ED2">
            <w:fldChar w:fldCharType="begin"/>
          </w:r>
          <w:r w:rsidR="00A05CA0">
            <w:instrText xml:space="preserve">CITATION Emm13 \n  \t  \l 2052 </w:instrText>
          </w:r>
          <w:r w:rsidR="00F64ED2">
            <w:fldChar w:fldCharType="separate"/>
          </w:r>
          <w:r w:rsidR="00A05CA0">
            <w:rPr>
              <w:rFonts w:hint="eastAsia"/>
              <w:noProof/>
            </w:rPr>
            <w:t>(2013)</w:t>
          </w:r>
          <w:r w:rsidR="00F64ED2">
            <w:fldChar w:fldCharType="end"/>
          </w:r>
        </w:sdtContent>
      </w:sdt>
      <w:r w:rsidR="009D51DD">
        <w:t xml:space="preserve">, and </w:t>
      </w:r>
      <w:proofErr w:type="gramStart"/>
      <w:r w:rsidR="009D51DD">
        <w:t xml:space="preserve">it </w:t>
      </w:r>
      <w:r w:rsidR="00224074">
        <w:t xml:space="preserve"> </w:t>
      </w:r>
      <w:r w:rsidR="009D51DD">
        <w:t>provides</w:t>
      </w:r>
      <w:proofErr w:type="gramEnd"/>
      <w:r w:rsidR="009D51DD">
        <w:t xml:space="preserve"> a way determine</w:t>
      </w:r>
      <w:r w:rsidR="00224074">
        <w:t xml:space="preserve"> whether an algorithm is available and reliable or not. </w:t>
      </w:r>
      <w:r w:rsidR="00D80A18">
        <w:t xml:space="preserve"> At first, this algorithm, AMS, should be used to calculate the number of steps in different modules and gait velocities; at same time, counts the exact steps</w:t>
      </w:r>
      <w:r w:rsidR="0087690D">
        <w:t xml:space="preserve"> by video</w:t>
      </w:r>
      <w:r w:rsidR="00D80A18">
        <w:t xml:space="preserve">. And then, the validity and reliability of an algorithm can be determined through comparing </w:t>
      </w:r>
      <w:r w:rsidR="00154BE3">
        <w:t xml:space="preserve">between the count of steps calculate b by </w:t>
      </w:r>
      <w:r w:rsidR="00154BE3">
        <w:rPr>
          <w:rFonts w:hint="eastAsia"/>
        </w:rPr>
        <w:t>AMS</w:t>
      </w:r>
      <w:r w:rsidR="00154BE3">
        <w:t xml:space="preserve"> </w:t>
      </w:r>
      <w:r w:rsidR="00154BE3">
        <w:rPr>
          <w:rFonts w:hint="eastAsia"/>
        </w:rPr>
        <w:t>an</w:t>
      </w:r>
      <w:r w:rsidR="00154BE3">
        <w:t xml:space="preserve">d the exact number </w:t>
      </w:r>
      <w:r w:rsidR="00D80A18">
        <w:t>in different conditions.</w:t>
      </w:r>
      <w:r w:rsidR="00DD7316">
        <w:t xml:space="preserve"> In this paper, it proves that AMS method is suitable for step counting using tri-axial accelerometers on the ankles, </w:t>
      </w:r>
      <w:proofErr w:type="gramStart"/>
      <w:r w:rsidR="00DD7316">
        <w:t>thigh</w:t>
      </w:r>
      <w:proofErr w:type="gramEnd"/>
      <w:r w:rsidR="00DD7316">
        <w:t xml:space="preserve"> and waist in a free-living environment.</w:t>
      </w:r>
      <w:r w:rsidR="00D80A18">
        <w:t xml:space="preserve">  </w:t>
      </w:r>
    </w:p>
    <w:p w14:paraId="78560946" w14:textId="77401625" w:rsidR="00513B44" w:rsidRDefault="00513B44" w:rsidP="00BE5393"/>
    <w:p w14:paraId="559B4841" w14:textId="42F3D518" w:rsidR="00080CE8" w:rsidRDefault="00A05CA0" w:rsidP="00080CE8">
      <w:r>
        <w:rPr>
          <w:rFonts w:hint="eastAsia"/>
          <w:noProof/>
        </w:rPr>
        <w:t>T</w:t>
      </w:r>
      <w:r>
        <w:rPr>
          <w:noProof/>
        </w:rPr>
        <w:t>udor</w:t>
      </w:r>
      <w:r>
        <w:rPr>
          <w:rFonts w:hint="eastAsia"/>
          <w:noProof/>
        </w:rPr>
        <w:t>-L</w:t>
      </w:r>
      <w:r>
        <w:rPr>
          <w:noProof/>
        </w:rPr>
        <w:t>ocke</w:t>
      </w:r>
      <w:r>
        <w:t xml:space="preserve"> </w:t>
      </w:r>
      <w:r w:rsidRPr="00A05CA0">
        <w:rPr>
          <w:i/>
        </w:rPr>
        <w:t>et al.</w:t>
      </w:r>
      <w:r>
        <w:t xml:space="preserve"> </w:t>
      </w:r>
      <w:sdt>
        <w:sdtPr>
          <w:id w:val="-739171314"/>
          <w:citation/>
        </w:sdtPr>
        <w:sdtContent>
          <w:r w:rsidR="00E94AB0">
            <w:fldChar w:fldCharType="begin"/>
          </w:r>
          <w:r>
            <w:instrText xml:space="preserve">CITATION CAT10 \n  \t  \l 2052 </w:instrText>
          </w:r>
          <w:r w:rsidR="00E94AB0">
            <w:fldChar w:fldCharType="separate"/>
          </w:r>
          <w:r>
            <w:rPr>
              <w:rFonts w:hint="eastAsia"/>
              <w:noProof/>
            </w:rPr>
            <w:t>(2010)</w:t>
          </w:r>
          <w:r w:rsidR="00E94AB0">
            <w:fldChar w:fldCharType="end"/>
          </w:r>
        </w:sdtContent>
      </w:sdt>
      <w:r w:rsidR="00E94AB0">
        <w:t xml:space="preserve"> </w:t>
      </w:r>
      <w:r w:rsidR="00080CE8">
        <w:t xml:space="preserve">mainly uses the technique of the accelerometer and pedometers to realize counting the steps per day for US children and </w:t>
      </w:r>
      <w:proofErr w:type="gramStart"/>
      <w:r w:rsidR="00080CE8">
        <w:t xml:space="preserve">youth,   </w:t>
      </w:r>
      <w:proofErr w:type="gramEnd"/>
      <w:r w:rsidR="00080CE8">
        <w:t xml:space="preserve">and using this counts steps tested by pedometers to analyse the health status of children and youth. From this article, it does not elaborate how to use the </w:t>
      </w:r>
      <w:r w:rsidR="00080CE8">
        <w:lastRenderedPageBreak/>
        <w:t xml:space="preserve">accelerometer to realize the function of a pedometer, because this kind of technology, counting steps by accelerometer, has been </w:t>
      </w:r>
      <w:r w:rsidR="00080CE8" w:rsidRPr="00DB04C7">
        <w:t>widely</w:t>
      </w:r>
      <w:r w:rsidR="00080CE8">
        <w:t xml:space="preserve"> used in our daily lives and is already very mature.  Therefore, </w:t>
      </w:r>
      <w:r w:rsidR="00FC61E1">
        <w:t xml:space="preserve">this thesis mainly uses the technology of counting steps by pedometers for youth and </w:t>
      </w:r>
      <w:proofErr w:type="gramStart"/>
      <w:r w:rsidR="00FC61E1">
        <w:t>children, and</w:t>
      </w:r>
      <w:proofErr w:type="gramEnd"/>
      <w:r w:rsidR="00FC61E1">
        <w:t xml:space="preserve"> </w:t>
      </w:r>
      <w:r w:rsidR="00A81EC4">
        <w:t>gets the results of their health through collecting and analysing the acceleration data.</w:t>
      </w:r>
      <w:r w:rsidR="00833BFE">
        <w:t xml:space="preserve"> T</w:t>
      </w:r>
      <w:r w:rsidR="00833BFE">
        <w:rPr>
          <w:rFonts w:hint="eastAsia"/>
        </w:rPr>
        <w:t xml:space="preserve">herefore, </w:t>
      </w:r>
      <w:r w:rsidR="00833BFE">
        <w:t xml:space="preserve">this technology has exactly </w:t>
      </w:r>
      <w:r w:rsidR="00833BFE" w:rsidRPr="00833BFE">
        <w:t>penetrated</w:t>
      </w:r>
      <w:r w:rsidR="00833BFE">
        <w:t xml:space="preserve"> the bits and pieces of our lives.</w:t>
      </w:r>
    </w:p>
    <w:p w14:paraId="709E71F7" w14:textId="77777777" w:rsidR="00080CE8" w:rsidRPr="00BE5393" w:rsidRDefault="00080CE8" w:rsidP="00BE5393"/>
    <w:p w14:paraId="68871C7B" w14:textId="3886BE6E" w:rsidR="004442EA" w:rsidRDefault="00F04A96" w:rsidP="004442EA">
      <w:pPr>
        <w:pStyle w:val="Heading3"/>
      </w:pPr>
      <w:bookmarkStart w:id="1749" w:name="_Toc518649092"/>
      <w:bookmarkEnd w:id="1746"/>
      <w:bookmarkEnd w:id="1747"/>
      <w:r>
        <w:t>The reality of the</w:t>
      </w:r>
      <w:r w:rsidR="004442EA">
        <w:t xml:space="preserve"> </w:t>
      </w:r>
      <w:r>
        <w:t>racing</w:t>
      </w:r>
      <w:r w:rsidR="004442EA">
        <w:t xml:space="preserve"> games</w:t>
      </w:r>
      <w:r>
        <w:t xml:space="preserve"> on the phone</w:t>
      </w:r>
      <w:bookmarkEnd w:id="1749"/>
    </w:p>
    <w:p w14:paraId="53D3172F" w14:textId="0BD8D898" w:rsidR="004442EA" w:rsidRDefault="004442EA" w:rsidP="004442EA">
      <w:pPr>
        <w:pStyle w:val="Heading3"/>
      </w:pPr>
      <w:bookmarkStart w:id="1750" w:name="_Toc518649093"/>
      <w:r>
        <w:t>Gyroscope &amp; Accelerometer for complexity actions recognitions</w:t>
      </w:r>
      <w:bookmarkEnd w:id="1750"/>
    </w:p>
    <w:p w14:paraId="158BC3AE" w14:textId="77777777" w:rsidR="004442EA" w:rsidRPr="004442EA" w:rsidRDefault="004442EA" w:rsidP="004442EA"/>
    <w:p w14:paraId="51474E72" w14:textId="77777777" w:rsidR="004442EA" w:rsidRPr="004442EA" w:rsidRDefault="004442EA" w:rsidP="004442EA"/>
    <w:p w14:paraId="55AC1C85" w14:textId="77777777" w:rsidR="004442EA" w:rsidRPr="004442EA" w:rsidRDefault="004442EA" w:rsidP="004442EA"/>
    <w:p w14:paraId="07CE8DE5" w14:textId="77777777" w:rsidR="004442EA" w:rsidRPr="004442EA" w:rsidRDefault="004442EA" w:rsidP="004442EA"/>
    <w:p w14:paraId="121C6843" w14:textId="5F563FAF" w:rsidR="009F4579" w:rsidRDefault="009F4579" w:rsidP="00A92A83"/>
    <w:p w14:paraId="0AD60567" w14:textId="17F1B2C7" w:rsidR="009F4579" w:rsidRDefault="009F4579" w:rsidP="00A92A83"/>
    <w:p w14:paraId="2E643DA2" w14:textId="77777777" w:rsidR="009F4579" w:rsidRDefault="009F4579" w:rsidP="00A92A83"/>
    <w:p w14:paraId="2AC47535" w14:textId="77777777" w:rsidR="00E44836" w:rsidRPr="00AB431B" w:rsidRDefault="00E44836" w:rsidP="00A92A83"/>
    <w:bookmarkEnd w:id="1738"/>
    <w:bookmarkEnd w:id="1739"/>
    <w:p w14:paraId="054D0D4C" w14:textId="686A00E8" w:rsidR="009C1420" w:rsidRDefault="009C1420" w:rsidP="009C1420"/>
    <w:p w14:paraId="45B1AF47" w14:textId="77777777" w:rsidR="009C1420" w:rsidRPr="009C1420" w:rsidRDefault="009C1420" w:rsidP="005265F2">
      <w:pPr>
        <w:pageBreakBefore/>
      </w:pPr>
    </w:p>
    <w:p w14:paraId="7C77E505" w14:textId="64535AE4" w:rsidR="00B9251F" w:rsidRPr="009C1420" w:rsidRDefault="00D5184D" w:rsidP="009C1420">
      <w:pPr>
        <w:pStyle w:val="Heading1"/>
      </w:pPr>
      <w:bookmarkStart w:id="1751" w:name="_Toc5726"/>
      <w:bookmarkStart w:id="1752" w:name="_Toc29394"/>
      <w:bookmarkStart w:id="1753" w:name="_Toc1185"/>
      <w:bookmarkStart w:id="1754" w:name="_Toc10574"/>
      <w:bookmarkStart w:id="1755" w:name="_Toc10252"/>
      <w:bookmarkStart w:id="1756" w:name="_Toc31769"/>
      <w:bookmarkStart w:id="1757" w:name="_Toc20302"/>
      <w:bookmarkStart w:id="1758" w:name="_Toc9225"/>
      <w:bookmarkStart w:id="1759" w:name="_Toc3093"/>
      <w:bookmarkStart w:id="1760" w:name="_Toc10917"/>
      <w:del w:id="1761" w:author="像个男人一样" w:date="2018-03-21T20:32:00Z">
        <w:r w:rsidRPr="009C1420">
          <w:delText>Acknowle</w:delText>
        </w:r>
      </w:del>
      <w:bookmarkStart w:id="1762" w:name="_Toc1628"/>
      <w:bookmarkStart w:id="1763" w:name="_Toc17398"/>
      <w:bookmarkStart w:id="1764" w:name="_Toc19668"/>
      <w:bookmarkStart w:id="1765" w:name="_Toc5031"/>
      <w:bookmarkStart w:id="1766" w:name="_Toc9354"/>
      <w:bookmarkStart w:id="1767" w:name="_Toc23936"/>
      <w:bookmarkStart w:id="1768" w:name="_Toc15078"/>
      <w:bookmarkStart w:id="1769" w:name="_Toc15291"/>
      <w:bookmarkStart w:id="1770" w:name="_Toc26378"/>
      <w:bookmarkStart w:id="1771" w:name="_Toc518649094"/>
      <w:bookmarkEnd w:id="1751"/>
      <w:bookmarkEnd w:id="1752"/>
      <w:bookmarkEnd w:id="1753"/>
      <w:bookmarkEnd w:id="1754"/>
      <w:bookmarkEnd w:id="1755"/>
      <w:bookmarkEnd w:id="1756"/>
      <w:bookmarkEnd w:id="1757"/>
      <w:bookmarkEnd w:id="1758"/>
      <w:bookmarkEnd w:id="1759"/>
      <w:bookmarkEnd w:id="1760"/>
      <w:r w:rsidRPr="009C1420">
        <w:t xml:space="preserve">Accelerometer </w:t>
      </w:r>
      <w:ins w:id="1772" w:author="jie sun" w:date="2018-04-16T21:12:00Z">
        <w:r w:rsidR="003A7DD6" w:rsidRPr="009C1420">
          <w:rPr>
            <w:rFonts w:hint="eastAsia"/>
          </w:rPr>
          <w:t>W</w:t>
        </w:r>
      </w:ins>
      <w:del w:id="1773" w:author="jie sun" w:date="2018-04-16T21:12:00Z">
        <w:r w:rsidRPr="009C1420" w:rsidDel="003A7DD6">
          <w:delText>w</w:delText>
        </w:r>
      </w:del>
      <w:r w:rsidRPr="009C1420">
        <w:t xml:space="preserve">ith </w:t>
      </w:r>
      <w:ins w:id="1774" w:author="jie sun" w:date="2018-04-16T21:03:00Z">
        <w:r w:rsidR="0065293C" w:rsidRPr="009C1420">
          <w:rPr>
            <w:rFonts w:hint="eastAsia"/>
          </w:rPr>
          <w:t>S</w:t>
        </w:r>
      </w:ins>
      <w:del w:id="1775" w:author="jie sun" w:date="2018-04-16T21:03:00Z">
        <w:r w:rsidRPr="009C1420" w:rsidDel="0065293C">
          <w:delText>s</w:delText>
        </w:r>
      </w:del>
      <w:r w:rsidRPr="009C1420">
        <w:t xml:space="preserve">teps </w:t>
      </w:r>
      <w:ins w:id="1776" w:author="jie sun" w:date="2018-04-16T21:03:00Z">
        <w:r w:rsidR="0065293C" w:rsidRPr="009C1420">
          <w:t>A</w:t>
        </w:r>
      </w:ins>
      <w:del w:id="1777" w:author="jie sun" w:date="2018-04-16T21:03:00Z">
        <w:r w:rsidRPr="009C1420" w:rsidDel="0065293C">
          <w:delText>a</w:delText>
        </w:r>
      </w:del>
      <w:r w:rsidRPr="009C1420">
        <w:t>lgorithm</w:t>
      </w:r>
      <w:bookmarkEnd w:id="1762"/>
      <w:bookmarkEnd w:id="1763"/>
      <w:bookmarkEnd w:id="1764"/>
      <w:bookmarkEnd w:id="1765"/>
      <w:bookmarkEnd w:id="1766"/>
      <w:bookmarkEnd w:id="1767"/>
      <w:bookmarkEnd w:id="1768"/>
      <w:bookmarkEnd w:id="1769"/>
      <w:bookmarkEnd w:id="1770"/>
      <w:bookmarkEnd w:id="1771"/>
      <w:del w:id="1778" w:author="jie sun" w:date="2018-04-08T16:32:00Z">
        <w:r w:rsidRPr="009C1420" w:rsidDel="008E1261">
          <w:delText>The data of accelerometer and gyroscope from an iPhone in this thesis is almost caught by this APP</w:delText>
        </w:r>
      </w:del>
      <w:bookmarkStart w:id="1779" w:name="_Toc518334341"/>
      <w:bookmarkStart w:id="1780" w:name="_Toc518334611"/>
      <w:bookmarkStart w:id="1781" w:name="_Toc518334342"/>
      <w:bookmarkStart w:id="1782" w:name="_Toc518334612"/>
      <w:bookmarkEnd w:id="1779"/>
      <w:bookmarkEnd w:id="1780"/>
      <w:bookmarkEnd w:id="1781"/>
      <w:bookmarkEnd w:id="1782"/>
      <w:del w:id="1783" w:author="jie sun" w:date="2018-04-08T16:35:00Z">
        <w:r w:rsidRPr="009C1420" w:rsidDel="008E1261">
          <w:delText xml:space="preserve">Figure 2. </w:delText>
        </w:r>
        <w:r w:rsidRPr="009C1420" w:rsidDel="008E1261">
          <w:fldChar w:fldCharType="begin"/>
        </w:r>
        <w:r w:rsidRPr="009C1420" w:rsidDel="008E1261">
          <w:delInstrText xml:space="preserve"> SEQ Figure_2. \* ARABIC </w:delInstrText>
        </w:r>
        <w:r w:rsidRPr="009C1420" w:rsidDel="008E1261">
          <w:fldChar w:fldCharType="separate"/>
        </w:r>
      </w:del>
      <w:ins w:id="1784" w:author="像个男人一样" w:date="2018-03-22T11:51:00Z">
        <w:del w:id="1785" w:author="jie sun" w:date="2018-04-08T16:35:00Z">
          <w:r w:rsidRPr="009C1420" w:rsidDel="008E1261">
            <w:delText>错误！未指定顺序。</w:delText>
          </w:r>
        </w:del>
      </w:ins>
      <w:ins w:id="1786" w:author="像个男人一样" w:date="2018-03-21T23:39:00Z">
        <w:del w:id="1787" w:author="jie sun" w:date="2018-04-08T16:35:00Z">
          <w:r w:rsidRPr="009C1420" w:rsidDel="008E1261">
            <w:delText>错误！未指定顺序。</w:delText>
          </w:r>
        </w:del>
      </w:ins>
      <w:ins w:id="1788" w:author="像个男人一样" w:date="2018-03-21T23:10:00Z">
        <w:del w:id="1789" w:author="jie sun" w:date="2018-04-08T16:35:00Z">
          <w:r w:rsidRPr="009C1420" w:rsidDel="008E1261">
            <w:delText>错误！未指定顺序。</w:delText>
          </w:r>
        </w:del>
      </w:ins>
      <w:ins w:id="1790" w:author="像个男人一样" w:date="2018-03-21T23:08:00Z">
        <w:del w:id="1791" w:author="jie sun" w:date="2018-04-08T16:35:00Z">
          <w:r w:rsidRPr="009C1420" w:rsidDel="008E1261">
            <w:delText>错误！未指定顺序。</w:delText>
          </w:r>
        </w:del>
      </w:ins>
      <w:ins w:id="1792" w:author="像个男人一样" w:date="2018-03-21T02:33:00Z">
        <w:del w:id="1793" w:author="jie sun" w:date="2018-04-08T16:35:00Z">
          <w:r w:rsidRPr="009C1420" w:rsidDel="008E1261">
            <w:delText>错误！未指定顺序。错误！未指定顺序。</w:delText>
          </w:r>
        </w:del>
      </w:ins>
      <w:ins w:id="1794" w:author="像个男人一样" w:date="2018-03-21T02:31:00Z">
        <w:del w:id="1795" w:author="jie sun" w:date="2018-04-08T16:35:00Z">
          <w:r w:rsidRPr="009C1420" w:rsidDel="008E1261">
            <w:delText>错误！未指定顺序。</w:delText>
          </w:r>
        </w:del>
      </w:ins>
      <w:ins w:id="1796" w:author="像个男人一样" w:date="2018-03-21T02:30:00Z">
        <w:del w:id="1797" w:author="jie sun" w:date="2018-04-08T16:35:00Z">
          <w:r w:rsidRPr="009C1420" w:rsidDel="008E1261">
            <w:delText>错误！未指定顺序。</w:delText>
          </w:r>
        </w:del>
      </w:ins>
      <w:ins w:id="1798" w:author="像个男人一样" w:date="2018-03-21T02:29:00Z">
        <w:del w:id="1799" w:author="jie sun" w:date="2018-04-08T16:35:00Z">
          <w:r w:rsidRPr="009C1420" w:rsidDel="008E1261">
            <w:delText>错误！未指定顺序。错误！未指定顺序。</w:delText>
          </w:r>
        </w:del>
      </w:ins>
      <w:ins w:id="1800" w:author="像个男人一样" w:date="2018-03-21T02:26:00Z">
        <w:del w:id="1801" w:author="jie sun" w:date="2018-04-08T16:35:00Z">
          <w:r w:rsidRPr="009C1420" w:rsidDel="008E1261">
            <w:delText>错误！未指定顺序。</w:delText>
          </w:r>
        </w:del>
      </w:ins>
      <w:ins w:id="1802" w:author="像个男人一样" w:date="2018-03-21T02:25:00Z">
        <w:del w:id="1803" w:author="jie sun" w:date="2018-04-08T16:35:00Z">
          <w:r w:rsidRPr="009C1420" w:rsidDel="008E1261">
            <w:delText>错误！未指定顺序。</w:delText>
          </w:r>
        </w:del>
      </w:ins>
      <w:ins w:id="1804" w:author="像个男人一样" w:date="2018-03-21T02:24:00Z">
        <w:del w:id="1805" w:author="jie sun" w:date="2018-04-08T16:35:00Z">
          <w:r w:rsidRPr="009C1420" w:rsidDel="008E1261">
            <w:delText>错误！未指定顺序。</w:delText>
          </w:r>
        </w:del>
      </w:ins>
      <w:ins w:id="1806" w:author="像个男人一样" w:date="2018-03-21T02:23:00Z">
        <w:del w:id="1807" w:author="jie sun" w:date="2018-04-08T16:35:00Z">
          <w:r w:rsidRPr="009C1420" w:rsidDel="008E1261">
            <w:delText>错误！未指定顺序。</w:delText>
          </w:r>
        </w:del>
      </w:ins>
      <w:ins w:id="1808" w:author="像个男人一样" w:date="2018-03-21T02:22:00Z">
        <w:del w:id="1809" w:author="jie sun" w:date="2018-04-08T16:35:00Z">
          <w:r w:rsidRPr="009C1420" w:rsidDel="008E1261">
            <w:delText>错误！未指定顺序。</w:delText>
          </w:r>
        </w:del>
      </w:ins>
      <w:ins w:id="1810" w:author="像个男人一样" w:date="2018-03-21T02:17:00Z">
        <w:del w:id="1811" w:author="jie sun" w:date="2018-04-08T16:35:00Z">
          <w:r w:rsidRPr="009C1420" w:rsidDel="008E1261">
            <w:delText>错误！未指定顺序。错误！未指定顺序。错误！未指定顺序。</w:delText>
          </w:r>
        </w:del>
      </w:ins>
      <w:ins w:id="1812" w:author="像个男人一样" w:date="2018-03-21T02:15:00Z">
        <w:del w:id="1813" w:author="jie sun" w:date="2018-04-08T16:35:00Z">
          <w:r w:rsidRPr="009C1420" w:rsidDel="008E1261">
            <w:delText>错误！未指定顺序。</w:delText>
          </w:r>
        </w:del>
      </w:ins>
      <w:ins w:id="1814" w:author="像个男人一样" w:date="2018-03-21T02:14:00Z">
        <w:del w:id="1815" w:author="jie sun" w:date="2018-04-08T16:35:00Z">
          <w:r w:rsidRPr="009C1420" w:rsidDel="008E1261">
            <w:delText>错误！未指定顺序。</w:delText>
          </w:r>
        </w:del>
      </w:ins>
      <w:ins w:id="1816" w:author="像个男人一样" w:date="2018-03-21T02:13:00Z">
        <w:del w:id="1817" w:author="jie sun" w:date="2018-04-08T16:35:00Z">
          <w:r w:rsidRPr="009C1420" w:rsidDel="008E1261">
            <w:delText>错误！未指定顺序。</w:delText>
          </w:r>
        </w:del>
      </w:ins>
      <w:ins w:id="1818" w:author="像个男人一样" w:date="2018-03-21T02:12:00Z">
        <w:del w:id="1819" w:author="jie sun" w:date="2018-04-08T16:35:00Z">
          <w:r w:rsidRPr="009C1420" w:rsidDel="008E1261">
            <w:delText>错误！未指定顺序。</w:delText>
          </w:r>
        </w:del>
      </w:ins>
      <w:ins w:id="1820" w:author="像个男人一样" w:date="2018-03-21T02:02:00Z">
        <w:del w:id="1821" w:author="jie sun" w:date="2018-04-08T16:35:00Z">
          <w:r w:rsidRPr="009C1420" w:rsidDel="008E1261">
            <w:delText>错误！未指定顺序。错误！未指定顺序。</w:delText>
          </w:r>
        </w:del>
      </w:ins>
      <w:ins w:id="1822" w:author="像个男人一样" w:date="2018-03-21T02:01:00Z">
        <w:del w:id="1823" w:author="jie sun" w:date="2018-04-08T16:35:00Z">
          <w:r w:rsidRPr="009C1420" w:rsidDel="008E1261">
            <w:delText>错误！未指定顺序。</w:delText>
          </w:r>
        </w:del>
      </w:ins>
      <w:ins w:id="1824" w:author="像个男人一样" w:date="2018-03-21T02:00:00Z">
        <w:del w:id="1825" w:author="jie sun" w:date="2018-04-08T16:35:00Z">
          <w:r w:rsidRPr="009C1420" w:rsidDel="008E1261">
            <w:delText>错误！未指定顺序。</w:delText>
          </w:r>
        </w:del>
      </w:ins>
      <w:ins w:id="1826" w:author="像个男人一样" w:date="2018-03-21T01:59:00Z">
        <w:del w:id="1827" w:author="jie sun" w:date="2018-04-08T16:35:00Z">
          <w:r w:rsidRPr="009C1420" w:rsidDel="008E1261">
            <w:delText>错误！未指定顺序。</w:delText>
          </w:r>
        </w:del>
      </w:ins>
      <w:ins w:id="1828" w:author="像个男人一样" w:date="2018-03-21T01:58:00Z">
        <w:del w:id="1829" w:author="jie sun" w:date="2018-04-08T16:35:00Z">
          <w:r w:rsidRPr="009C1420" w:rsidDel="008E1261">
            <w:delText>错误！未指定顺序。错误！未指定顺序。</w:delText>
          </w:r>
        </w:del>
      </w:ins>
      <w:ins w:id="1830" w:author="像个男人一样" w:date="2018-03-21T01:57:00Z">
        <w:del w:id="1831" w:author="jie sun" w:date="2018-04-08T16:35:00Z">
          <w:r w:rsidRPr="009C1420" w:rsidDel="008E1261">
            <w:delText>错误！未指定顺序。</w:delText>
          </w:r>
        </w:del>
      </w:ins>
      <w:ins w:id="1832" w:author="像个男人一样" w:date="2018-03-21T01:48:00Z">
        <w:del w:id="1833" w:author="jie sun" w:date="2018-04-08T16:35:00Z">
          <w:r w:rsidRPr="009C1420" w:rsidDel="008E1261">
            <w:delText>错误！未指定顺序。错误！未指定顺序。</w:delText>
          </w:r>
        </w:del>
      </w:ins>
      <w:ins w:id="1834" w:author="像个男人一样" w:date="2018-03-21T01:47:00Z">
        <w:del w:id="1835" w:author="jie sun" w:date="2018-04-08T16:35:00Z">
          <w:r w:rsidRPr="009C1420" w:rsidDel="008E1261">
            <w:delText>错误！未指定顺序。</w:delText>
          </w:r>
        </w:del>
      </w:ins>
      <w:ins w:id="1836" w:author="像个男人一样" w:date="2018-03-21T01:46:00Z">
        <w:del w:id="1837" w:author="jie sun" w:date="2018-04-08T16:35:00Z">
          <w:r w:rsidRPr="009C1420" w:rsidDel="008E1261">
            <w:delText>错误！未指定顺序。</w:delText>
          </w:r>
        </w:del>
      </w:ins>
      <w:ins w:id="1838" w:author="像个男人一样" w:date="2018-03-21T01:45:00Z">
        <w:del w:id="1839" w:author="jie sun" w:date="2018-04-08T16:35:00Z">
          <w:r w:rsidRPr="009C1420" w:rsidDel="008E1261">
            <w:delText>错误！未指定顺序。错误！未指定顺序。</w:delText>
          </w:r>
        </w:del>
      </w:ins>
      <w:ins w:id="1840" w:author="像个男人一样" w:date="2018-03-21T01:43:00Z">
        <w:del w:id="1841" w:author="jie sun" w:date="2018-04-08T16:35:00Z">
          <w:r w:rsidRPr="009C1420" w:rsidDel="008E1261">
            <w:delText>错误！未指定顺序。</w:delText>
          </w:r>
        </w:del>
      </w:ins>
      <w:ins w:id="1842" w:author="像个男人一样" w:date="2018-03-21T01:42:00Z">
        <w:del w:id="1843" w:author="jie sun" w:date="2018-04-08T16:35:00Z">
          <w:r w:rsidRPr="009C1420" w:rsidDel="008E1261">
            <w:delText>错误！未指定顺序。</w:delText>
          </w:r>
        </w:del>
      </w:ins>
      <w:ins w:id="1844" w:author="像个男人一样" w:date="2018-03-21T01:40:00Z">
        <w:del w:id="1845" w:author="jie sun" w:date="2018-04-08T16:35:00Z">
          <w:r w:rsidRPr="009C1420" w:rsidDel="008E1261">
            <w:delText>错误！未指定顺序。错误！未指定顺序。</w:delText>
          </w:r>
        </w:del>
      </w:ins>
      <w:ins w:id="1846" w:author="像个男人一样" w:date="2018-03-21T01:39:00Z">
        <w:del w:id="1847" w:author="jie sun" w:date="2018-04-08T16:35:00Z">
          <w:r w:rsidRPr="009C1420" w:rsidDel="008E1261">
            <w:delText>错误！未指定顺序。</w:delText>
          </w:r>
        </w:del>
      </w:ins>
      <w:ins w:id="1848" w:author="像个男人一样" w:date="2018-03-21T01:38:00Z">
        <w:del w:id="1849" w:author="jie sun" w:date="2018-04-08T16:35:00Z">
          <w:r w:rsidRPr="009C1420" w:rsidDel="008E1261">
            <w:delText>错误！未指定顺序。</w:delText>
          </w:r>
        </w:del>
      </w:ins>
      <w:ins w:id="1850" w:author="像个男人一样" w:date="2018-03-21T01:37:00Z">
        <w:del w:id="1851" w:author="jie sun" w:date="2018-04-08T16:35:00Z">
          <w:r w:rsidRPr="009C1420" w:rsidDel="008E1261">
            <w:delText>错误！未指定顺序。</w:delText>
          </w:r>
        </w:del>
      </w:ins>
      <w:ins w:id="1852" w:author="像个男人一样" w:date="2018-03-21T01:36:00Z">
        <w:del w:id="1853" w:author="jie sun" w:date="2018-04-08T16:35:00Z">
          <w:r w:rsidRPr="009C1420" w:rsidDel="008E1261">
            <w:delText>错误！未指定顺序。</w:delText>
          </w:r>
        </w:del>
      </w:ins>
      <w:ins w:id="1854" w:author="像个男人一样" w:date="2018-03-21T01:35:00Z">
        <w:del w:id="1855" w:author="jie sun" w:date="2018-04-08T16:35:00Z">
          <w:r w:rsidRPr="009C1420" w:rsidDel="008E1261">
            <w:delText>错误！未指定顺序。</w:delText>
          </w:r>
        </w:del>
      </w:ins>
      <w:ins w:id="1856" w:author="像个男人一样" w:date="2018-03-21T01:34:00Z">
        <w:del w:id="1857" w:author="jie sun" w:date="2018-04-08T16:35:00Z">
          <w:r w:rsidRPr="009C1420" w:rsidDel="008E1261">
            <w:delText>错误！未指定顺序。</w:delText>
          </w:r>
        </w:del>
      </w:ins>
      <w:del w:id="1858" w:author="jie sun" w:date="2018-04-08T16:35:00Z">
        <w:r w:rsidRPr="009C1420" w:rsidDel="008E1261">
          <w:delText>3</w:delText>
        </w:r>
        <w:r w:rsidRPr="009C1420" w:rsidDel="008E1261">
          <w:fldChar w:fldCharType="end"/>
        </w:r>
        <w:r w:rsidRPr="009C1420" w:rsidDel="008E1261">
          <w:delText xml:space="preserve"> Using a Three-Axis Accelerometer and GPS Module in a Smart Phone to Measure Walking Steps and Distance(Ying-Wen Bai, Chia-Hao Yu and Siao-Cian Wu)</w:delText>
        </w:r>
        <w:bookmarkStart w:id="1859" w:name="_Toc518334343"/>
        <w:bookmarkStart w:id="1860" w:name="_Toc518334613"/>
        <w:bookmarkEnd w:id="1859"/>
        <w:bookmarkEnd w:id="1860"/>
        <w:r w:rsidRPr="009C1420" w:rsidDel="008E1261">
          <w:rPr>
            <w:noProof/>
          </w:rPr>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9C1420" w:rsidDel="008E1261">
          <w:rPr>
            <w:rPrChange w:id="1861"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RPr="009C1420" w:rsidDel="008E1261">
          <w:delText xml:space="preserve">     </w:delText>
        </w:r>
        <w:r w:rsidRPr="009C1420" w:rsidDel="008E1261">
          <w:rPr>
            <w:noProof/>
          </w:rPr>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2CE8DD20" w:rsidR="0087014B" w:rsidRPr="009C1420" w:rsidDel="008E1261" w:rsidRDefault="00D5184D">
      <w:pPr>
        <w:pStyle w:val="Heading2"/>
        <w:rPr>
          <w:moveFrom w:id="1862" w:author="jie sun" w:date="2018-04-08T16:36:00Z"/>
        </w:rPr>
        <w:pPrChange w:id="1863" w:author="像个男人一样" w:date="2018-03-21T01:34:00Z">
          <w:pPr/>
        </w:pPrChange>
      </w:pPr>
      <w:moveFromRangeStart w:id="1864" w:author="jie sun" w:date="2018-04-08T16:36:00Z" w:name="move510968692"/>
      <w:moveFrom w:id="1865" w:author="jie sun" w:date="2018-04-08T16:36:00Z">
        <w:ins w:id="1866" w:author="像个男人一样" w:date="2018-03-21T01:34:00Z">
          <w:r w:rsidRPr="009C1420" w:rsidDel="008E1261">
            <w:t xml:space="preserve">Figure </w:t>
          </w:r>
          <w:r w:rsidRPr="009C1420" w:rsidDel="008E1261">
            <w:rPr>
              <w:b w:val="0"/>
            </w:rPr>
            <w:fldChar w:fldCharType="begin"/>
          </w:r>
          <w:r w:rsidRPr="009C1420" w:rsidDel="008E1261">
            <w:instrText xml:space="preserve"> STYLEREF 1 \s </w:instrText>
          </w:r>
          <w:r w:rsidRPr="009C1420" w:rsidDel="008E1261">
            <w:rPr>
              <w:b w:val="0"/>
            </w:rPr>
            <w:fldChar w:fldCharType="separate"/>
          </w:r>
          <w:r w:rsidRPr="009C1420" w:rsidDel="008E1261">
            <w:t>2</w:t>
          </w:r>
          <w:r w:rsidRPr="009C1420" w:rsidDel="008E1261">
            <w:rPr>
              <w:b w:val="0"/>
            </w:rPr>
            <w:fldChar w:fldCharType="end"/>
          </w:r>
          <w:r w:rsidRPr="009C1420" w:rsidDel="008E1261">
            <w:rPr>
              <w:rFonts w:hint="eastAsia"/>
            </w:rPr>
            <w:t>.</w:t>
          </w:r>
          <w:r w:rsidRPr="009C1420" w:rsidDel="008E1261">
            <w:rPr>
              <w:b w:val="0"/>
            </w:rPr>
            <w:fldChar w:fldCharType="begin"/>
          </w:r>
          <w:r w:rsidRPr="009C1420" w:rsidDel="008E1261">
            <w:instrText xml:space="preserve"> SEQ Figure \* ARABIC \s 1 </w:instrText>
          </w:r>
          <w:r w:rsidRPr="009C1420" w:rsidDel="008E1261">
            <w:rPr>
              <w:b w:val="0"/>
            </w:rPr>
            <w:fldChar w:fldCharType="separate"/>
          </w:r>
        </w:ins>
        <w:ins w:id="1867" w:author="像个男人一样" w:date="2018-03-22T11:51:00Z">
          <w:r w:rsidRPr="009C1420" w:rsidDel="008E1261">
            <w:t>3</w:t>
          </w:r>
        </w:ins>
        <w:ins w:id="1868" w:author="像个男人一样" w:date="2018-03-21T01:34:00Z">
          <w:r w:rsidRPr="009C1420" w:rsidDel="008E1261">
            <w:rPr>
              <w:b w:val="0"/>
            </w:rPr>
            <w:fldChar w:fldCharType="end"/>
          </w:r>
          <w:bookmarkStart w:id="1869" w:name="_Toc3583"/>
          <w:bookmarkStart w:id="1870" w:name="_Toc5349"/>
          <w:bookmarkStart w:id="1871" w:name="_Toc2527"/>
          <w:bookmarkStart w:id="1872" w:name="_Toc29426"/>
          <w:bookmarkStart w:id="1873" w:name="_Toc17627"/>
          <w:bookmarkStart w:id="1874" w:name="_Toc17465"/>
          <w:bookmarkStart w:id="1875" w:name="_Toc7732"/>
          <w:bookmarkStart w:id="1876" w:name="_Toc1450"/>
          <w:bookmarkStart w:id="1877" w:name="_Toc30310"/>
          <w:bookmarkStart w:id="1878" w:name="_Toc20841"/>
          <w:bookmarkStart w:id="1879" w:name="_Toc16481"/>
          <w:bookmarkStart w:id="1880" w:name="_Toc13307"/>
          <w:bookmarkStart w:id="1881" w:name="_Toc989"/>
          <w:bookmarkStart w:id="1882" w:name="_Toc796"/>
          <w:bookmarkStart w:id="1883" w:name="_Toc17666"/>
          <w:bookmarkStart w:id="1884" w:name="_Toc2592"/>
          <w:bookmarkStart w:id="1885" w:name="_Toc20988"/>
          <w:bookmarkStart w:id="1886" w:name="_Toc25964"/>
          <w:bookmarkStart w:id="1887" w:name="_Toc22109"/>
          <w:bookmarkStart w:id="1888" w:name="_Toc25818"/>
          <w:bookmarkStart w:id="1889" w:name="_Toc17915"/>
          <w:bookmarkStart w:id="1890" w:name="_Toc21653"/>
          <w:bookmarkStart w:id="1891" w:name="_Toc19511"/>
          <w:bookmarkStart w:id="1892" w:name="_Toc1942"/>
          <w:bookmarkStart w:id="1893" w:name="_Toc9038"/>
          <w:bookmarkStart w:id="1894" w:name="_Toc1228"/>
          <w:bookmarkStart w:id="1895" w:name="_Toc28027"/>
          <w:r w:rsidRPr="009C1420" w:rsidDel="008E1261">
            <w:rPr>
              <w:rFonts w:hint="eastAsia"/>
            </w:rPr>
            <w:t>:Using a Three-Axis Accelerometer and GPS Module in a Smart Phone to Measure Walking Steps and Distance</w:t>
          </w:r>
        </w:ins>
        <w:bookmarkStart w:id="1896" w:name="_Toc511230175"/>
        <w:bookmarkStart w:id="1897" w:name="_Toc511295625"/>
        <w:bookmarkStart w:id="1898" w:name="_Toc511677508"/>
        <w:bookmarkStart w:id="1899" w:name="_Toc511677677"/>
        <w:bookmarkStart w:id="1900" w:name="_Toc511677729"/>
        <w:bookmarkStart w:id="1901" w:name="_Toc511906213"/>
        <w:bookmarkStart w:id="1902" w:name="_Toc517801761"/>
        <w:bookmarkStart w:id="1903" w:name="_Toc517813670"/>
        <w:bookmarkStart w:id="1904" w:name="_Toc517899085"/>
        <w:bookmarkStart w:id="1905" w:name="_Toc517899606"/>
        <w:bookmarkStart w:id="1906" w:name="_Toc517900214"/>
        <w:bookmarkStart w:id="1907" w:name="_Toc517900394"/>
        <w:bookmarkStart w:id="1908" w:name="_Toc517900663"/>
        <w:bookmarkStart w:id="1909" w:name="_Toc517900799"/>
        <w:bookmarkStart w:id="1910" w:name="_Toc517900931"/>
        <w:bookmarkStart w:id="1911" w:name="_Toc517902446"/>
        <w:bookmarkStart w:id="1912" w:name="_Toc517902896"/>
        <w:bookmarkStart w:id="1913" w:name="_Toc517903463"/>
        <w:bookmarkStart w:id="1914" w:name="_Toc517903599"/>
        <w:bookmarkStart w:id="1915" w:name="_Toc517903871"/>
        <w:bookmarkStart w:id="1916" w:name="_Toc517904006"/>
        <w:bookmarkStart w:id="1917" w:name="_Toc517973665"/>
        <w:bookmarkStart w:id="1918" w:name="_Toc517973794"/>
        <w:bookmarkStart w:id="1919" w:name="_Toc517973923"/>
        <w:bookmarkStart w:id="1920" w:name="_Toc517974177"/>
        <w:bookmarkStart w:id="1921" w:name="_Toc518334345"/>
        <w:bookmarkStart w:id="1922" w:name="_Toc518334615"/>
        <w:bookmarkStart w:id="1923" w:name="_Toc518334746"/>
        <w:bookmarkStart w:id="1924" w:name="_Toc518649095"/>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moveFrom>
    </w:p>
    <w:moveFromRangeEnd w:id="1864"/>
    <w:p w14:paraId="7EA02555" w14:textId="79B45E9F" w:rsidR="0087014B" w:rsidRPr="009C1420" w:rsidRDefault="00D5184D" w:rsidP="009C1420">
      <w:pPr>
        <w:pStyle w:val="Heading2"/>
      </w:pPr>
      <w:del w:id="1925" w:author="像个男人一样" w:date="2018-03-21T01:33:00Z">
        <w:r w:rsidRPr="009C1420">
          <w:delText>(Picture 2.1.3.1 and 2  Using a Three-Axis Accelerometer and GPS Module in a Smart Phone to Measure Walking Steps and Distance(Ying-Wen Bai, Chia-Hao Yu and Siao-Cian W</w:delText>
        </w:r>
      </w:del>
      <w:bookmarkStart w:id="1926" w:name="_Toc511230176"/>
      <w:bookmarkStart w:id="1927" w:name="_Toc511295626"/>
      <w:bookmarkStart w:id="1928" w:name="_Toc511677509"/>
      <w:bookmarkStart w:id="1929" w:name="_Toc511677678"/>
      <w:bookmarkStart w:id="1930" w:name="_Toc511677730"/>
      <w:bookmarkStart w:id="1931" w:name="_Toc511906214"/>
      <w:bookmarkStart w:id="1932" w:name="_Toc517801762"/>
      <w:bookmarkStart w:id="1933" w:name="_Toc517813671"/>
      <w:bookmarkStart w:id="1934" w:name="_Toc517899086"/>
      <w:bookmarkStart w:id="1935" w:name="_Toc517899607"/>
      <w:bookmarkStart w:id="1936" w:name="_Toc517900215"/>
      <w:bookmarkStart w:id="1937" w:name="_Toc517900395"/>
      <w:bookmarkStart w:id="1938" w:name="_Toc517900664"/>
      <w:bookmarkStart w:id="1939" w:name="_Toc517900800"/>
      <w:bookmarkStart w:id="1940" w:name="_Toc517900932"/>
      <w:bookmarkStart w:id="1941" w:name="_Toc517902447"/>
      <w:bookmarkStart w:id="1942" w:name="_Toc517902897"/>
      <w:bookmarkStart w:id="1943" w:name="_Toc517903464"/>
      <w:bookmarkStart w:id="1944" w:name="_Toc517903600"/>
      <w:bookmarkStart w:id="1945" w:name="_Toc517903872"/>
      <w:bookmarkStart w:id="1946" w:name="_Toc517904007"/>
      <w:bookmarkStart w:id="1947" w:name="_Toc517973666"/>
      <w:bookmarkStart w:id="1948" w:name="_Toc517973795"/>
      <w:bookmarkStart w:id="1949" w:name="_Toc517973924"/>
      <w:bookmarkStart w:id="1950" w:name="_Toc517974178"/>
      <w:bookmarkStart w:id="1951" w:name="_Toc518334346"/>
      <w:bookmarkStart w:id="1952" w:name="_Toc518334616"/>
      <w:bookmarkStart w:id="1953" w:name="_Toc25506"/>
      <w:bookmarkStart w:id="1954" w:name="_Toc22790"/>
      <w:bookmarkStart w:id="1955" w:name="_Toc23097"/>
      <w:bookmarkStart w:id="1956" w:name="_Toc12305"/>
      <w:bookmarkStart w:id="1957" w:name="_Toc10128"/>
      <w:bookmarkStart w:id="1958" w:name="_Toc31844"/>
      <w:bookmarkStart w:id="1959" w:name="_Toc5746"/>
      <w:bookmarkStart w:id="1960" w:name="_Toc27681"/>
      <w:bookmarkStart w:id="1961" w:name="_Toc20510"/>
      <w:bookmarkStart w:id="1962" w:name="_Toc518649096"/>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r w:rsidRPr="009C1420">
        <w:t xml:space="preserve">The </w:t>
      </w:r>
      <w:ins w:id="1963" w:author="jie sun" w:date="2018-04-16T21:12:00Z">
        <w:r w:rsidR="00202879" w:rsidRPr="009C1420">
          <w:rPr>
            <w:rFonts w:hint="eastAsia"/>
          </w:rPr>
          <w:t>P</w:t>
        </w:r>
      </w:ins>
      <w:del w:id="1964" w:author="jie sun" w:date="2018-04-16T21:12:00Z">
        <w:r w:rsidRPr="009C1420" w:rsidDel="00202879">
          <w:delText>p</w:delText>
        </w:r>
      </w:del>
      <w:r w:rsidRPr="009C1420">
        <w:t xml:space="preserve">rinciple </w:t>
      </w:r>
      <w:ins w:id="1965" w:author="jie sun" w:date="2018-04-16T21:12:00Z">
        <w:r w:rsidR="005512CD" w:rsidRPr="009C1420">
          <w:rPr>
            <w:rFonts w:hint="eastAsia"/>
          </w:rPr>
          <w:t>O</w:t>
        </w:r>
      </w:ins>
      <w:del w:id="1966" w:author="jie sun" w:date="2018-04-16T21:12:00Z">
        <w:r w:rsidRPr="009C1420" w:rsidDel="005512CD">
          <w:delText>o</w:delText>
        </w:r>
      </w:del>
      <w:r w:rsidRPr="009C1420">
        <w:t xml:space="preserve">f </w:t>
      </w:r>
      <w:ins w:id="1967" w:author="jie sun" w:date="2018-04-16T21:12:00Z">
        <w:r w:rsidR="00DD5E1B" w:rsidRPr="009C1420">
          <w:rPr>
            <w:rFonts w:hint="eastAsia"/>
          </w:rPr>
          <w:t>T</w:t>
        </w:r>
      </w:ins>
      <w:del w:id="1968" w:author="jie sun" w:date="2018-04-16T21:12:00Z">
        <w:r w:rsidRPr="009C1420" w:rsidDel="00DD5E1B">
          <w:delText>t</w:delText>
        </w:r>
      </w:del>
      <w:r w:rsidRPr="009C1420">
        <w:t xml:space="preserve">esting </w:t>
      </w:r>
      <w:ins w:id="1969" w:author="jie sun" w:date="2018-04-16T21:16:00Z">
        <w:r w:rsidR="00FF0552" w:rsidRPr="009C1420">
          <w:t>S</w:t>
        </w:r>
      </w:ins>
      <w:del w:id="1970" w:author="jie sun" w:date="2018-04-16T21:16:00Z">
        <w:r w:rsidRPr="009C1420" w:rsidDel="00FF0552">
          <w:delText>s</w:delText>
        </w:r>
      </w:del>
      <w:r w:rsidRPr="009C1420">
        <w:t>teps</w:t>
      </w:r>
      <w:bookmarkEnd w:id="1953"/>
      <w:bookmarkEnd w:id="1954"/>
      <w:bookmarkEnd w:id="1955"/>
      <w:bookmarkEnd w:id="1956"/>
      <w:bookmarkEnd w:id="1957"/>
      <w:bookmarkEnd w:id="1958"/>
      <w:bookmarkEnd w:id="1959"/>
      <w:bookmarkEnd w:id="1960"/>
      <w:bookmarkEnd w:id="1961"/>
      <w:bookmarkEnd w:id="1962"/>
      <w:r w:rsidRPr="009C1420">
        <w:t xml:space="preserve"> </w:t>
      </w:r>
    </w:p>
    <w:p w14:paraId="60C522D7" w14:textId="28E47B73" w:rsidR="008E1261" w:rsidRPr="00B9251F" w:rsidRDefault="00D5184D" w:rsidP="00E31F6D">
      <w:pPr>
        <w:pStyle w:val="Heading3"/>
        <w:rPr>
          <w:lang w:val="en-US"/>
        </w:rPr>
      </w:pPr>
      <w:bookmarkStart w:id="1971" w:name="_Toc30965"/>
      <w:bookmarkStart w:id="1972" w:name="_Toc27127"/>
      <w:bookmarkStart w:id="1973" w:name="_Toc15193"/>
      <w:bookmarkStart w:id="1974" w:name="_Toc13773"/>
      <w:bookmarkStart w:id="1975" w:name="_Toc9093"/>
      <w:bookmarkStart w:id="1976" w:name="_Toc31503"/>
      <w:bookmarkStart w:id="1977" w:name="_Toc22047"/>
      <w:bookmarkStart w:id="1978" w:name="_Toc9767"/>
      <w:bookmarkStart w:id="1979" w:name="_Toc27046"/>
      <w:bookmarkStart w:id="1980" w:name="_Toc518649097"/>
      <w:r w:rsidRPr="00B9251F">
        <w:rPr>
          <w:lang w:val="en-US"/>
        </w:rPr>
        <w:t xml:space="preserve">How </w:t>
      </w:r>
      <w:ins w:id="1981" w:author="jie sun" w:date="2018-04-16T21:16:00Z">
        <w:r w:rsidR="005E63B6" w:rsidRPr="00B9251F">
          <w:rPr>
            <w:lang w:val="en-US"/>
          </w:rPr>
          <w:t>A</w:t>
        </w:r>
      </w:ins>
      <w:del w:id="1982" w:author="jie sun" w:date="2018-04-16T21:16:00Z">
        <w:r w:rsidRPr="00B9251F" w:rsidDel="005E63B6">
          <w:rPr>
            <w:lang w:val="en-US"/>
          </w:rPr>
          <w:delText>a</w:delText>
        </w:r>
      </w:del>
      <w:r w:rsidRPr="00B9251F">
        <w:rPr>
          <w:lang w:val="en-US"/>
        </w:rPr>
        <w:t xml:space="preserve">n </w:t>
      </w:r>
      <w:ins w:id="1983" w:author="jie sun" w:date="2018-04-16T21:16:00Z">
        <w:r w:rsidR="005E63B6" w:rsidRPr="00B9251F">
          <w:rPr>
            <w:lang w:val="en-US"/>
          </w:rPr>
          <w:t>A</w:t>
        </w:r>
      </w:ins>
      <w:del w:id="1984" w:author="jie sun" w:date="2018-04-16T21:16:00Z">
        <w:r w:rsidRPr="00B9251F" w:rsidDel="005E63B6">
          <w:rPr>
            <w:lang w:val="en-US"/>
          </w:rPr>
          <w:delText>a</w:delText>
        </w:r>
      </w:del>
      <w:r w:rsidRPr="00B9251F">
        <w:rPr>
          <w:lang w:val="en-US"/>
        </w:rPr>
        <w:t xml:space="preserve">ccelerometer </w:t>
      </w:r>
      <w:ins w:id="1985" w:author="jie sun" w:date="2018-04-16T21:16:00Z">
        <w:r w:rsidR="005E63B6" w:rsidRPr="00B9251F">
          <w:rPr>
            <w:lang w:val="en-US"/>
          </w:rPr>
          <w:t>W</w:t>
        </w:r>
      </w:ins>
      <w:del w:id="1986" w:author="jie sun" w:date="2018-04-16T21:16:00Z">
        <w:r w:rsidRPr="00B9251F" w:rsidDel="005E63B6">
          <w:rPr>
            <w:lang w:val="en-US"/>
          </w:rPr>
          <w:delText>w</w:delText>
        </w:r>
      </w:del>
      <w:r w:rsidRPr="00B9251F">
        <w:rPr>
          <w:lang w:val="en-US"/>
        </w:rPr>
        <w:t xml:space="preserve">orks </w:t>
      </w:r>
      <w:ins w:id="1987" w:author="jie sun" w:date="2018-04-16T21:17:00Z">
        <w:r w:rsidR="00980F03" w:rsidRPr="00B9251F">
          <w:rPr>
            <w:lang w:val="en-US"/>
          </w:rPr>
          <w:t>O</w:t>
        </w:r>
      </w:ins>
      <w:del w:id="1988" w:author="jie sun" w:date="2018-04-16T21:16:00Z">
        <w:r w:rsidRPr="00B9251F" w:rsidDel="005E63B6">
          <w:rPr>
            <w:lang w:val="en-US"/>
          </w:rPr>
          <w:delText>i</w:delText>
        </w:r>
      </w:del>
      <w:r w:rsidRPr="00B9251F">
        <w:rPr>
          <w:lang w:val="en-US"/>
        </w:rPr>
        <w:t xml:space="preserve">n </w:t>
      </w:r>
      <w:ins w:id="1989" w:author="jie sun" w:date="2018-04-16T21:16:00Z">
        <w:r w:rsidR="00980F03" w:rsidRPr="00B9251F">
          <w:rPr>
            <w:lang w:val="en-US"/>
          </w:rPr>
          <w:t>H</w:t>
        </w:r>
      </w:ins>
      <w:del w:id="1990" w:author="jie sun" w:date="2018-04-16T21:16:00Z">
        <w:r w:rsidRPr="00B9251F" w:rsidDel="00980F03">
          <w:rPr>
            <w:lang w:val="en-US"/>
          </w:rPr>
          <w:delText>h</w:delText>
        </w:r>
      </w:del>
      <w:r w:rsidRPr="00B9251F">
        <w:rPr>
          <w:lang w:val="en-US"/>
        </w:rPr>
        <w:t xml:space="preserve">uman </w:t>
      </w:r>
      <w:ins w:id="1991" w:author="jie sun" w:date="2018-04-16T21:17:00Z">
        <w:r w:rsidR="00980F03" w:rsidRPr="00B9251F">
          <w:rPr>
            <w:lang w:val="en-US"/>
          </w:rPr>
          <w:t>B</w:t>
        </w:r>
      </w:ins>
      <w:del w:id="1992" w:author="jie sun" w:date="2018-04-16T21:16:00Z">
        <w:r w:rsidRPr="00B9251F" w:rsidDel="00980F03">
          <w:rPr>
            <w:lang w:val="en-US"/>
          </w:rPr>
          <w:delText>b</w:delText>
        </w:r>
      </w:del>
      <w:r w:rsidRPr="00B9251F">
        <w:rPr>
          <w:lang w:val="en-US"/>
        </w:rPr>
        <w:t>ody</w:t>
      </w:r>
      <w:bookmarkEnd w:id="1971"/>
      <w:bookmarkEnd w:id="1972"/>
      <w:bookmarkEnd w:id="1973"/>
      <w:bookmarkEnd w:id="1974"/>
      <w:bookmarkEnd w:id="1975"/>
      <w:bookmarkEnd w:id="1976"/>
      <w:bookmarkEnd w:id="1977"/>
      <w:bookmarkEnd w:id="1978"/>
      <w:bookmarkEnd w:id="1979"/>
      <w:bookmarkEnd w:id="1980"/>
    </w:p>
    <w:p w14:paraId="05D680C7" w14:textId="77777777" w:rsidR="0087014B" w:rsidRDefault="005D55E2">
      <w:pPr>
        <w:rPr>
          <w:del w:id="1993" w:author="像个男人一样" w:date="2018-03-22T11:58:00Z"/>
          <w:lang w:val="en-US"/>
        </w:rPr>
      </w:pPr>
      <w:ins w:id="1994" w:author="jie sun" w:date="2018-04-08T17:10:00Z">
        <w:r>
          <w:rPr>
            <w:lang w:val="en-US"/>
          </w:rPr>
          <w:t xml:space="preserve">The figure below </w:t>
        </w:r>
      </w:ins>
      <w:ins w:id="1995" w:author="jie sun" w:date="2018-04-08T16:49:00Z">
        <w:r w:rsidR="00A556A3">
          <w:rPr>
            <w:lang w:val="en-US"/>
          </w:rPr>
          <w:t xml:space="preserve">shows a pedestrian </w:t>
        </w:r>
      </w:ins>
      <w:ins w:id="1996"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97" w:author="jie sun" w:date="2018-04-08T16:49:00Z">
        <w:r w:rsidR="00D5184D" w:rsidDel="00A556A3">
          <w:rPr>
            <w:lang w:val="en-US"/>
          </w:rPr>
          <w:delText>as we can see in the picture</w:delText>
        </w:r>
      </w:del>
      <w:ins w:id="1998" w:author="像个男人一样" w:date="2018-03-22T12:09:00Z">
        <w:del w:id="1999" w:author="jie sun" w:date="2018-04-08T16:49:00Z">
          <w:r w:rsidR="00D5184D" w:rsidDel="00A556A3">
            <w:rPr>
              <w:rFonts w:hint="eastAsia"/>
              <w:lang w:val="en-US"/>
            </w:rPr>
            <w:delText>Figure</w:delText>
          </w:r>
        </w:del>
      </w:ins>
      <w:del w:id="2000" w:author="jie sun" w:date="2018-04-08T16:49:00Z">
        <w:r w:rsidR="00D5184D" w:rsidDel="00A556A3">
          <w:rPr>
            <w:lang w:val="en-US"/>
          </w:rPr>
          <w:delText xml:space="preserve"> 2.2.1.1 </w:delText>
        </w:r>
      </w:del>
      <w:ins w:id="2001" w:author="像个男人一样" w:date="2018-03-22T11:44:00Z">
        <w:del w:id="2002" w:author="jie sun" w:date="2018-04-08T16:49:00Z">
          <w:r w:rsidR="00D5184D" w:rsidDel="00A556A3">
            <w:rPr>
              <w:rFonts w:hint="eastAsia"/>
              <w:lang w:val="en-US"/>
            </w:rPr>
            <w:delText>4</w:delText>
          </w:r>
        </w:del>
      </w:ins>
      <w:ins w:id="2003" w:author="像个男人一样" w:date="2018-03-22T12:08:00Z">
        <w:del w:id="2004"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2015"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16" w:author="jie sun" w:date="2018-04-08T16:38:00Z">
        <w:r w:rsidR="008E1261">
          <w:rPr>
            <w:lang w:val="en-US"/>
          </w:rPr>
          <w:t xml:space="preserve"> </w:t>
        </w:r>
      </w:ins>
    </w:p>
    <w:p w14:paraId="111710A3" w14:textId="77777777" w:rsidR="0087014B" w:rsidRDefault="00D5184D">
      <w:pPr>
        <w:pPrChange w:id="2017" w:author="像个男人一样" w:date="2018-03-21T01:37:00Z">
          <w:pPr>
            <w:pStyle w:val="Subtitle"/>
          </w:pPr>
        </w:pPrChange>
      </w:pPr>
      <w:del w:id="2018" w:author="像个男人一样" w:date="2018-03-22T11:58:00Z">
        <w:r>
          <w:delText xml:space="preserve">Figure 2. </w:delText>
        </w:r>
        <w:r>
          <w:fldChar w:fldCharType="begin"/>
        </w:r>
        <w:r>
          <w:delInstrText xml:space="preserve"> SEQ Figure_2. \* ARABIC </w:delInstrText>
        </w:r>
        <w:r>
          <w:fldChar w:fldCharType="separate"/>
        </w:r>
      </w:del>
      <w:ins w:id="2019" w:author="像个男人一样" w:date="2018-03-22T11:51:00Z">
        <w:del w:id="2020" w:author="像个男人一样" w:date="2018-03-22T11:58:00Z">
          <w:r>
            <w:rPr>
              <w:b/>
            </w:rPr>
            <w:delText>错误！未指定顺序。</w:delText>
          </w:r>
        </w:del>
      </w:ins>
      <w:ins w:id="2021" w:author="像个男人一样" w:date="2018-03-21T23:39:00Z">
        <w:del w:id="2022" w:author="像个男人一样" w:date="2018-03-22T11:58:00Z">
          <w:r>
            <w:rPr>
              <w:b/>
            </w:rPr>
            <w:delText>错误！未指定顺序。</w:delText>
          </w:r>
        </w:del>
      </w:ins>
      <w:ins w:id="2023" w:author="像个男人一样" w:date="2018-03-21T23:10:00Z">
        <w:del w:id="2024" w:author="像个男人一样" w:date="2018-03-22T11:58:00Z">
          <w:r>
            <w:rPr>
              <w:b/>
            </w:rPr>
            <w:delText>错误！未指定顺序。</w:delText>
          </w:r>
        </w:del>
      </w:ins>
      <w:ins w:id="2025" w:author="像个男人一样" w:date="2018-03-21T23:08:00Z">
        <w:del w:id="2026" w:author="像个男人一样" w:date="2018-03-22T11:58:00Z">
          <w:r>
            <w:rPr>
              <w:b/>
            </w:rPr>
            <w:delText>错误！未指定顺序。</w:delText>
          </w:r>
        </w:del>
      </w:ins>
      <w:ins w:id="2027" w:author="像个男人一样" w:date="2018-03-21T02:33:00Z">
        <w:del w:id="2028" w:author="像个男人一样" w:date="2018-03-22T11:58:00Z">
          <w:r>
            <w:rPr>
              <w:b/>
            </w:rPr>
            <w:delText>错误！未指定顺序。错误！未指定顺序。</w:delText>
          </w:r>
        </w:del>
      </w:ins>
      <w:ins w:id="2029" w:author="像个男人一样" w:date="2018-03-21T02:31:00Z">
        <w:del w:id="2030" w:author="像个男人一样" w:date="2018-03-22T11:58:00Z">
          <w:r>
            <w:rPr>
              <w:b/>
            </w:rPr>
            <w:delText>错误！未指定顺序。</w:delText>
          </w:r>
        </w:del>
      </w:ins>
      <w:ins w:id="2031" w:author="像个男人一样" w:date="2018-03-21T02:30:00Z">
        <w:del w:id="2032" w:author="像个男人一样" w:date="2018-03-22T11:58:00Z">
          <w:r>
            <w:rPr>
              <w:b/>
            </w:rPr>
            <w:delText>错误！未指定顺序。</w:delText>
          </w:r>
        </w:del>
      </w:ins>
      <w:ins w:id="2033" w:author="像个男人一样" w:date="2018-03-21T02:29:00Z">
        <w:del w:id="2034" w:author="像个男人一样" w:date="2018-03-22T11:58:00Z">
          <w:r>
            <w:rPr>
              <w:b/>
            </w:rPr>
            <w:delText>错误！未指定顺序。错误！未指定顺序。</w:delText>
          </w:r>
        </w:del>
      </w:ins>
      <w:ins w:id="2035" w:author="像个男人一样" w:date="2018-03-21T02:26:00Z">
        <w:del w:id="2036" w:author="像个男人一样" w:date="2018-03-22T11:58:00Z">
          <w:r>
            <w:rPr>
              <w:b/>
            </w:rPr>
            <w:delText>错误！未指定顺序。</w:delText>
          </w:r>
        </w:del>
      </w:ins>
      <w:ins w:id="2037" w:author="像个男人一样" w:date="2018-03-21T02:25:00Z">
        <w:del w:id="2038" w:author="像个男人一样" w:date="2018-03-22T11:58:00Z">
          <w:r>
            <w:rPr>
              <w:b/>
            </w:rPr>
            <w:delText>错误！未指定顺序。</w:delText>
          </w:r>
        </w:del>
      </w:ins>
      <w:ins w:id="2039" w:author="像个男人一样" w:date="2018-03-21T02:24:00Z">
        <w:del w:id="2040" w:author="像个男人一样" w:date="2018-03-22T11:58:00Z">
          <w:r>
            <w:rPr>
              <w:b/>
            </w:rPr>
            <w:delText>错误！未指定顺序。</w:delText>
          </w:r>
        </w:del>
      </w:ins>
      <w:ins w:id="2041" w:author="像个男人一样" w:date="2018-03-21T02:23:00Z">
        <w:del w:id="2042" w:author="像个男人一样" w:date="2018-03-22T11:58:00Z">
          <w:r>
            <w:rPr>
              <w:b/>
            </w:rPr>
            <w:delText>错误！未指定顺序。</w:delText>
          </w:r>
        </w:del>
      </w:ins>
      <w:ins w:id="2043" w:author="像个男人一样" w:date="2018-03-21T02:22:00Z">
        <w:del w:id="2044" w:author="像个男人一样" w:date="2018-03-22T11:58:00Z">
          <w:r>
            <w:rPr>
              <w:b/>
            </w:rPr>
            <w:delText>错误！未指定顺序。</w:delText>
          </w:r>
        </w:del>
      </w:ins>
      <w:ins w:id="2045" w:author="像个男人一样" w:date="2018-03-21T02:17:00Z">
        <w:del w:id="2046" w:author="像个男人一样" w:date="2018-03-22T11:58:00Z">
          <w:r>
            <w:rPr>
              <w:b/>
            </w:rPr>
            <w:delText>错误！未指定顺序。错误！未指定顺序。错误！未指定顺序。</w:delText>
          </w:r>
        </w:del>
      </w:ins>
      <w:ins w:id="2047" w:author="像个男人一样" w:date="2018-03-21T02:15:00Z">
        <w:del w:id="2048" w:author="像个男人一样" w:date="2018-03-22T11:58:00Z">
          <w:r>
            <w:rPr>
              <w:b/>
            </w:rPr>
            <w:delText>错误！未指定顺序。</w:delText>
          </w:r>
        </w:del>
      </w:ins>
      <w:ins w:id="2049" w:author="像个男人一样" w:date="2018-03-21T02:14:00Z">
        <w:del w:id="2050" w:author="像个男人一样" w:date="2018-03-22T11:58:00Z">
          <w:r>
            <w:rPr>
              <w:b/>
            </w:rPr>
            <w:delText>错误！未指定顺序。</w:delText>
          </w:r>
        </w:del>
      </w:ins>
      <w:ins w:id="2051" w:author="像个男人一样" w:date="2018-03-21T02:13:00Z">
        <w:del w:id="2052" w:author="像个男人一样" w:date="2018-03-22T11:58:00Z">
          <w:r>
            <w:rPr>
              <w:b/>
            </w:rPr>
            <w:delText>错误！未指定顺序。</w:delText>
          </w:r>
        </w:del>
      </w:ins>
      <w:ins w:id="2053" w:author="像个男人一样" w:date="2018-03-21T02:12:00Z">
        <w:del w:id="2054" w:author="像个男人一样" w:date="2018-03-22T11:58:00Z">
          <w:r>
            <w:rPr>
              <w:b/>
            </w:rPr>
            <w:delText>错误！未指定顺序。</w:delText>
          </w:r>
        </w:del>
      </w:ins>
      <w:ins w:id="2055" w:author="像个男人一样" w:date="2018-03-21T02:02:00Z">
        <w:del w:id="2056" w:author="像个男人一样" w:date="2018-03-22T11:58:00Z">
          <w:r>
            <w:rPr>
              <w:b/>
            </w:rPr>
            <w:delText>错误！未指定顺序。错误！未指定顺序。</w:delText>
          </w:r>
        </w:del>
      </w:ins>
      <w:ins w:id="2057" w:author="像个男人一样" w:date="2018-03-21T02:01:00Z">
        <w:del w:id="2058" w:author="像个男人一样" w:date="2018-03-22T11:58:00Z">
          <w:r>
            <w:rPr>
              <w:b/>
            </w:rPr>
            <w:delText>错误！未指定顺序。</w:delText>
          </w:r>
        </w:del>
      </w:ins>
      <w:ins w:id="2059" w:author="像个男人一样" w:date="2018-03-21T02:00:00Z">
        <w:del w:id="2060" w:author="像个男人一样" w:date="2018-03-22T11:58:00Z">
          <w:r>
            <w:rPr>
              <w:b/>
            </w:rPr>
            <w:delText>错误！未指定顺序。</w:delText>
          </w:r>
        </w:del>
      </w:ins>
      <w:ins w:id="2061" w:author="像个男人一样" w:date="2018-03-21T01:59:00Z">
        <w:del w:id="2062" w:author="像个男人一样" w:date="2018-03-22T11:58:00Z">
          <w:r>
            <w:rPr>
              <w:b/>
            </w:rPr>
            <w:delText>错误！未指定顺序。</w:delText>
          </w:r>
        </w:del>
      </w:ins>
      <w:ins w:id="2063" w:author="像个男人一样" w:date="2018-03-21T01:58:00Z">
        <w:del w:id="2064" w:author="像个男人一样" w:date="2018-03-22T11:58:00Z">
          <w:r>
            <w:rPr>
              <w:b/>
            </w:rPr>
            <w:delText>错误！未指定顺序。错误！未指定顺序。</w:delText>
          </w:r>
        </w:del>
      </w:ins>
      <w:ins w:id="2065" w:author="像个男人一样" w:date="2018-03-21T01:57:00Z">
        <w:del w:id="2066" w:author="像个男人一样" w:date="2018-03-22T11:58:00Z">
          <w:r>
            <w:rPr>
              <w:b/>
            </w:rPr>
            <w:delText>错误！未指定顺序。</w:delText>
          </w:r>
        </w:del>
      </w:ins>
      <w:ins w:id="2067" w:author="像个男人一样" w:date="2018-03-21T01:48:00Z">
        <w:del w:id="2068" w:author="像个男人一样" w:date="2018-03-22T11:58:00Z">
          <w:r>
            <w:rPr>
              <w:b/>
            </w:rPr>
            <w:delText>错误！未指定顺序。错误！未指定顺序。</w:delText>
          </w:r>
        </w:del>
      </w:ins>
      <w:ins w:id="2069" w:author="像个男人一样" w:date="2018-03-21T01:47:00Z">
        <w:del w:id="2070" w:author="像个男人一样" w:date="2018-03-22T11:58:00Z">
          <w:r>
            <w:rPr>
              <w:b/>
            </w:rPr>
            <w:delText>错误！未指定顺序。</w:delText>
          </w:r>
        </w:del>
      </w:ins>
      <w:ins w:id="2071" w:author="像个男人一样" w:date="2018-03-21T01:46:00Z">
        <w:del w:id="2072" w:author="像个男人一样" w:date="2018-03-22T11:58:00Z">
          <w:r>
            <w:rPr>
              <w:b/>
            </w:rPr>
            <w:delText>错误！未指定顺序。</w:delText>
          </w:r>
        </w:del>
      </w:ins>
      <w:ins w:id="2073" w:author="像个男人一样" w:date="2018-03-21T01:45:00Z">
        <w:del w:id="2074" w:author="像个男人一样" w:date="2018-03-22T11:58:00Z">
          <w:r>
            <w:rPr>
              <w:b/>
            </w:rPr>
            <w:delText>错误！未指定顺序。错误！未指定顺序。</w:delText>
          </w:r>
        </w:del>
      </w:ins>
      <w:ins w:id="2075" w:author="像个男人一样" w:date="2018-03-21T01:43:00Z">
        <w:del w:id="2076" w:author="像个男人一样" w:date="2018-03-22T11:58:00Z">
          <w:r>
            <w:rPr>
              <w:b/>
            </w:rPr>
            <w:delText>错误！未指定顺序。</w:delText>
          </w:r>
        </w:del>
      </w:ins>
      <w:ins w:id="2077" w:author="像个男人一样" w:date="2018-03-21T01:42:00Z">
        <w:del w:id="2078" w:author="像个男人一样" w:date="2018-03-22T11:58:00Z">
          <w:r>
            <w:rPr>
              <w:b/>
            </w:rPr>
            <w:delText>错误！未指定顺序。</w:delText>
          </w:r>
        </w:del>
      </w:ins>
      <w:ins w:id="2079" w:author="像个男人一样" w:date="2018-03-21T01:40:00Z">
        <w:del w:id="2080" w:author="像个男人一样" w:date="2018-03-22T11:58:00Z">
          <w:r>
            <w:rPr>
              <w:b/>
            </w:rPr>
            <w:delText>错误！未指定顺序。错误！未指定顺序。</w:delText>
          </w:r>
        </w:del>
      </w:ins>
      <w:ins w:id="2081" w:author="像个男人一样" w:date="2018-03-21T01:39:00Z">
        <w:del w:id="2082" w:author="像个男人一样" w:date="2018-03-22T11:58:00Z">
          <w:r>
            <w:rPr>
              <w:b/>
            </w:rPr>
            <w:delText>错误！未指定顺序。</w:delText>
          </w:r>
        </w:del>
      </w:ins>
      <w:ins w:id="2083" w:author="像个男人一样" w:date="2018-03-21T01:38:00Z">
        <w:del w:id="2084" w:author="像个男人一样" w:date="2018-03-22T11:58:00Z">
          <w:r>
            <w:rPr>
              <w:b/>
            </w:rPr>
            <w:delText>错误！未指定顺序。</w:delText>
          </w:r>
        </w:del>
      </w:ins>
      <w:ins w:id="2085" w:author="像个男人一样" w:date="2018-03-21T01:37:00Z">
        <w:del w:id="2086" w:author="像个男人一样" w:date="2018-03-22T11:58:00Z">
          <w:r>
            <w:rPr>
              <w:b/>
            </w:rPr>
            <w:delText>错误！未指定顺序。</w:delText>
          </w:r>
        </w:del>
      </w:ins>
      <w:del w:id="2087" w:author="像个男人一样" w:date="2018-03-22T11:58:00Z">
        <w:r>
          <w:delText>4</w:delText>
        </w:r>
        <w:r>
          <w:fldChar w:fldCharType="end"/>
        </w:r>
      </w:del>
      <w:del w:id="2088" w:author="像个男人一样" w:date="2018-03-21T01:37:00Z">
        <w:r>
          <w:delText xml:space="preserve"> </w:delText>
        </w:r>
      </w:del>
      <w:del w:id="2089" w:author="像个男人一样" w:date="2018-03-21T01:36:00Z">
        <w:r>
          <w:delText>Full-Featured Pedometer Design Realized with 3-Axis Digital Accelerometer</w:delText>
        </w:r>
      </w:del>
    </w:p>
    <w:p w14:paraId="3CE5F57D" w14:textId="77777777" w:rsidR="0087014B" w:rsidRDefault="00D5184D">
      <w:pPr>
        <w:jc w:val="center"/>
        <w:rPr>
          <w:ins w:id="2090" w:author="像个男人一样" w:date="2018-03-21T01:36:00Z"/>
        </w:rPr>
        <w:pPrChange w:id="2091" w:author="jie sun" w:date="2018-04-16T21:33:00Z">
          <w:pPr/>
        </w:pPrChange>
      </w:pPr>
      <w:del w:id="2092"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93"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6619366B" w:rsidR="008E1261" w:rsidDel="008E1261" w:rsidRDefault="00D5184D">
      <w:pPr>
        <w:pStyle w:val="Caption"/>
        <w:jc w:val="center"/>
        <w:rPr>
          <w:del w:id="2094" w:author="jie sun" w:date="2018-04-08T16:36:00Z"/>
          <w:moveTo w:id="2095" w:author="jie sun" w:date="2018-04-08T16:36:00Z"/>
        </w:rPr>
        <w:pPrChange w:id="2096" w:author="jie sun" w:date="2018-04-16T21:33:00Z">
          <w:pPr>
            <w:pStyle w:val="Caption"/>
          </w:pPr>
        </w:pPrChange>
      </w:pPr>
      <w:bookmarkStart w:id="2097" w:name="_Toc517801874"/>
      <w:ins w:id="2098" w:author="像个男人一样" w:date="2018-03-21T01:36:00Z">
        <w:r>
          <w:t xml:space="preserve">Figure </w:t>
        </w:r>
      </w:ins>
      <w:ins w:id="2099" w:author="JIE  SUN" w:date="2018-06-21T13:36:00Z">
        <w:r w:rsidR="00A64E7B">
          <w:rPr>
            <w:iCs w:val="0"/>
          </w:rPr>
          <w:fldChar w:fldCharType="begin"/>
        </w:r>
        <w:r w:rsidR="00A64E7B">
          <w:instrText xml:space="preserve"> STYLEREF 1 \s </w:instrText>
        </w:r>
      </w:ins>
      <w:r w:rsidR="00A64E7B">
        <w:rPr>
          <w:iCs w:val="0"/>
        </w:rPr>
        <w:fldChar w:fldCharType="separate"/>
      </w:r>
      <w:r w:rsidR="009F4579">
        <w:rPr>
          <w:noProof/>
        </w:rPr>
        <w:t>3</w:t>
      </w:r>
      <w:ins w:id="2100"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9F4579">
        <w:rPr>
          <w:noProof/>
        </w:rPr>
        <w:t>1</w:t>
      </w:r>
      <w:ins w:id="2101" w:author="JIE  SUN" w:date="2018-06-21T13:36:00Z">
        <w:r w:rsidR="00A64E7B">
          <w:rPr>
            <w:iCs w:val="0"/>
          </w:rPr>
          <w:fldChar w:fldCharType="end"/>
        </w:r>
      </w:ins>
      <w:ins w:id="2102" w:author="jie sun" w:date="2018-04-19T13:00:00Z">
        <w:del w:id="2103" w:author="JIE  SUN" w:date="2018-06-21T13:34:00Z">
          <w:r w:rsidR="00083FE7" w:rsidDel="00A64E7B">
            <w:rPr>
              <w:iCs w:val="0"/>
            </w:rPr>
            <w:fldChar w:fldCharType="begin"/>
          </w:r>
          <w:r w:rsidR="00083FE7" w:rsidDel="00A64E7B">
            <w:delInstrText xml:space="preserve"> STYLEREF 1 \s </w:delInstrText>
          </w:r>
        </w:del>
      </w:ins>
      <w:del w:id="2104" w:author="JIE  SUN" w:date="2018-06-21T13:34:00Z">
        <w:r w:rsidR="00083FE7" w:rsidDel="00A64E7B">
          <w:rPr>
            <w:iCs w:val="0"/>
          </w:rPr>
          <w:fldChar w:fldCharType="separate"/>
        </w:r>
        <w:r w:rsidR="00083FE7" w:rsidDel="00A64E7B">
          <w:rPr>
            <w:noProof/>
          </w:rPr>
          <w:delText>2</w:delText>
        </w:r>
      </w:del>
      <w:ins w:id="2105" w:author="jie sun" w:date="2018-04-19T13:00:00Z">
        <w:del w:id="2106"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2107" w:author="JIE  SUN" w:date="2018-06-21T13:34:00Z">
        <w:r w:rsidR="00083FE7" w:rsidDel="00A64E7B">
          <w:rPr>
            <w:iCs w:val="0"/>
          </w:rPr>
          <w:fldChar w:fldCharType="separate"/>
        </w:r>
      </w:del>
      <w:ins w:id="2108" w:author="jie sun" w:date="2018-04-19T13:00:00Z">
        <w:del w:id="2109" w:author="JIE  SUN" w:date="2018-06-21T13:34:00Z">
          <w:r w:rsidR="00083FE7" w:rsidDel="00A64E7B">
            <w:rPr>
              <w:noProof/>
            </w:rPr>
            <w:delText>4</w:delText>
          </w:r>
          <w:r w:rsidR="00083FE7" w:rsidDel="00A64E7B">
            <w:rPr>
              <w:iCs w:val="0"/>
            </w:rPr>
            <w:fldChar w:fldCharType="end"/>
          </w:r>
        </w:del>
      </w:ins>
      <w:ins w:id="2110" w:author="像个男人一样" w:date="2018-03-21T01:36:00Z">
        <w:del w:id="2111"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2112" w:author="像个男人一样" w:date="2018-03-22T11:51:00Z">
        <w:del w:id="2113" w:author="jie sun" w:date="2018-04-10T21:45:00Z">
          <w:r w:rsidDel="00454521">
            <w:delText>4</w:delText>
          </w:r>
        </w:del>
      </w:ins>
      <w:ins w:id="2114" w:author="像个男人一样" w:date="2018-03-21T01:36:00Z">
        <w:del w:id="2115" w:author="jie sun" w:date="2018-04-10T21:45:00Z">
          <w:r w:rsidDel="00454521">
            <w:rPr>
              <w:iCs w:val="0"/>
            </w:rPr>
            <w:fldChar w:fldCharType="end"/>
          </w:r>
        </w:del>
        <w:bookmarkStart w:id="2116" w:name="_Toc1202"/>
        <w:bookmarkStart w:id="2117" w:name="_Toc2734"/>
        <w:bookmarkStart w:id="2118" w:name="_Toc10552"/>
        <w:bookmarkStart w:id="2119" w:name="_Toc17225"/>
        <w:bookmarkStart w:id="2120" w:name="_Toc18446"/>
        <w:bookmarkStart w:id="2121" w:name="_Toc4936"/>
        <w:bookmarkStart w:id="2122" w:name="_Toc18682"/>
        <w:bookmarkStart w:id="2123" w:name="_Toc24664"/>
        <w:bookmarkStart w:id="2124" w:name="_Toc16771"/>
        <w:bookmarkStart w:id="2125" w:name="_Toc25883"/>
        <w:bookmarkStart w:id="2126" w:name="_Toc24151"/>
        <w:bookmarkStart w:id="2127" w:name="_Toc29017"/>
        <w:bookmarkStart w:id="2128" w:name="_Toc26972"/>
        <w:bookmarkStart w:id="2129" w:name="_Toc8557"/>
        <w:bookmarkStart w:id="2130" w:name="_Toc19311"/>
        <w:bookmarkStart w:id="2131" w:name="_Toc30235"/>
        <w:bookmarkStart w:id="2132" w:name="_Toc2403"/>
        <w:bookmarkStart w:id="2133" w:name="_Toc2541"/>
        <w:bookmarkStart w:id="2134" w:name="_Toc28924"/>
        <w:bookmarkStart w:id="2135" w:name="_Toc14547"/>
        <w:bookmarkStart w:id="2136" w:name="_Toc15960"/>
        <w:bookmarkStart w:id="2137" w:name="_Toc1003"/>
        <w:bookmarkStart w:id="2138" w:name="_Toc15502"/>
        <w:bookmarkStart w:id="2139" w:name="_Toc3626"/>
        <w:bookmarkStart w:id="2140" w:name="_Toc20220"/>
        <w:r>
          <w:rPr>
            <w:rFonts w:hint="eastAsia"/>
          </w:rPr>
          <w:t>:</w:t>
        </w:r>
        <w:bookmarkStart w:id="2141" w:name="OLE_LINK29"/>
        <w:del w:id="2142" w:author="jie sun" w:date="2018-04-08T17:17:00Z">
          <w:r w:rsidDel="00682C61">
            <w:rPr>
              <w:rFonts w:hint="eastAsia"/>
            </w:rPr>
            <w:delText>Full-Featured Pedometer Design Realized with</w:delText>
          </w:r>
        </w:del>
        <w:r>
          <w:rPr>
            <w:rFonts w:hint="eastAsia"/>
          </w:rPr>
          <w:t xml:space="preserve"> 3-Axis Digital Accelerometer</w:t>
        </w:r>
      </w:ins>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customXmlInsRangeStart w:id="2143" w:author="jie sun" w:date="2018-04-08T17:17:00Z"/>
      <w:sdt>
        <w:sdtPr>
          <w:rPr>
            <w:rFonts w:hint="eastAsia"/>
            <w:iCs w:val="0"/>
          </w:rPr>
          <w:id w:val="2022048482"/>
          <w:citation/>
        </w:sdtPr>
        <w:sdtContent>
          <w:customXmlInsRangeEnd w:id="2143"/>
          <w:ins w:id="2144"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8216AB">
            <w:rPr>
              <w:rFonts w:hint="eastAsia"/>
              <w:noProof/>
            </w:rPr>
            <w:t xml:space="preserve"> </w:t>
          </w:r>
          <w:r w:rsidR="008216AB" w:rsidRPr="008216AB">
            <w:rPr>
              <w:noProof/>
            </w:rPr>
            <w:t>(Zhao, 2008)</w:t>
          </w:r>
          <w:ins w:id="2145" w:author="jie sun" w:date="2018-04-08T17:17:00Z">
            <w:r w:rsidR="00682C61">
              <w:rPr>
                <w:iCs w:val="0"/>
              </w:rPr>
              <w:fldChar w:fldCharType="end"/>
            </w:r>
          </w:ins>
          <w:customXmlInsRangeStart w:id="2146" w:author="jie sun" w:date="2018-04-08T17:17:00Z"/>
        </w:sdtContent>
      </w:sdt>
      <w:customXmlInsRangeEnd w:id="2146"/>
      <w:bookmarkEnd w:id="2097"/>
      <w:moveToRangeStart w:id="2147" w:author="jie sun" w:date="2018-04-08T16:36:00Z" w:name="move510968692"/>
      <w:moveTo w:id="2148" w:author="jie sun" w:date="2018-04-08T16:36:00Z">
        <w:del w:id="2149"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2147"/>
    <w:p w14:paraId="03BAADDA" w14:textId="77777777" w:rsidR="008E1261" w:rsidRPr="003149DC" w:rsidRDefault="008E1261">
      <w:pPr>
        <w:pStyle w:val="Caption"/>
        <w:jc w:val="center"/>
        <w:pPrChange w:id="2150" w:author="jie sun" w:date="2018-04-16T21:33:00Z">
          <w:pPr/>
        </w:pPrChange>
      </w:pPr>
    </w:p>
    <w:p w14:paraId="2BAC4409" w14:textId="25AD6015" w:rsidR="0087014B" w:rsidRDefault="00D5184D">
      <w:pPr>
        <w:pStyle w:val="Heading3"/>
      </w:pPr>
      <w:bookmarkStart w:id="2151" w:name="_Toc1674"/>
      <w:bookmarkStart w:id="2152" w:name="_Toc25656"/>
      <w:bookmarkStart w:id="2153" w:name="_Toc1555"/>
      <w:bookmarkStart w:id="2154" w:name="_Toc22777"/>
      <w:bookmarkStart w:id="2155" w:name="_Toc9290"/>
      <w:bookmarkStart w:id="2156" w:name="_Toc14576"/>
      <w:bookmarkStart w:id="2157" w:name="_Toc21151"/>
      <w:bookmarkStart w:id="2158" w:name="_Toc22631"/>
      <w:bookmarkStart w:id="2159" w:name="_Toc18698"/>
      <w:bookmarkStart w:id="2160" w:name="_Toc518649098"/>
      <w:bookmarkEnd w:id="2141"/>
      <w:r>
        <w:t xml:space="preserve">The </w:t>
      </w:r>
      <w:ins w:id="2161" w:author="jie sun" w:date="2018-04-16T21:17:00Z">
        <w:r w:rsidR="006A5EA7">
          <w:t>F</w:t>
        </w:r>
      </w:ins>
      <w:del w:id="2162" w:author="jie sun" w:date="2018-04-16T21:17:00Z">
        <w:r w:rsidDel="006A5EA7">
          <w:delText>f</w:delText>
        </w:r>
      </w:del>
      <w:r>
        <w:t xml:space="preserve">eatures </w:t>
      </w:r>
      <w:ins w:id="2163" w:author="jie sun" w:date="2018-04-16T21:17:00Z">
        <w:r w:rsidR="006A5EA7">
          <w:t>O</w:t>
        </w:r>
      </w:ins>
      <w:del w:id="2164" w:author="jie sun" w:date="2018-04-16T21:17:00Z">
        <w:r w:rsidDel="006A5EA7">
          <w:delText>o</w:delText>
        </w:r>
      </w:del>
      <w:r>
        <w:t xml:space="preserve">f </w:t>
      </w:r>
      <w:ins w:id="2165" w:author="jie sun" w:date="2018-04-16T21:17:00Z">
        <w:r w:rsidR="006A5EA7">
          <w:t>O</w:t>
        </w:r>
      </w:ins>
      <w:del w:id="2166" w:author="jie sun" w:date="2018-04-16T21:17:00Z">
        <w:r w:rsidDel="006A5EA7">
          <w:delText>o</w:delText>
        </w:r>
      </w:del>
      <w:r>
        <w:t xml:space="preserve">ne </w:t>
      </w:r>
      <w:ins w:id="2167" w:author="jie sun" w:date="2018-04-16T21:17:00Z">
        <w:r w:rsidR="006A5EA7">
          <w:t>S</w:t>
        </w:r>
      </w:ins>
      <w:del w:id="2168" w:author="jie sun" w:date="2018-04-16T21:17:00Z">
        <w:r w:rsidDel="006A5EA7">
          <w:delText>s</w:delText>
        </w:r>
      </w:del>
      <w:r>
        <w:t>teps</w:t>
      </w:r>
      <w:bookmarkEnd w:id="2151"/>
      <w:bookmarkEnd w:id="2152"/>
      <w:bookmarkEnd w:id="2153"/>
      <w:bookmarkEnd w:id="2154"/>
      <w:bookmarkEnd w:id="2155"/>
      <w:bookmarkEnd w:id="2156"/>
      <w:bookmarkEnd w:id="2157"/>
      <w:bookmarkEnd w:id="2158"/>
      <w:bookmarkEnd w:id="2159"/>
      <w:bookmarkEnd w:id="2160"/>
    </w:p>
    <w:p w14:paraId="0ABADDD2" w14:textId="286D6243" w:rsidR="0087014B" w:rsidRDefault="00D5184D">
      <w:pPr>
        <w:rPr>
          <w:del w:id="2169" w:author="像个男人一样" w:date="2018-03-22T11:58:00Z"/>
        </w:rPr>
      </w:pPr>
      <w:r>
        <w:t xml:space="preserve">There is a swing phase showed in </w:t>
      </w:r>
      <w:ins w:id="2170" w:author="jie sun" w:date="2018-04-08T16:50:00Z">
        <w:r w:rsidR="00120EDD">
          <w:rPr>
            <w:lang w:val="en-US"/>
          </w:rPr>
          <w:t xml:space="preserve">the Figure </w:t>
        </w:r>
      </w:ins>
      <w:ins w:id="2171" w:author="像个男人一样" w:date="2018-03-22T12:09:00Z">
        <w:del w:id="2172"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73"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74" w:author="jie sun" w:date="2018-04-08T18:11:00Z">
        <w:r w:rsidR="006A2BB0">
          <w:t xml:space="preserve"> in </w:t>
        </w:r>
      </w:ins>
      <w:ins w:id="2175" w:author="jie sun" w:date="2018-04-08T18:12:00Z">
        <w:r w:rsidR="006A2BB0">
          <w:t>three directions</w:t>
        </w:r>
      </w:ins>
      <w:r>
        <w:t xml:space="preserve"> using the accelerometer.</w:t>
      </w:r>
    </w:p>
    <w:p w14:paraId="3DDC7EE1" w14:textId="77777777" w:rsidR="0087014B" w:rsidRDefault="00D5184D">
      <w:pPr>
        <w:pPrChange w:id="2176" w:author="像个男人一样" w:date="2018-03-21T01:38:00Z">
          <w:pPr>
            <w:pStyle w:val="Subtitle"/>
          </w:pPr>
        </w:pPrChange>
      </w:pPr>
      <w:del w:id="2177" w:author="像个男人一样" w:date="2018-03-22T11:58:00Z">
        <w:r>
          <w:delText xml:space="preserve">Figure 2. </w:delText>
        </w:r>
        <w:r>
          <w:fldChar w:fldCharType="begin"/>
        </w:r>
        <w:r>
          <w:delInstrText xml:space="preserve"> SEQ Figure_2. \* ARABIC </w:delInstrText>
        </w:r>
        <w:r>
          <w:fldChar w:fldCharType="separate"/>
        </w:r>
      </w:del>
      <w:ins w:id="2178" w:author="像个男人一样" w:date="2018-03-22T11:51:00Z">
        <w:del w:id="2179" w:author="像个男人一样" w:date="2018-03-22T11:58:00Z">
          <w:r>
            <w:rPr>
              <w:b/>
            </w:rPr>
            <w:delText>错误！未指定顺序。</w:delText>
          </w:r>
        </w:del>
      </w:ins>
      <w:ins w:id="2180" w:author="像个男人一样" w:date="2018-03-21T23:39:00Z">
        <w:del w:id="2181" w:author="像个男人一样" w:date="2018-03-22T11:58:00Z">
          <w:r>
            <w:rPr>
              <w:b/>
            </w:rPr>
            <w:delText>错误！未指定顺序。</w:delText>
          </w:r>
        </w:del>
      </w:ins>
      <w:ins w:id="2182" w:author="像个男人一样" w:date="2018-03-21T23:10:00Z">
        <w:del w:id="2183" w:author="像个男人一样" w:date="2018-03-22T11:58:00Z">
          <w:r>
            <w:rPr>
              <w:b/>
            </w:rPr>
            <w:delText>错误！未指定顺序。</w:delText>
          </w:r>
        </w:del>
      </w:ins>
      <w:ins w:id="2184" w:author="像个男人一样" w:date="2018-03-21T23:08:00Z">
        <w:del w:id="2185" w:author="像个男人一样" w:date="2018-03-22T11:58:00Z">
          <w:r>
            <w:rPr>
              <w:b/>
            </w:rPr>
            <w:delText>错误！未指定顺序。</w:delText>
          </w:r>
        </w:del>
      </w:ins>
      <w:ins w:id="2186" w:author="像个男人一样" w:date="2018-03-21T02:33:00Z">
        <w:del w:id="2187" w:author="像个男人一样" w:date="2018-03-22T11:58:00Z">
          <w:r>
            <w:rPr>
              <w:b/>
            </w:rPr>
            <w:delText>错误！未指定顺序。错误！未指定顺序。</w:delText>
          </w:r>
        </w:del>
      </w:ins>
      <w:ins w:id="2188" w:author="像个男人一样" w:date="2018-03-21T02:31:00Z">
        <w:del w:id="2189" w:author="像个男人一样" w:date="2018-03-22T11:58:00Z">
          <w:r>
            <w:rPr>
              <w:b/>
            </w:rPr>
            <w:delText>错误！未指定顺序。</w:delText>
          </w:r>
        </w:del>
      </w:ins>
      <w:ins w:id="2190" w:author="像个男人一样" w:date="2018-03-21T02:30:00Z">
        <w:del w:id="2191" w:author="像个男人一样" w:date="2018-03-22T11:58:00Z">
          <w:r>
            <w:rPr>
              <w:b/>
            </w:rPr>
            <w:delText>错误！未指定顺序。</w:delText>
          </w:r>
        </w:del>
      </w:ins>
      <w:ins w:id="2192" w:author="像个男人一样" w:date="2018-03-21T02:29:00Z">
        <w:del w:id="2193" w:author="像个男人一样" w:date="2018-03-22T11:58:00Z">
          <w:r>
            <w:rPr>
              <w:b/>
            </w:rPr>
            <w:delText>错误！未指定顺序。错误！未指定顺序。</w:delText>
          </w:r>
        </w:del>
      </w:ins>
      <w:ins w:id="2194" w:author="像个男人一样" w:date="2018-03-21T02:26:00Z">
        <w:del w:id="2195" w:author="像个男人一样" w:date="2018-03-22T11:58:00Z">
          <w:r>
            <w:rPr>
              <w:b/>
            </w:rPr>
            <w:delText>错误！未指定顺序。</w:delText>
          </w:r>
        </w:del>
      </w:ins>
      <w:ins w:id="2196" w:author="像个男人一样" w:date="2018-03-21T02:25:00Z">
        <w:del w:id="2197" w:author="像个男人一样" w:date="2018-03-22T11:58:00Z">
          <w:r>
            <w:rPr>
              <w:b/>
            </w:rPr>
            <w:delText>错误！未指定顺序。</w:delText>
          </w:r>
        </w:del>
      </w:ins>
      <w:ins w:id="2198" w:author="像个男人一样" w:date="2018-03-21T02:24:00Z">
        <w:del w:id="2199" w:author="像个男人一样" w:date="2018-03-22T11:58:00Z">
          <w:r>
            <w:rPr>
              <w:b/>
            </w:rPr>
            <w:delText>错误！未指定顺序。</w:delText>
          </w:r>
        </w:del>
      </w:ins>
      <w:ins w:id="2200" w:author="像个男人一样" w:date="2018-03-21T02:23:00Z">
        <w:del w:id="2201" w:author="像个男人一样" w:date="2018-03-22T11:58:00Z">
          <w:r>
            <w:rPr>
              <w:b/>
            </w:rPr>
            <w:delText>错误！未指定顺序。</w:delText>
          </w:r>
        </w:del>
      </w:ins>
      <w:ins w:id="2202" w:author="像个男人一样" w:date="2018-03-21T02:22:00Z">
        <w:del w:id="2203" w:author="像个男人一样" w:date="2018-03-22T11:58:00Z">
          <w:r>
            <w:rPr>
              <w:b/>
            </w:rPr>
            <w:delText>错误！未指定顺序。</w:delText>
          </w:r>
        </w:del>
      </w:ins>
      <w:ins w:id="2204" w:author="像个男人一样" w:date="2018-03-21T02:17:00Z">
        <w:del w:id="2205" w:author="像个男人一样" w:date="2018-03-22T11:58:00Z">
          <w:r>
            <w:rPr>
              <w:b/>
            </w:rPr>
            <w:delText>错误！未指定顺序。错误！未指定顺序。错误！未指定顺序。</w:delText>
          </w:r>
        </w:del>
      </w:ins>
      <w:ins w:id="2206" w:author="像个男人一样" w:date="2018-03-21T02:15:00Z">
        <w:del w:id="2207" w:author="像个男人一样" w:date="2018-03-22T11:58:00Z">
          <w:r>
            <w:rPr>
              <w:b/>
            </w:rPr>
            <w:delText>错误！未指定顺序。</w:delText>
          </w:r>
        </w:del>
      </w:ins>
      <w:ins w:id="2208" w:author="像个男人一样" w:date="2018-03-21T02:14:00Z">
        <w:del w:id="2209" w:author="像个男人一样" w:date="2018-03-22T11:58:00Z">
          <w:r>
            <w:rPr>
              <w:b/>
            </w:rPr>
            <w:delText>错误！未指定顺序。</w:delText>
          </w:r>
        </w:del>
      </w:ins>
      <w:ins w:id="2210" w:author="像个男人一样" w:date="2018-03-21T02:13:00Z">
        <w:del w:id="2211" w:author="像个男人一样" w:date="2018-03-22T11:58:00Z">
          <w:r>
            <w:rPr>
              <w:b/>
            </w:rPr>
            <w:delText>错误！未指定顺序。</w:delText>
          </w:r>
        </w:del>
      </w:ins>
      <w:ins w:id="2212" w:author="像个男人一样" w:date="2018-03-21T02:12:00Z">
        <w:del w:id="2213" w:author="像个男人一样" w:date="2018-03-22T11:58:00Z">
          <w:r>
            <w:rPr>
              <w:b/>
            </w:rPr>
            <w:delText>错误！未指定顺序。</w:delText>
          </w:r>
        </w:del>
      </w:ins>
      <w:ins w:id="2214" w:author="像个男人一样" w:date="2018-03-21T02:02:00Z">
        <w:del w:id="2215" w:author="像个男人一样" w:date="2018-03-22T11:58:00Z">
          <w:r>
            <w:rPr>
              <w:b/>
            </w:rPr>
            <w:delText>错误！未指定顺序。错误！未指定顺序。</w:delText>
          </w:r>
        </w:del>
      </w:ins>
      <w:ins w:id="2216" w:author="像个男人一样" w:date="2018-03-21T02:01:00Z">
        <w:del w:id="2217" w:author="像个男人一样" w:date="2018-03-22T11:58:00Z">
          <w:r>
            <w:rPr>
              <w:b/>
            </w:rPr>
            <w:delText>错误！未指定顺序。</w:delText>
          </w:r>
        </w:del>
      </w:ins>
      <w:ins w:id="2218" w:author="像个男人一样" w:date="2018-03-21T02:00:00Z">
        <w:del w:id="2219" w:author="像个男人一样" w:date="2018-03-22T11:58:00Z">
          <w:r>
            <w:rPr>
              <w:b/>
            </w:rPr>
            <w:delText>错误！未指定顺序。</w:delText>
          </w:r>
        </w:del>
      </w:ins>
      <w:ins w:id="2220" w:author="像个男人一样" w:date="2018-03-21T01:59:00Z">
        <w:del w:id="2221" w:author="像个男人一样" w:date="2018-03-22T11:58:00Z">
          <w:r>
            <w:rPr>
              <w:b/>
            </w:rPr>
            <w:delText>错误！未指定顺序。</w:delText>
          </w:r>
        </w:del>
      </w:ins>
      <w:ins w:id="2222" w:author="像个男人一样" w:date="2018-03-21T01:58:00Z">
        <w:del w:id="2223" w:author="像个男人一样" w:date="2018-03-22T11:58:00Z">
          <w:r>
            <w:rPr>
              <w:b/>
            </w:rPr>
            <w:delText>错误！未指定顺序。错误！未指定顺序。</w:delText>
          </w:r>
        </w:del>
      </w:ins>
      <w:ins w:id="2224" w:author="像个男人一样" w:date="2018-03-21T01:57:00Z">
        <w:del w:id="2225" w:author="像个男人一样" w:date="2018-03-22T11:58:00Z">
          <w:r>
            <w:rPr>
              <w:b/>
            </w:rPr>
            <w:delText>错误！未指定顺序。</w:delText>
          </w:r>
        </w:del>
      </w:ins>
      <w:ins w:id="2226" w:author="像个男人一样" w:date="2018-03-21T01:48:00Z">
        <w:del w:id="2227" w:author="像个男人一样" w:date="2018-03-22T11:58:00Z">
          <w:r>
            <w:rPr>
              <w:b/>
            </w:rPr>
            <w:delText>错误！未指定顺序。错误！未指定顺序。</w:delText>
          </w:r>
        </w:del>
      </w:ins>
      <w:ins w:id="2228" w:author="像个男人一样" w:date="2018-03-21T01:47:00Z">
        <w:del w:id="2229" w:author="像个男人一样" w:date="2018-03-22T11:58:00Z">
          <w:r>
            <w:rPr>
              <w:b/>
            </w:rPr>
            <w:delText>错误！未指定顺序。</w:delText>
          </w:r>
        </w:del>
      </w:ins>
      <w:ins w:id="2230" w:author="像个男人一样" w:date="2018-03-21T01:46:00Z">
        <w:del w:id="2231" w:author="像个男人一样" w:date="2018-03-22T11:58:00Z">
          <w:r>
            <w:rPr>
              <w:b/>
            </w:rPr>
            <w:delText>错误！未指定顺序。</w:delText>
          </w:r>
        </w:del>
      </w:ins>
      <w:ins w:id="2232" w:author="像个男人一样" w:date="2018-03-21T01:45:00Z">
        <w:del w:id="2233" w:author="像个男人一样" w:date="2018-03-22T11:58:00Z">
          <w:r>
            <w:rPr>
              <w:b/>
            </w:rPr>
            <w:delText>错误！未指定顺序。错误！未指定顺序。</w:delText>
          </w:r>
        </w:del>
      </w:ins>
      <w:ins w:id="2234" w:author="像个男人一样" w:date="2018-03-21T01:43:00Z">
        <w:del w:id="2235" w:author="像个男人一样" w:date="2018-03-22T11:58:00Z">
          <w:r>
            <w:rPr>
              <w:b/>
            </w:rPr>
            <w:delText>错误！未指定顺序。</w:delText>
          </w:r>
        </w:del>
      </w:ins>
      <w:ins w:id="2236" w:author="像个男人一样" w:date="2018-03-21T01:42:00Z">
        <w:del w:id="2237" w:author="像个男人一样" w:date="2018-03-22T11:58:00Z">
          <w:r>
            <w:rPr>
              <w:b/>
            </w:rPr>
            <w:delText>错误！未指定顺序。</w:delText>
          </w:r>
        </w:del>
      </w:ins>
      <w:ins w:id="2238" w:author="像个男人一样" w:date="2018-03-21T01:40:00Z">
        <w:del w:id="2239" w:author="像个男人一样" w:date="2018-03-22T11:58:00Z">
          <w:r>
            <w:rPr>
              <w:b/>
            </w:rPr>
            <w:delText>错误！未指定顺序。错误！未指定顺序。</w:delText>
          </w:r>
        </w:del>
      </w:ins>
      <w:ins w:id="2240" w:author="像个男人一样" w:date="2018-03-21T01:39:00Z">
        <w:del w:id="2241" w:author="像个男人一样" w:date="2018-03-22T11:58:00Z">
          <w:r>
            <w:rPr>
              <w:b/>
            </w:rPr>
            <w:delText>错误！未指定顺序。</w:delText>
          </w:r>
        </w:del>
      </w:ins>
      <w:ins w:id="2242" w:author="像个男人一样" w:date="2018-03-21T01:38:00Z">
        <w:del w:id="2243" w:author="像个男人一样" w:date="2018-03-22T11:58:00Z">
          <w:r>
            <w:rPr>
              <w:b/>
            </w:rPr>
            <w:delText>错误！未指定顺序。</w:delText>
          </w:r>
        </w:del>
      </w:ins>
      <w:del w:id="2244" w:author="像个男人一样" w:date="2018-03-22T11:58:00Z">
        <w:r>
          <w:delText>5</w:delText>
        </w:r>
        <w:r>
          <w:fldChar w:fldCharType="end"/>
        </w:r>
      </w:del>
      <w:del w:id="2245" w:author="像个男人一样" w:date="2018-03-21T01:38:00Z">
        <w:r>
          <w:delText xml:space="preserve"> </w:delText>
        </w:r>
      </w:del>
      <w:del w:id="2246" w:author="像个男人一样" w:date="2018-03-21T01:37:00Z">
        <w:r>
          <w:delText>A Step, Stride and Heading Determination for the Pedestrian Navigation System</w:delText>
        </w:r>
      </w:del>
    </w:p>
    <w:p w14:paraId="4EFC636A" w14:textId="77777777" w:rsidR="0087014B" w:rsidRDefault="00D5184D">
      <w:pPr>
        <w:jc w:val="center"/>
        <w:rPr>
          <w:ins w:id="2247" w:author="像个男人一样" w:date="2018-03-21T01:37:00Z"/>
        </w:rPr>
        <w:pPrChange w:id="2248" w:author="jie sun" w:date="2018-04-16T21:33:00Z">
          <w:pPr/>
        </w:pPrChange>
      </w:pPr>
      <w:del w:id="2249" w:author="像个男人一样" w:date="2018-03-21T01:37:00Z">
        <w:r>
          <w:rPr>
            <w:noProof/>
          </w:rPr>
          <w:lastRenderedPageBreak/>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50"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6D947F12" w:rsidR="0087014B" w:rsidRDefault="00D5184D">
      <w:pPr>
        <w:pStyle w:val="Heading5"/>
        <w:numPr>
          <w:ilvl w:val="255"/>
          <w:numId w:val="0"/>
        </w:numPr>
        <w:jc w:val="center"/>
        <w:pPrChange w:id="2251" w:author="jie sun" w:date="2018-04-16T21:33:00Z">
          <w:pPr/>
        </w:pPrChange>
      </w:pPr>
      <w:bookmarkStart w:id="2252" w:name="_Toc517801875"/>
      <w:ins w:id="2253" w:author="像个男人一样" w:date="2018-03-21T01:37:00Z">
        <w:r>
          <w:t xml:space="preserve">Figure </w:t>
        </w:r>
      </w:ins>
      <w:ins w:id="2254" w:author="JIE  SUN" w:date="2018-06-21T13:36:00Z">
        <w:r w:rsidR="00A64E7B">
          <w:fldChar w:fldCharType="begin"/>
        </w:r>
        <w:r w:rsidR="00A64E7B">
          <w:instrText xml:space="preserve"> STYLEREF 1 \s </w:instrText>
        </w:r>
      </w:ins>
      <w:r w:rsidR="00A64E7B">
        <w:fldChar w:fldCharType="separate"/>
      </w:r>
      <w:r w:rsidR="009F4579">
        <w:rPr>
          <w:noProof/>
        </w:rPr>
        <w:t>3</w:t>
      </w:r>
      <w:ins w:id="22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2</w:t>
      </w:r>
      <w:ins w:id="2256" w:author="JIE  SUN" w:date="2018-06-21T13:36:00Z">
        <w:r w:rsidR="00A64E7B">
          <w:fldChar w:fldCharType="end"/>
        </w:r>
      </w:ins>
      <w:ins w:id="2257" w:author="jie sun" w:date="2018-04-19T13:00:00Z">
        <w:del w:id="2258" w:author="JIE  SUN" w:date="2018-06-21T13:34:00Z">
          <w:r w:rsidR="00083FE7" w:rsidDel="00A64E7B">
            <w:fldChar w:fldCharType="begin"/>
          </w:r>
          <w:r w:rsidR="00083FE7" w:rsidDel="00A64E7B">
            <w:delInstrText xml:space="preserve"> STYLEREF 1 \s </w:delInstrText>
          </w:r>
        </w:del>
      </w:ins>
      <w:del w:id="2259" w:author="JIE  SUN" w:date="2018-06-21T13:34:00Z">
        <w:r w:rsidR="00083FE7" w:rsidDel="00A64E7B">
          <w:fldChar w:fldCharType="separate"/>
        </w:r>
        <w:r w:rsidR="00083FE7" w:rsidDel="00A64E7B">
          <w:rPr>
            <w:noProof/>
          </w:rPr>
          <w:delText>2</w:delText>
        </w:r>
      </w:del>
      <w:ins w:id="2260" w:author="jie sun" w:date="2018-04-19T13:00:00Z">
        <w:del w:id="22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62" w:author="JIE  SUN" w:date="2018-06-21T13:34:00Z">
        <w:r w:rsidR="00083FE7" w:rsidDel="00A64E7B">
          <w:fldChar w:fldCharType="separate"/>
        </w:r>
      </w:del>
      <w:ins w:id="2263" w:author="jie sun" w:date="2018-04-19T13:00:00Z">
        <w:del w:id="2264" w:author="JIE  SUN" w:date="2018-06-21T13:34:00Z">
          <w:r w:rsidR="00083FE7" w:rsidDel="00A64E7B">
            <w:rPr>
              <w:noProof/>
            </w:rPr>
            <w:delText>5</w:delText>
          </w:r>
          <w:r w:rsidR="00083FE7" w:rsidDel="00A64E7B">
            <w:fldChar w:fldCharType="end"/>
          </w:r>
        </w:del>
      </w:ins>
      <w:ins w:id="2265" w:author="像个男人一样" w:date="2018-03-21T01:37:00Z">
        <w:del w:id="226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67" w:author="像个男人一样" w:date="2018-03-22T11:51:00Z">
        <w:del w:id="2268" w:author="jie sun" w:date="2018-04-10T21:45:00Z">
          <w:r w:rsidDel="00454521">
            <w:delText>5</w:delText>
          </w:r>
        </w:del>
      </w:ins>
      <w:ins w:id="2269" w:author="像个男人一样" w:date="2018-03-21T01:37:00Z">
        <w:del w:id="2270" w:author="jie sun" w:date="2018-04-10T21:45:00Z">
          <w:r w:rsidDel="00454521">
            <w:fldChar w:fldCharType="end"/>
          </w:r>
        </w:del>
        <w:bookmarkStart w:id="2271" w:name="_Toc18127"/>
        <w:bookmarkStart w:id="2272" w:name="_Toc26578"/>
        <w:bookmarkStart w:id="2273" w:name="_Toc8412"/>
        <w:bookmarkStart w:id="2274" w:name="_Toc12599"/>
        <w:bookmarkStart w:id="2275" w:name="_Toc21837"/>
        <w:bookmarkStart w:id="2276" w:name="_Toc8559"/>
        <w:bookmarkStart w:id="2277" w:name="_Toc27490"/>
        <w:bookmarkStart w:id="2278" w:name="_Toc25197"/>
        <w:bookmarkStart w:id="2279" w:name="_Toc9765"/>
        <w:bookmarkStart w:id="2280" w:name="_Toc13735"/>
        <w:bookmarkStart w:id="2281" w:name="_Toc26171"/>
        <w:bookmarkStart w:id="2282" w:name="_Toc707"/>
        <w:bookmarkStart w:id="2283" w:name="_Toc2189"/>
        <w:bookmarkStart w:id="2284" w:name="_Toc30708"/>
        <w:bookmarkStart w:id="2285" w:name="_Toc17006"/>
        <w:bookmarkStart w:id="2286" w:name="_Toc2991"/>
        <w:bookmarkStart w:id="2287" w:name="_Toc1939"/>
        <w:bookmarkStart w:id="2288" w:name="_Toc3934"/>
        <w:bookmarkStart w:id="2289" w:name="_Toc26875"/>
        <w:bookmarkStart w:id="2290" w:name="_Toc19886"/>
        <w:bookmarkStart w:id="2291" w:name="_Toc2765"/>
        <w:bookmarkStart w:id="2292" w:name="_Toc16096"/>
        <w:bookmarkStart w:id="2293" w:name="_Toc15710"/>
        <w:bookmarkStart w:id="2294" w:name="_Toc20115"/>
        <w:bookmarkStart w:id="2295" w:name="_Toc10748"/>
        <w:r>
          <w:rPr>
            <w:rFonts w:hint="eastAsia"/>
          </w:rPr>
          <w:t>:</w:t>
        </w:r>
      </w:ins>
      <w:r w:rsidR="004B68B1">
        <w:t xml:space="preserve"> </w:t>
      </w:r>
      <w:ins w:id="2296" w:author="像个男人一样" w:date="2018-03-21T01:37:00Z">
        <w:r>
          <w:rPr>
            <w:rFonts w:hint="eastAsia"/>
          </w:rPr>
          <w:t xml:space="preserve">A Step, Stride and Heading Determination </w:t>
        </w:r>
      </w:ins>
      <w:ins w:id="2297" w:author="jie sun" w:date="2018-04-16T22:25:00Z">
        <w:r w:rsidR="00857059">
          <w:rPr>
            <w:rFonts w:hint="eastAsia"/>
          </w:rPr>
          <w:t>F</w:t>
        </w:r>
      </w:ins>
      <w:ins w:id="2298" w:author="像个男人一样" w:date="2018-03-21T01:37:00Z">
        <w:del w:id="2299" w:author="jie sun" w:date="2018-04-16T22:25:00Z">
          <w:r w:rsidDel="00857059">
            <w:rPr>
              <w:rFonts w:hint="eastAsia"/>
            </w:rPr>
            <w:delText>f</w:delText>
          </w:r>
        </w:del>
        <w:r>
          <w:rPr>
            <w:rFonts w:hint="eastAsia"/>
          </w:rPr>
          <w:t xml:space="preserve">or </w:t>
        </w:r>
      </w:ins>
      <w:ins w:id="2300" w:author="jie sun" w:date="2018-04-16T22:25:00Z">
        <w:r w:rsidR="00857059">
          <w:rPr>
            <w:rFonts w:hint="eastAsia"/>
          </w:rPr>
          <w:t>T</w:t>
        </w:r>
      </w:ins>
      <w:ins w:id="2301" w:author="像个男人一样" w:date="2018-03-21T01:37:00Z">
        <w:del w:id="2302" w:author="jie sun" w:date="2018-04-16T22:25:00Z">
          <w:r w:rsidDel="00857059">
            <w:rPr>
              <w:rFonts w:hint="eastAsia"/>
            </w:rPr>
            <w:delText>t</w:delText>
          </w:r>
        </w:del>
        <w:r>
          <w:rPr>
            <w:rFonts w:hint="eastAsia"/>
          </w:rPr>
          <w:t>he Pedestrian Navigation System</w:t>
        </w:r>
      </w:ins>
      <w:bookmarkEnd w:id="2252"/>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p>
    <w:p w14:paraId="717EEECD" w14:textId="77777777" w:rsidR="0087014B" w:rsidRDefault="0087014B"/>
    <w:p w14:paraId="2D9C1188" w14:textId="77777777" w:rsidR="0087014B" w:rsidRDefault="00D5184D">
      <w:pPr>
        <w:rPr>
          <w:del w:id="2303" w:author="像个男人一样" w:date="2018-03-22T11:58:00Z"/>
        </w:rPr>
      </w:pPr>
      <w:del w:id="2304" w:author="像个男人一样" w:date="2018-03-21T01:38:00Z">
        <w:r>
          <w:rPr>
            <w:lang w:val="en-US"/>
          </w:rPr>
          <w:delText xml:space="preserve">Picture </w:delText>
        </w:r>
      </w:del>
      <w:ins w:id="2305" w:author="像个男人一样" w:date="2018-03-21T01:38:00Z">
        <w:r>
          <w:rPr>
            <w:rFonts w:hint="eastAsia"/>
            <w:lang w:val="en-US"/>
          </w:rPr>
          <w:t xml:space="preserve">Figure </w:t>
        </w:r>
      </w:ins>
      <w:r>
        <w:t>2.</w:t>
      </w:r>
      <w:del w:id="2306" w:author="像个男人一样" w:date="2018-03-21T01:38:00Z">
        <w:r>
          <w:rPr>
            <w:lang w:val="en-US"/>
          </w:rPr>
          <w:delText>2.2.2</w:delText>
        </w:r>
      </w:del>
      <w:ins w:id="2307" w:author="jie sun" w:date="2018-04-08T18:15:00Z">
        <w:r w:rsidR="00DD7B04">
          <w:rPr>
            <w:lang w:val="en-US"/>
          </w:rPr>
          <w:t>6</w:t>
        </w:r>
      </w:ins>
      <w:del w:id="2308" w:author="像个男人一样" w:date="2018-03-21T01:38:00Z">
        <w:r>
          <w:rPr>
            <w:lang w:val="en-US"/>
          </w:rPr>
          <w:delText xml:space="preserve"> </w:delText>
        </w:r>
      </w:del>
      <w:ins w:id="2309" w:author="像个男人一样" w:date="2018-03-21T01:38:00Z">
        <w:del w:id="2310" w:author="jie sun" w:date="2018-04-08T18:15:00Z">
          <w:r w:rsidDel="00DD7B04">
            <w:rPr>
              <w:rFonts w:hint="eastAsia"/>
              <w:lang w:val="en-US"/>
            </w:rPr>
            <w:delText>5</w:delText>
          </w:r>
        </w:del>
      </w:ins>
      <w:ins w:id="2311" w:author="jie sun" w:date="2018-04-08T17:22:00Z">
        <w:r w:rsidR="003138CC">
          <w:rPr>
            <w:lang w:val="en-US"/>
          </w:rPr>
          <w:t xml:space="preserve"> </w:t>
        </w:r>
      </w:ins>
      <w:del w:id="2312" w:author="jie sun" w:date="2018-04-08T18:12:00Z">
        <w:r w:rsidDel="006827B3">
          <w:delText>below</w:delText>
        </w:r>
      </w:del>
      <w:ins w:id="2313" w:author="jie sun" w:date="2018-04-08T18:15:00Z">
        <w:r w:rsidR="00DD7B04">
          <w:t>below</w:t>
        </w:r>
      </w:ins>
      <w:del w:id="2314" w:author="jie sun" w:date="2018-04-08T18:12:00Z">
        <w:r w:rsidDel="006827B3">
          <w:delText xml:space="preserve"> </w:delText>
        </w:r>
      </w:del>
      <w:ins w:id="2315"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16" w:author="jie sun" w:date="2018-04-08T18:12:00Z">
        <w:r w:rsidDel="00DD7B04">
          <w:delText xml:space="preserve">judged </w:delText>
        </w:r>
      </w:del>
      <w:ins w:id="2317" w:author="jie sun" w:date="2018-04-08T18:12:00Z">
        <w:r w:rsidR="00DD7B04">
          <w:t xml:space="preserve">got </w:t>
        </w:r>
      </w:ins>
      <w:r>
        <w:t>from this picture</w:t>
      </w:r>
      <w:del w:id="2318" w:author="jie sun" w:date="2018-04-08T17:23:00Z">
        <w:r w:rsidDel="003138CC">
          <w:delText>. S</w:delText>
        </w:r>
      </w:del>
      <w:ins w:id="2319"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320" w:author="像个男人一样" w:date="2018-03-21T01:38:00Z">
          <w:pPr>
            <w:pStyle w:val="Subtitle"/>
          </w:pPr>
        </w:pPrChange>
      </w:pPr>
      <w:del w:id="2321" w:author="像个男人一样" w:date="2018-03-22T11:58:00Z">
        <w:r>
          <w:delText xml:space="preserve">Figure 2. </w:delText>
        </w:r>
        <w:r>
          <w:fldChar w:fldCharType="begin"/>
        </w:r>
        <w:r>
          <w:delInstrText xml:space="preserve"> SEQ Figure_2. \* ARABIC </w:delInstrText>
        </w:r>
        <w:r>
          <w:fldChar w:fldCharType="separate"/>
        </w:r>
      </w:del>
      <w:ins w:id="2322" w:author="像个男人一样" w:date="2018-03-22T11:51:00Z">
        <w:del w:id="2323" w:author="像个男人一样" w:date="2018-03-22T11:58:00Z">
          <w:r>
            <w:rPr>
              <w:b/>
            </w:rPr>
            <w:delText>错误！未指定顺序。</w:delText>
          </w:r>
        </w:del>
      </w:ins>
      <w:ins w:id="2324" w:author="像个男人一样" w:date="2018-03-21T23:39:00Z">
        <w:del w:id="2325" w:author="像个男人一样" w:date="2018-03-22T11:58:00Z">
          <w:r>
            <w:rPr>
              <w:b/>
            </w:rPr>
            <w:delText>错误！未指定顺序。</w:delText>
          </w:r>
        </w:del>
      </w:ins>
      <w:ins w:id="2326" w:author="像个男人一样" w:date="2018-03-21T23:10:00Z">
        <w:del w:id="2327" w:author="像个男人一样" w:date="2018-03-22T11:58:00Z">
          <w:r>
            <w:rPr>
              <w:b/>
            </w:rPr>
            <w:delText>错误！未指定顺序。</w:delText>
          </w:r>
        </w:del>
      </w:ins>
      <w:ins w:id="2328" w:author="像个男人一样" w:date="2018-03-21T23:08:00Z">
        <w:del w:id="2329" w:author="像个男人一样" w:date="2018-03-22T11:58:00Z">
          <w:r>
            <w:rPr>
              <w:b/>
            </w:rPr>
            <w:delText>错误！未指定顺序。</w:delText>
          </w:r>
        </w:del>
      </w:ins>
      <w:ins w:id="2330" w:author="像个男人一样" w:date="2018-03-21T02:33:00Z">
        <w:del w:id="2331" w:author="像个男人一样" w:date="2018-03-22T11:58:00Z">
          <w:r>
            <w:rPr>
              <w:b/>
            </w:rPr>
            <w:delText>错误！未指定顺序。错误！未指定顺序。</w:delText>
          </w:r>
        </w:del>
      </w:ins>
      <w:ins w:id="2332" w:author="像个男人一样" w:date="2018-03-21T02:31:00Z">
        <w:del w:id="2333" w:author="像个男人一样" w:date="2018-03-22T11:58:00Z">
          <w:r>
            <w:rPr>
              <w:b/>
            </w:rPr>
            <w:delText>错误！未指定顺序。</w:delText>
          </w:r>
        </w:del>
      </w:ins>
      <w:ins w:id="2334" w:author="像个男人一样" w:date="2018-03-21T02:30:00Z">
        <w:del w:id="2335" w:author="像个男人一样" w:date="2018-03-22T11:58:00Z">
          <w:r>
            <w:rPr>
              <w:b/>
            </w:rPr>
            <w:delText>错误！未指定顺序。</w:delText>
          </w:r>
        </w:del>
      </w:ins>
      <w:ins w:id="2336" w:author="像个男人一样" w:date="2018-03-21T02:29:00Z">
        <w:del w:id="2337" w:author="像个男人一样" w:date="2018-03-22T11:58:00Z">
          <w:r>
            <w:rPr>
              <w:b/>
            </w:rPr>
            <w:delText>错误！未指定顺序。错误！未指定顺序。</w:delText>
          </w:r>
        </w:del>
      </w:ins>
      <w:ins w:id="2338" w:author="像个男人一样" w:date="2018-03-21T02:26:00Z">
        <w:del w:id="2339" w:author="像个男人一样" w:date="2018-03-22T11:58:00Z">
          <w:r>
            <w:rPr>
              <w:b/>
            </w:rPr>
            <w:delText>错误！未指定顺序。</w:delText>
          </w:r>
        </w:del>
      </w:ins>
      <w:ins w:id="2340" w:author="像个男人一样" w:date="2018-03-21T02:25:00Z">
        <w:del w:id="2341" w:author="像个男人一样" w:date="2018-03-22T11:58:00Z">
          <w:r>
            <w:rPr>
              <w:b/>
            </w:rPr>
            <w:delText>错误！未指定顺序。</w:delText>
          </w:r>
        </w:del>
      </w:ins>
      <w:ins w:id="2342" w:author="像个男人一样" w:date="2018-03-21T02:24:00Z">
        <w:del w:id="2343" w:author="像个男人一样" w:date="2018-03-22T11:58:00Z">
          <w:r>
            <w:rPr>
              <w:b/>
            </w:rPr>
            <w:delText>错误！未指定顺序。</w:delText>
          </w:r>
        </w:del>
      </w:ins>
      <w:ins w:id="2344" w:author="像个男人一样" w:date="2018-03-21T02:23:00Z">
        <w:del w:id="2345" w:author="像个男人一样" w:date="2018-03-22T11:58:00Z">
          <w:r>
            <w:rPr>
              <w:b/>
            </w:rPr>
            <w:delText>错误！未指定顺序。</w:delText>
          </w:r>
        </w:del>
      </w:ins>
      <w:ins w:id="2346" w:author="像个男人一样" w:date="2018-03-21T02:22:00Z">
        <w:del w:id="2347" w:author="像个男人一样" w:date="2018-03-22T11:58:00Z">
          <w:r>
            <w:rPr>
              <w:b/>
            </w:rPr>
            <w:delText>错误！未指定顺序。</w:delText>
          </w:r>
        </w:del>
      </w:ins>
      <w:ins w:id="2348" w:author="像个男人一样" w:date="2018-03-21T02:17:00Z">
        <w:del w:id="2349" w:author="像个男人一样" w:date="2018-03-22T11:58:00Z">
          <w:r>
            <w:rPr>
              <w:b/>
            </w:rPr>
            <w:delText>错误！未指定顺序。错误！未指定顺序。错误！未指定顺序。</w:delText>
          </w:r>
        </w:del>
      </w:ins>
      <w:ins w:id="2350" w:author="像个男人一样" w:date="2018-03-21T02:15:00Z">
        <w:del w:id="2351" w:author="像个男人一样" w:date="2018-03-22T11:58:00Z">
          <w:r>
            <w:rPr>
              <w:b/>
            </w:rPr>
            <w:delText>错误！未指定顺序。</w:delText>
          </w:r>
        </w:del>
      </w:ins>
      <w:ins w:id="2352" w:author="像个男人一样" w:date="2018-03-21T02:14:00Z">
        <w:del w:id="2353" w:author="像个男人一样" w:date="2018-03-22T11:58:00Z">
          <w:r>
            <w:rPr>
              <w:b/>
            </w:rPr>
            <w:delText>错误！未指定顺序。</w:delText>
          </w:r>
        </w:del>
      </w:ins>
      <w:ins w:id="2354" w:author="像个男人一样" w:date="2018-03-21T02:13:00Z">
        <w:del w:id="2355" w:author="像个男人一样" w:date="2018-03-22T11:58:00Z">
          <w:r>
            <w:rPr>
              <w:b/>
            </w:rPr>
            <w:delText>错误！未指定顺序。</w:delText>
          </w:r>
        </w:del>
      </w:ins>
      <w:ins w:id="2356" w:author="像个男人一样" w:date="2018-03-21T02:12:00Z">
        <w:del w:id="2357" w:author="像个男人一样" w:date="2018-03-22T11:58:00Z">
          <w:r>
            <w:rPr>
              <w:b/>
            </w:rPr>
            <w:delText>错误！未指定顺序。</w:delText>
          </w:r>
        </w:del>
      </w:ins>
      <w:ins w:id="2358" w:author="像个男人一样" w:date="2018-03-21T02:02:00Z">
        <w:del w:id="2359" w:author="像个男人一样" w:date="2018-03-22T11:58:00Z">
          <w:r>
            <w:rPr>
              <w:b/>
            </w:rPr>
            <w:delText>错误！未指定顺序。错误！未指定顺序。</w:delText>
          </w:r>
        </w:del>
      </w:ins>
      <w:ins w:id="2360" w:author="像个男人一样" w:date="2018-03-21T02:01:00Z">
        <w:del w:id="2361" w:author="像个男人一样" w:date="2018-03-22T11:58:00Z">
          <w:r>
            <w:rPr>
              <w:b/>
            </w:rPr>
            <w:delText>错误！未指定顺序。</w:delText>
          </w:r>
        </w:del>
      </w:ins>
      <w:ins w:id="2362" w:author="像个男人一样" w:date="2018-03-21T02:00:00Z">
        <w:del w:id="2363" w:author="像个男人一样" w:date="2018-03-22T11:58:00Z">
          <w:r>
            <w:rPr>
              <w:b/>
            </w:rPr>
            <w:delText>错误！未指定顺序。</w:delText>
          </w:r>
        </w:del>
      </w:ins>
      <w:ins w:id="2364" w:author="像个男人一样" w:date="2018-03-21T01:59:00Z">
        <w:del w:id="2365" w:author="像个男人一样" w:date="2018-03-22T11:58:00Z">
          <w:r>
            <w:rPr>
              <w:b/>
            </w:rPr>
            <w:delText>错误！未指定顺序。</w:delText>
          </w:r>
        </w:del>
      </w:ins>
      <w:ins w:id="2366" w:author="像个男人一样" w:date="2018-03-21T01:58:00Z">
        <w:del w:id="2367" w:author="像个男人一样" w:date="2018-03-22T11:58:00Z">
          <w:r>
            <w:rPr>
              <w:b/>
            </w:rPr>
            <w:delText>错误！未指定顺序。错误！未指定顺序。</w:delText>
          </w:r>
        </w:del>
      </w:ins>
      <w:ins w:id="2368" w:author="像个男人一样" w:date="2018-03-21T01:57:00Z">
        <w:del w:id="2369" w:author="像个男人一样" w:date="2018-03-22T11:58:00Z">
          <w:r>
            <w:rPr>
              <w:b/>
            </w:rPr>
            <w:delText>错误！未指定顺序。</w:delText>
          </w:r>
        </w:del>
      </w:ins>
      <w:ins w:id="2370" w:author="像个男人一样" w:date="2018-03-21T01:48:00Z">
        <w:del w:id="2371" w:author="像个男人一样" w:date="2018-03-22T11:58:00Z">
          <w:r>
            <w:rPr>
              <w:b/>
            </w:rPr>
            <w:delText>错误！未指定顺序。错误！未指定顺序。</w:delText>
          </w:r>
        </w:del>
      </w:ins>
      <w:ins w:id="2372" w:author="像个男人一样" w:date="2018-03-21T01:47:00Z">
        <w:del w:id="2373" w:author="像个男人一样" w:date="2018-03-22T11:58:00Z">
          <w:r>
            <w:rPr>
              <w:b/>
            </w:rPr>
            <w:delText>错误！未指定顺序。</w:delText>
          </w:r>
        </w:del>
      </w:ins>
      <w:ins w:id="2374" w:author="像个男人一样" w:date="2018-03-21T01:46:00Z">
        <w:del w:id="2375" w:author="像个男人一样" w:date="2018-03-22T11:58:00Z">
          <w:r>
            <w:rPr>
              <w:b/>
            </w:rPr>
            <w:delText>错误！未指定顺序。</w:delText>
          </w:r>
        </w:del>
      </w:ins>
      <w:ins w:id="2376" w:author="像个男人一样" w:date="2018-03-21T01:45:00Z">
        <w:del w:id="2377" w:author="像个男人一样" w:date="2018-03-22T11:58:00Z">
          <w:r>
            <w:rPr>
              <w:b/>
            </w:rPr>
            <w:delText>错误！未指定顺序。错误！未指定顺序。</w:delText>
          </w:r>
        </w:del>
      </w:ins>
      <w:ins w:id="2378" w:author="像个男人一样" w:date="2018-03-21T01:43:00Z">
        <w:del w:id="2379" w:author="像个男人一样" w:date="2018-03-22T11:58:00Z">
          <w:r>
            <w:rPr>
              <w:b/>
            </w:rPr>
            <w:delText>错误！未指定顺序。</w:delText>
          </w:r>
        </w:del>
      </w:ins>
      <w:ins w:id="2380" w:author="像个男人一样" w:date="2018-03-21T01:42:00Z">
        <w:del w:id="2381" w:author="像个男人一样" w:date="2018-03-22T11:58:00Z">
          <w:r>
            <w:rPr>
              <w:b/>
            </w:rPr>
            <w:delText>错误！未指定顺序。</w:delText>
          </w:r>
        </w:del>
      </w:ins>
      <w:ins w:id="2382" w:author="像个男人一样" w:date="2018-03-21T01:40:00Z">
        <w:del w:id="2383" w:author="像个男人一样" w:date="2018-03-22T11:58:00Z">
          <w:r>
            <w:rPr>
              <w:b/>
            </w:rPr>
            <w:delText>错误！未指定顺序。错误！未指定顺序。</w:delText>
          </w:r>
        </w:del>
      </w:ins>
      <w:ins w:id="2384" w:author="像个男人一样" w:date="2018-03-21T01:39:00Z">
        <w:del w:id="2385" w:author="像个男人一样" w:date="2018-03-22T11:58:00Z">
          <w:r>
            <w:rPr>
              <w:b/>
            </w:rPr>
            <w:delText>错误！未指定顺序。</w:delText>
          </w:r>
        </w:del>
      </w:ins>
      <w:del w:id="2386" w:author="像个男人一样" w:date="2018-03-22T11:58:00Z">
        <w:r>
          <w:delText>6</w:delText>
        </w:r>
        <w:r>
          <w:fldChar w:fldCharType="end"/>
        </w:r>
      </w:del>
      <w:del w:id="2387" w:author="像个男人一样" w:date="2018-03-21T01:38:00Z">
        <w:r>
          <w:delText xml:space="preserve"> The three axes data of the accelerometer from iPhone</w:delText>
        </w:r>
      </w:del>
    </w:p>
    <w:p w14:paraId="1704C3FB" w14:textId="77777777" w:rsidR="0087014B" w:rsidRDefault="00D5184D">
      <w:pPr>
        <w:jc w:val="center"/>
        <w:rPr>
          <w:ins w:id="2388" w:author="像个男人一样" w:date="2018-03-21T01:38:00Z"/>
        </w:rPr>
        <w:pPrChange w:id="2389"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DF41E3" w14:textId="3ED9ED36" w:rsidR="0087014B" w:rsidRDefault="00D5184D">
      <w:pPr>
        <w:pStyle w:val="Caption"/>
        <w:jc w:val="center"/>
        <w:pPrChange w:id="2390" w:author="jie sun" w:date="2018-04-16T21:33:00Z">
          <w:pPr/>
        </w:pPrChange>
      </w:pPr>
      <w:bookmarkStart w:id="2391" w:name="_Toc517801876"/>
      <w:ins w:id="2392" w:author="像个男人一样" w:date="2018-03-21T01:38:00Z">
        <w:r>
          <w:t xml:space="preserve">Figure </w:t>
        </w:r>
      </w:ins>
      <w:ins w:id="2393" w:author="JIE  SUN" w:date="2018-06-21T13:36:00Z">
        <w:r w:rsidR="00A64E7B">
          <w:fldChar w:fldCharType="begin"/>
        </w:r>
        <w:r w:rsidR="00A64E7B">
          <w:instrText xml:space="preserve"> STYLEREF 1 \s </w:instrText>
        </w:r>
      </w:ins>
      <w:r w:rsidR="00A64E7B">
        <w:fldChar w:fldCharType="separate"/>
      </w:r>
      <w:r w:rsidR="009F4579">
        <w:rPr>
          <w:noProof/>
        </w:rPr>
        <w:t>3</w:t>
      </w:r>
      <w:ins w:id="239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3</w:t>
      </w:r>
      <w:ins w:id="2395" w:author="JIE  SUN" w:date="2018-06-21T13:36:00Z">
        <w:r w:rsidR="00A64E7B">
          <w:fldChar w:fldCharType="end"/>
        </w:r>
      </w:ins>
      <w:ins w:id="2396" w:author="jie sun" w:date="2018-04-19T13:00:00Z">
        <w:del w:id="2397" w:author="JIE  SUN" w:date="2018-06-21T13:34:00Z">
          <w:r w:rsidR="00083FE7" w:rsidDel="00A64E7B">
            <w:fldChar w:fldCharType="begin"/>
          </w:r>
          <w:r w:rsidR="00083FE7" w:rsidDel="00A64E7B">
            <w:delInstrText xml:space="preserve"> STYLEREF 1 \s </w:delInstrText>
          </w:r>
        </w:del>
      </w:ins>
      <w:del w:id="2398" w:author="JIE  SUN" w:date="2018-06-21T13:34:00Z">
        <w:r w:rsidR="00083FE7" w:rsidDel="00A64E7B">
          <w:fldChar w:fldCharType="separate"/>
        </w:r>
        <w:r w:rsidR="00083FE7" w:rsidDel="00A64E7B">
          <w:rPr>
            <w:noProof/>
          </w:rPr>
          <w:delText>2</w:delText>
        </w:r>
      </w:del>
      <w:ins w:id="2399" w:author="jie sun" w:date="2018-04-19T13:00:00Z">
        <w:del w:id="240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01" w:author="JIE  SUN" w:date="2018-06-21T13:34:00Z">
        <w:r w:rsidR="00083FE7" w:rsidDel="00A64E7B">
          <w:fldChar w:fldCharType="separate"/>
        </w:r>
      </w:del>
      <w:ins w:id="2402" w:author="jie sun" w:date="2018-04-19T13:00:00Z">
        <w:del w:id="2403" w:author="JIE  SUN" w:date="2018-06-21T13:34:00Z">
          <w:r w:rsidR="00083FE7" w:rsidDel="00A64E7B">
            <w:rPr>
              <w:noProof/>
            </w:rPr>
            <w:delText>6</w:delText>
          </w:r>
          <w:r w:rsidR="00083FE7" w:rsidDel="00A64E7B">
            <w:fldChar w:fldCharType="end"/>
          </w:r>
        </w:del>
      </w:ins>
      <w:ins w:id="2404" w:author="像个男人一样" w:date="2018-03-21T01:38:00Z">
        <w:del w:id="240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406" w:author="像个男人一样" w:date="2018-03-22T11:51:00Z">
        <w:del w:id="2407" w:author="jie sun" w:date="2018-04-10T21:45:00Z">
          <w:r w:rsidDel="00454521">
            <w:delText>6</w:delText>
          </w:r>
        </w:del>
      </w:ins>
      <w:ins w:id="2408" w:author="像个男人一样" w:date="2018-03-21T01:38:00Z">
        <w:del w:id="2409" w:author="jie sun" w:date="2018-04-10T21:45:00Z">
          <w:r w:rsidDel="00454521">
            <w:fldChar w:fldCharType="end"/>
          </w:r>
        </w:del>
        <w:bookmarkStart w:id="2410" w:name="_Toc9582"/>
        <w:bookmarkStart w:id="2411" w:name="_Toc29940"/>
        <w:bookmarkStart w:id="2412" w:name="_Toc1696"/>
        <w:bookmarkStart w:id="2413" w:name="_Toc19466"/>
        <w:bookmarkStart w:id="2414" w:name="_Toc387"/>
        <w:bookmarkStart w:id="2415" w:name="_Toc28628"/>
        <w:bookmarkStart w:id="2416" w:name="_Toc15491"/>
        <w:bookmarkStart w:id="2417" w:name="_Toc1656"/>
        <w:bookmarkStart w:id="2418" w:name="_Toc2452"/>
        <w:bookmarkStart w:id="2419" w:name="_Toc17438"/>
        <w:bookmarkStart w:id="2420" w:name="_Toc1373"/>
        <w:bookmarkStart w:id="2421" w:name="_Toc30426"/>
        <w:bookmarkStart w:id="2422" w:name="_Toc12246"/>
        <w:bookmarkStart w:id="2423" w:name="_Toc7459"/>
        <w:bookmarkStart w:id="2424" w:name="_Toc10065"/>
        <w:bookmarkStart w:id="2425" w:name="_Toc3980"/>
        <w:bookmarkStart w:id="2426" w:name="_Toc343"/>
        <w:bookmarkStart w:id="2427" w:name="_Toc13466"/>
        <w:bookmarkStart w:id="2428" w:name="_Toc15005"/>
        <w:bookmarkStart w:id="2429" w:name="_Toc10603"/>
        <w:bookmarkStart w:id="2430" w:name="_Toc11415"/>
        <w:bookmarkStart w:id="2431" w:name="_Toc3963"/>
        <w:bookmarkStart w:id="2432" w:name="_Toc12811"/>
        <w:bookmarkStart w:id="2433" w:name="_Toc6237"/>
        <w:bookmarkStart w:id="2434" w:name="_Toc23021"/>
        <w:r>
          <w:rPr>
            <w:rFonts w:hint="eastAsia"/>
          </w:rPr>
          <w:t xml:space="preserve">:The </w:t>
        </w:r>
      </w:ins>
      <w:ins w:id="2435" w:author="jie sun" w:date="2018-04-16T22:26:00Z">
        <w:r w:rsidR="00AD0BC6">
          <w:rPr>
            <w:rFonts w:hint="eastAsia"/>
          </w:rPr>
          <w:t>T</w:t>
        </w:r>
      </w:ins>
      <w:ins w:id="2436" w:author="像个男人一样" w:date="2018-03-21T01:38:00Z">
        <w:del w:id="2437" w:author="jie sun" w:date="2018-04-16T22:26:00Z">
          <w:r w:rsidDel="00AD0BC6">
            <w:rPr>
              <w:rFonts w:hint="eastAsia"/>
            </w:rPr>
            <w:delText>t</w:delText>
          </w:r>
        </w:del>
        <w:r>
          <w:rPr>
            <w:rFonts w:hint="eastAsia"/>
          </w:rPr>
          <w:t>hree</w:t>
        </w:r>
      </w:ins>
      <w:ins w:id="2438" w:author="jie sun" w:date="2018-04-16T22:26:00Z">
        <w:r w:rsidR="00AD0BC6">
          <w:t xml:space="preserve"> </w:t>
        </w:r>
        <w:r w:rsidR="00AD0BC6">
          <w:rPr>
            <w:rFonts w:hint="eastAsia"/>
          </w:rPr>
          <w:t>A</w:t>
        </w:r>
      </w:ins>
      <w:ins w:id="2439" w:author="像个男人一样" w:date="2018-03-21T01:38:00Z">
        <w:del w:id="2440" w:author="jie sun" w:date="2018-04-16T22:26:00Z">
          <w:r w:rsidDel="00AD0BC6">
            <w:rPr>
              <w:rFonts w:hint="eastAsia"/>
            </w:rPr>
            <w:delText xml:space="preserve"> a</w:delText>
          </w:r>
        </w:del>
        <w:r>
          <w:rPr>
            <w:rFonts w:hint="eastAsia"/>
          </w:rPr>
          <w:t xml:space="preserve">xes </w:t>
        </w:r>
      </w:ins>
      <w:ins w:id="2441" w:author="jie sun" w:date="2018-04-16T22:26:00Z">
        <w:r w:rsidR="00AD0BC6">
          <w:rPr>
            <w:rFonts w:hint="eastAsia"/>
          </w:rPr>
          <w:t>D</w:t>
        </w:r>
      </w:ins>
      <w:ins w:id="2442" w:author="像个男人一样" w:date="2018-03-21T01:38:00Z">
        <w:del w:id="2443" w:author="jie sun" w:date="2018-04-16T22:26:00Z">
          <w:r w:rsidDel="00AD0BC6">
            <w:rPr>
              <w:rFonts w:hint="eastAsia"/>
            </w:rPr>
            <w:delText>d</w:delText>
          </w:r>
        </w:del>
        <w:r>
          <w:rPr>
            <w:rFonts w:hint="eastAsia"/>
          </w:rPr>
          <w:t xml:space="preserve">ata </w:t>
        </w:r>
      </w:ins>
      <w:ins w:id="2444" w:author="jie sun" w:date="2018-04-16T22:26:00Z">
        <w:r w:rsidR="00AD0BC6">
          <w:rPr>
            <w:rFonts w:hint="eastAsia"/>
          </w:rPr>
          <w:t>O</w:t>
        </w:r>
      </w:ins>
      <w:ins w:id="2445" w:author="像个男人一样" w:date="2018-03-21T01:38:00Z">
        <w:del w:id="2446" w:author="jie sun" w:date="2018-04-16T22:26:00Z">
          <w:r w:rsidDel="00AD0BC6">
            <w:rPr>
              <w:rFonts w:hint="eastAsia"/>
            </w:rPr>
            <w:delText>o</w:delText>
          </w:r>
        </w:del>
        <w:r>
          <w:rPr>
            <w:rFonts w:hint="eastAsia"/>
          </w:rPr>
          <w:t xml:space="preserve">f </w:t>
        </w:r>
      </w:ins>
      <w:ins w:id="2447" w:author="jie sun" w:date="2018-04-16T22:26:00Z">
        <w:r w:rsidR="00AD0BC6">
          <w:rPr>
            <w:rFonts w:hint="eastAsia"/>
          </w:rPr>
          <w:t>T</w:t>
        </w:r>
      </w:ins>
      <w:ins w:id="2448" w:author="像个男人一样" w:date="2018-03-21T01:38:00Z">
        <w:del w:id="2449" w:author="jie sun" w:date="2018-04-16T22:26:00Z">
          <w:r w:rsidDel="00AD0BC6">
            <w:rPr>
              <w:rFonts w:hint="eastAsia"/>
            </w:rPr>
            <w:delText>t</w:delText>
          </w:r>
        </w:del>
        <w:r>
          <w:rPr>
            <w:rFonts w:hint="eastAsia"/>
          </w:rPr>
          <w:t xml:space="preserve">he </w:t>
        </w:r>
      </w:ins>
      <w:ins w:id="2450" w:author="jie sun" w:date="2018-04-16T22:26:00Z">
        <w:r w:rsidR="00AD0BC6">
          <w:rPr>
            <w:rFonts w:hint="eastAsia"/>
          </w:rPr>
          <w:t>A</w:t>
        </w:r>
      </w:ins>
      <w:ins w:id="2451" w:author="像个男人一样" w:date="2018-03-21T01:38:00Z">
        <w:del w:id="2452" w:author="jie sun" w:date="2018-04-16T22:26:00Z">
          <w:r w:rsidDel="00AD0BC6">
            <w:rPr>
              <w:rFonts w:hint="eastAsia"/>
            </w:rPr>
            <w:delText>a</w:delText>
          </w:r>
        </w:del>
        <w:r>
          <w:rPr>
            <w:rFonts w:hint="eastAsia"/>
          </w:rPr>
          <w:t xml:space="preserve">ccelerometer </w:t>
        </w:r>
      </w:ins>
      <w:ins w:id="2453" w:author="jie sun" w:date="2018-04-16T22:26:00Z">
        <w:r w:rsidR="00AD0BC6">
          <w:rPr>
            <w:rFonts w:hint="eastAsia"/>
          </w:rPr>
          <w:t>F</w:t>
        </w:r>
      </w:ins>
      <w:ins w:id="2454" w:author="像个男人一样" w:date="2018-03-21T01:38:00Z">
        <w:del w:id="2455" w:author="jie sun" w:date="2018-04-16T22:26:00Z">
          <w:r w:rsidDel="00AD0BC6">
            <w:rPr>
              <w:rFonts w:hint="eastAsia"/>
            </w:rPr>
            <w:delText>f</w:delText>
          </w:r>
        </w:del>
        <w:r>
          <w:rPr>
            <w:rFonts w:hint="eastAsia"/>
          </w:rPr>
          <w:t>rom iPhone</w:t>
        </w:r>
      </w:ins>
      <w:bookmarkEnd w:id="2391"/>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0BEF62CE" w14:textId="32C63115" w:rsidR="0087014B" w:rsidDel="00172B7C" w:rsidRDefault="00172B7C" w:rsidP="00E21CA1">
      <w:pPr>
        <w:rPr>
          <w:del w:id="2456" w:author="jie sun" w:date="2018-04-08T18:21:00Z"/>
        </w:rPr>
      </w:pPr>
      <w:ins w:id="2457" w:author="jie sun" w:date="2018-04-08T18:19:00Z">
        <w:r>
          <w:lastRenderedPageBreak/>
          <w:t>Even</w:t>
        </w:r>
        <w:r w:rsidR="004256CC">
          <w:t xml:space="preserve"> the direction of the phone in the pocket is unpredictable, the </w:t>
        </w:r>
      </w:ins>
      <w:ins w:id="2458" w:author="jie sun" w:date="2018-04-08T18:20:00Z">
        <w:r>
          <w:t>general tend</w:t>
        </w:r>
      </w:ins>
      <w:ins w:id="2459" w:author="jie sun" w:date="2018-06-09T16:48:00Z">
        <w:r w:rsidR="007768FC">
          <w:t>s</w:t>
        </w:r>
      </w:ins>
      <w:ins w:id="2460" w:author="jie sun" w:date="2018-04-08T18:20:00Z">
        <w:r>
          <w:t xml:space="preserve"> can be got.</w:t>
        </w:r>
        <w:r>
          <w:rPr>
            <w:rFonts w:hint="eastAsia"/>
          </w:rPr>
          <w:t xml:space="preserve"> </w:t>
        </w:r>
      </w:ins>
      <w:del w:id="2461" w:author="jie sun" w:date="2018-04-08T18:21:00Z">
        <w:r w:rsidR="00D5184D" w:rsidDel="00FC1DF2">
          <w:delText>we can calculate a peak value and a bottom value during one step.</w:delText>
        </w:r>
      </w:del>
    </w:p>
    <w:p w14:paraId="79AE3B4B" w14:textId="6585ECE3" w:rsidR="0087014B" w:rsidRDefault="00D5184D">
      <w:pPr>
        <w:rPr>
          <w:del w:id="2462" w:author="像个男人一样" w:date="2018-03-22T11:58:00Z"/>
        </w:rPr>
      </w:pPr>
      <w:del w:id="2463" w:author="jie sun" w:date="2018-04-08T18:21:00Z">
        <w:r w:rsidDel="00FC1DF2">
          <w:delText xml:space="preserve">And </w:delText>
        </w:r>
      </w:del>
      <w:r w:rsidR="00E21CA1">
        <w:t xml:space="preserve">We </w:t>
      </w:r>
      <w:r>
        <w:t xml:space="preserve">can </w:t>
      </w:r>
      <w:r w:rsidR="00E21CA1">
        <w:t xml:space="preserve">normally </w:t>
      </w:r>
      <w:r>
        <w:t xml:space="preserve">use the sum formula </w:t>
      </w:r>
      <w:r>
        <w:rPr>
          <w:rPrChange w:id="2464"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65" w:author="jie sun" w:date="2018-04-08T18:21:00Z">
          <w:pPr>
            <w:pStyle w:val="Subtitle"/>
          </w:pPr>
        </w:pPrChange>
      </w:pPr>
      <w:del w:id="2466" w:author="像个男人一样" w:date="2018-03-22T11:58:00Z">
        <w:r>
          <w:delText xml:space="preserve">Figure 2. </w:delText>
        </w:r>
        <w:r>
          <w:fldChar w:fldCharType="begin"/>
        </w:r>
        <w:r>
          <w:delInstrText xml:space="preserve"> SEQ Figure_2. \* ARABIC </w:delInstrText>
        </w:r>
        <w:r>
          <w:fldChar w:fldCharType="separate"/>
        </w:r>
      </w:del>
      <w:ins w:id="2467" w:author="像个男人一样" w:date="2018-03-22T11:51:00Z">
        <w:del w:id="2468" w:author="像个男人一样" w:date="2018-03-22T11:58:00Z">
          <w:r>
            <w:rPr>
              <w:b/>
            </w:rPr>
            <w:delText>错误！未指定顺序。</w:delText>
          </w:r>
        </w:del>
      </w:ins>
      <w:ins w:id="2469" w:author="像个男人一样" w:date="2018-03-21T23:39:00Z">
        <w:del w:id="2470" w:author="像个男人一样" w:date="2018-03-22T11:58:00Z">
          <w:r>
            <w:rPr>
              <w:b/>
            </w:rPr>
            <w:delText>错误！未指定顺序。</w:delText>
          </w:r>
        </w:del>
      </w:ins>
      <w:ins w:id="2471" w:author="像个男人一样" w:date="2018-03-21T23:10:00Z">
        <w:del w:id="2472" w:author="像个男人一样" w:date="2018-03-22T11:58:00Z">
          <w:r>
            <w:rPr>
              <w:b/>
            </w:rPr>
            <w:delText>错误！未指定顺序。</w:delText>
          </w:r>
        </w:del>
      </w:ins>
      <w:ins w:id="2473" w:author="像个男人一样" w:date="2018-03-21T23:08:00Z">
        <w:del w:id="2474" w:author="像个男人一样" w:date="2018-03-22T11:58:00Z">
          <w:r>
            <w:rPr>
              <w:b/>
            </w:rPr>
            <w:delText>错误！未指定顺序。</w:delText>
          </w:r>
        </w:del>
      </w:ins>
      <w:ins w:id="2475" w:author="像个男人一样" w:date="2018-03-21T02:33:00Z">
        <w:del w:id="2476" w:author="像个男人一样" w:date="2018-03-22T11:58:00Z">
          <w:r>
            <w:rPr>
              <w:b/>
            </w:rPr>
            <w:delText>错误！未指定顺序。错误！未指定顺序。</w:delText>
          </w:r>
        </w:del>
      </w:ins>
      <w:ins w:id="2477" w:author="像个男人一样" w:date="2018-03-21T02:31:00Z">
        <w:del w:id="2478" w:author="像个男人一样" w:date="2018-03-22T11:58:00Z">
          <w:r>
            <w:rPr>
              <w:b/>
            </w:rPr>
            <w:delText>错误！未指定顺序。</w:delText>
          </w:r>
        </w:del>
      </w:ins>
      <w:ins w:id="2479" w:author="像个男人一样" w:date="2018-03-21T02:30:00Z">
        <w:del w:id="2480" w:author="像个男人一样" w:date="2018-03-22T11:58:00Z">
          <w:r>
            <w:rPr>
              <w:b/>
            </w:rPr>
            <w:delText>错误！未指定顺序。</w:delText>
          </w:r>
        </w:del>
      </w:ins>
      <w:ins w:id="2481" w:author="像个男人一样" w:date="2018-03-21T02:29:00Z">
        <w:del w:id="2482" w:author="像个男人一样" w:date="2018-03-22T11:58:00Z">
          <w:r>
            <w:rPr>
              <w:b/>
            </w:rPr>
            <w:delText>错误！未指定顺序。错误！未指定顺序。</w:delText>
          </w:r>
        </w:del>
      </w:ins>
      <w:ins w:id="2483" w:author="像个男人一样" w:date="2018-03-21T02:26:00Z">
        <w:del w:id="2484" w:author="像个男人一样" w:date="2018-03-22T11:58:00Z">
          <w:r>
            <w:rPr>
              <w:b/>
            </w:rPr>
            <w:delText>错误！未指定顺序。</w:delText>
          </w:r>
        </w:del>
      </w:ins>
      <w:ins w:id="2485" w:author="像个男人一样" w:date="2018-03-21T02:25:00Z">
        <w:del w:id="2486" w:author="像个男人一样" w:date="2018-03-22T11:58:00Z">
          <w:r>
            <w:rPr>
              <w:b/>
            </w:rPr>
            <w:delText>错误！未指定顺序。</w:delText>
          </w:r>
        </w:del>
      </w:ins>
      <w:ins w:id="2487" w:author="像个男人一样" w:date="2018-03-21T02:24:00Z">
        <w:del w:id="2488" w:author="像个男人一样" w:date="2018-03-22T11:58:00Z">
          <w:r>
            <w:rPr>
              <w:b/>
            </w:rPr>
            <w:delText>错误！未指定顺序。</w:delText>
          </w:r>
        </w:del>
      </w:ins>
      <w:ins w:id="2489" w:author="像个男人一样" w:date="2018-03-21T02:23:00Z">
        <w:del w:id="2490" w:author="像个男人一样" w:date="2018-03-22T11:58:00Z">
          <w:r>
            <w:rPr>
              <w:b/>
            </w:rPr>
            <w:delText>错误！未指定顺序。</w:delText>
          </w:r>
        </w:del>
      </w:ins>
      <w:ins w:id="2491" w:author="像个男人一样" w:date="2018-03-21T02:22:00Z">
        <w:del w:id="2492" w:author="像个男人一样" w:date="2018-03-22T11:58:00Z">
          <w:r>
            <w:rPr>
              <w:b/>
            </w:rPr>
            <w:delText>错误！未指定顺序。</w:delText>
          </w:r>
        </w:del>
      </w:ins>
      <w:ins w:id="2493" w:author="像个男人一样" w:date="2018-03-21T02:17:00Z">
        <w:del w:id="2494" w:author="像个男人一样" w:date="2018-03-22T11:58:00Z">
          <w:r>
            <w:rPr>
              <w:b/>
            </w:rPr>
            <w:delText>错误！未指定顺序。错误！未指定顺序。错误！未指定顺序。</w:delText>
          </w:r>
        </w:del>
      </w:ins>
      <w:ins w:id="2495" w:author="像个男人一样" w:date="2018-03-21T02:15:00Z">
        <w:del w:id="2496" w:author="像个男人一样" w:date="2018-03-22T11:58:00Z">
          <w:r>
            <w:rPr>
              <w:b/>
            </w:rPr>
            <w:delText>错误！未指定顺序。</w:delText>
          </w:r>
        </w:del>
      </w:ins>
      <w:ins w:id="2497" w:author="像个男人一样" w:date="2018-03-21T02:14:00Z">
        <w:del w:id="2498" w:author="像个男人一样" w:date="2018-03-22T11:58:00Z">
          <w:r>
            <w:rPr>
              <w:b/>
            </w:rPr>
            <w:delText>错误！未指定顺序。</w:delText>
          </w:r>
        </w:del>
      </w:ins>
      <w:ins w:id="2499" w:author="像个男人一样" w:date="2018-03-21T02:13:00Z">
        <w:del w:id="2500" w:author="像个男人一样" w:date="2018-03-22T11:58:00Z">
          <w:r>
            <w:rPr>
              <w:b/>
            </w:rPr>
            <w:delText>错误！未指定顺序。</w:delText>
          </w:r>
        </w:del>
      </w:ins>
      <w:ins w:id="2501" w:author="像个男人一样" w:date="2018-03-21T02:12:00Z">
        <w:del w:id="2502" w:author="像个男人一样" w:date="2018-03-22T11:58:00Z">
          <w:r>
            <w:rPr>
              <w:b/>
            </w:rPr>
            <w:delText>错误！未指定顺序。</w:delText>
          </w:r>
        </w:del>
      </w:ins>
      <w:ins w:id="2503" w:author="像个男人一样" w:date="2018-03-21T02:02:00Z">
        <w:del w:id="2504" w:author="像个男人一样" w:date="2018-03-22T11:58:00Z">
          <w:r>
            <w:rPr>
              <w:b/>
            </w:rPr>
            <w:delText>错误！未指定顺序。错误！未指定顺序。</w:delText>
          </w:r>
        </w:del>
      </w:ins>
      <w:ins w:id="2505" w:author="像个男人一样" w:date="2018-03-21T02:01:00Z">
        <w:del w:id="2506" w:author="像个男人一样" w:date="2018-03-22T11:58:00Z">
          <w:r>
            <w:rPr>
              <w:b/>
            </w:rPr>
            <w:delText>错误！未指定顺序。</w:delText>
          </w:r>
        </w:del>
      </w:ins>
      <w:ins w:id="2507" w:author="像个男人一样" w:date="2018-03-21T02:00:00Z">
        <w:del w:id="2508" w:author="像个男人一样" w:date="2018-03-22T11:58:00Z">
          <w:r>
            <w:rPr>
              <w:b/>
            </w:rPr>
            <w:delText>错误！未指定顺序。</w:delText>
          </w:r>
        </w:del>
      </w:ins>
      <w:ins w:id="2509" w:author="像个男人一样" w:date="2018-03-21T01:59:00Z">
        <w:del w:id="2510" w:author="像个男人一样" w:date="2018-03-22T11:58:00Z">
          <w:r>
            <w:rPr>
              <w:b/>
            </w:rPr>
            <w:delText>错误！未指定顺序。</w:delText>
          </w:r>
        </w:del>
      </w:ins>
      <w:ins w:id="2511" w:author="像个男人一样" w:date="2018-03-21T01:58:00Z">
        <w:del w:id="2512" w:author="像个男人一样" w:date="2018-03-22T11:58:00Z">
          <w:r>
            <w:rPr>
              <w:b/>
            </w:rPr>
            <w:delText>错误！未指定顺序。错误！未指定顺序。</w:delText>
          </w:r>
        </w:del>
      </w:ins>
      <w:ins w:id="2513" w:author="像个男人一样" w:date="2018-03-21T01:57:00Z">
        <w:del w:id="2514" w:author="像个男人一样" w:date="2018-03-22T11:58:00Z">
          <w:r>
            <w:rPr>
              <w:b/>
            </w:rPr>
            <w:delText>错误！未指定顺序。</w:delText>
          </w:r>
        </w:del>
      </w:ins>
      <w:ins w:id="2515" w:author="像个男人一样" w:date="2018-03-21T01:48:00Z">
        <w:del w:id="2516" w:author="像个男人一样" w:date="2018-03-22T11:58:00Z">
          <w:r>
            <w:rPr>
              <w:b/>
            </w:rPr>
            <w:delText>错误！未指定顺序。错误！未指定顺序。</w:delText>
          </w:r>
        </w:del>
      </w:ins>
      <w:ins w:id="2517" w:author="像个男人一样" w:date="2018-03-21T01:47:00Z">
        <w:del w:id="2518" w:author="像个男人一样" w:date="2018-03-22T11:58:00Z">
          <w:r>
            <w:rPr>
              <w:b/>
            </w:rPr>
            <w:delText>错误！未指定顺序。</w:delText>
          </w:r>
        </w:del>
      </w:ins>
      <w:ins w:id="2519" w:author="像个男人一样" w:date="2018-03-21T01:46:00Z">
        <w:del w:id="2520" w:author="像个男人一样" w:date="2018-03-22T11:58:00Z">
          <w:r>
            <w:rPr>
              <w:b/>
            </w:rPr>
            <w:delText>错误！未指定顺序。</w:delText>
          </w:r>
        </w:del>
      </w:ins>
      <w:ins w:id="2521" w:author="像个男人一样" w:date="2018-03-21T01:45:00Z">
        <w:del w:id="2522" w:author="像个男人一样" w:date="2018-03-22T11:58:00Z">
          <w:r>
            <w:rPr>
              <w:b/>
            </w:rPr>
            <w:delText>错误！未指定顺序。错误！未指定顺序。</w:delText>
          </w:r>
        </w:del>
      </w:ins>
      <w:ins w:id="2523" w:author="像个男人一样" w:date="2018-03-21T01:43:00Z">
        <w:del w:id="2524" w:author="像个男人一样" w:date="2018-03-22T11:58:00Z">
          <w:r>
            <w:rPr>
              <w:b/>
            </w:rPr>
            <w:delText>错误！未指定顺序。</w:delText>
          </w:r>
        </w:del>
      </w:ins>
      <w:ins w:id="2525" w:author="像个男人一样" w:date="2018-03-21T01:42:00Z">
        <w:del w:id="2526" w:author="像个男人一样" w:date="2018-03-22T11:58:00Z">
          <w:r>
            <w:rPr>
              <w:b/>
            </w:rPr>
            <w:delText>错误！未指定顺序。</w:delText>
          </w:r>
        </w:del>
      </w:ins>
      <w:ins w:id="2527" w:author="像个男人一样" w:date="2018-03-21T01:40:00Z">
        <w:del w:id="2528" w:author="像个男人一样" w:date="2018-03-22T11:58:00Z">
          <w:r>
            <w:rPr>
              <w:b/>
            </w:rPr>
            <w:delText>错误！未指定顺序。错误！未指定顺序。</w:delText>
          </w:r>
        </w:del>
      </w:ins>
      <w:del w:id="2529" w:author="像个男人一样" w:date="2018-03-22T11:58:00Z">
        <w:r>
          <w:delText>7</w:delText>
        </w:r>
        <w:r>
          <w:fldChar w:fldCharType="end"/>
        </w:r>
      </w:del>
      <w:del w:id="2530" w:author="像个男人一样" w:date="2018-03-21T01:39:00Z">
        <w:r>
          <w:delText xml:space="preserve"> The total accelerometer data after calculation</w:delText>
        </w:r>
      </w:del>
    </w:p>
    <w:p w14:paraId="3CFF21F8" w14:textId="77777777" w:rsidR="0087014B" w:rsidRDefault="00D5184D">
      <w:pPr>
        <w:jc w:val="center"/>
        <w:rPr>
          <w:ins w:id="2531" w:author="像个男人一样" w:date="2018-03-21T01:39:00Z"/>
        </w:rPr>
        <w:pPrChange w:id="2532"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C70176" w14:textId="74D0CD76" w:rsidR="0087014B" w:rsidRPr="00806241" w:rsidRDefault="00D5184D">
      <w:pPr>
        <w:pStyle w:val="Caption"/>
        <w:jc w:val="center"/>
        <w:pPrChange w:id="2533" w:author="jie sun" w:date="2018-04-16T21:33:00Z">
          <w:pPr/>
        </w:pPrChange>
      </w:pPr>
      <w:bookmarkStart w:id="2534" w:name="_Toc517801877"/>
      <w:ins w:id="2535" w:author="像个男人一样" w:date="2018-03-21T01:39:00Z">
        <w:r w:rsidRPr="00606542">
          <w:t xml:space="preserve">Figure </w:t>
        </w:r>
      </w:ins>
      <w:ins w:id="2536" w:author="JIE  SUN" w:date="2018-06-21T13:36:00Z">
        <w:r w:rsidR="00A64E7B">
          <w:fldChar w:fldCharType="begin"/>
        </w:r>
        <w:r w:rsidR="00A64E7B">
          <w:instrText xml:space="preserve"> STYLEREF 1 \s </w:instrText>
        </w:r>
      </w:ins>
      <w:r w:rsidR="00A64E7B">
        <w:fldChar w:fldCharType="separate"/>
      </w:r>
      <w:r w:rsidR="009F4579">
        <w:rPr>
          <w:noProof/>
        </w:rPr>
        <w:t>3</w:t>
      </w:r>
      <w:ins w:id="253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4</w:t>
      </w:r>
      <w:ins w:id="2538" w:author="JIE  SUN" w:date="2018-06-21T13:36:00Z">
        <w:r w:rsidR="00A64E7B">
          <w:fldChar w:fldCharType="end"/>
        </w:r>
      </w:ins>
      <w:ins w:id="2539" w:author="jie sun" w:date="2018-04-19T13:00:00Z">
        <w:del w:id="2540" w:author="JIE  SUN" w:date="2018-06-21T13:34:00Z">
          <w:r w:rsidR="00083FE7" w:rsidDel="00A64E7B">
            <w:fldChar w:fldCharType="begin"/>
          </w:r>
          <w:r w:rsidR="00083FE7" w:rsidDel="00A64E7B">
            <w:delInstrText xml:space="preserve"> STYLEREF 1 \s </w:delInstrText>
          </w:r>
        </w:del>
      </w:ins>
      <w:del w:id="2541" w:author="JIE  SUN" w:date="2018-06-21T13:34:00Z">
        <w:r w:rsidR="00083FE7" w:rsidDel="00A64E7B">
          <w:fldChar w:fldCharType="separate"/>
        </w:r>
        <w:r w:rsidR="00083FE7" w:rsidDel="00A64E7B">
          <w:rPr>
            <w:noProof/>
          </w:rPr>
          <w:delText>2</w:delText>
        </w:r>
      </w:del>
      <w:ins w:id="2542" w:author="jie sun" w:date="2018-04-19T13:00:00Z">
        <w:del w:id="254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44" w:author="JIE  SUN" w:date="2018-06-21T13:34:00Z">
        <w:r w:rsidR="00083FE7" w:rsidDel="00A64E7B">
          <w:fldChar w:fldCharType="separate"/>
        </w:r>
      </w:del>
      <w:ins w:id="2545" w:author="jie sun" w:date="2018-04-19T13:00:00Z">
        <w:del w:id="2546" w:author="JIE  SUN" w:date="2018-06-21T13:34:00Z">
          <w:r w:rsidR="00083FE7" w:rsidDel="00A64E7B">
            <w:rPr>
              <w:noProof/>
            </w:rPr>
            <w:delText>7</w:delText>
          </w:r>
          <w:r w:rsidR="00083FE7" w:rsidDel="00A64E7B">
            <w:fldChar w:fldCharType="end"/>
          </w:r>
        </w:del>
      </w:ins>
      <w:ins w:id="2547" w:author="像个男人一样" w:date="2018-03-21T01:39:00Z">
        <w:del w:id="2548"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49" w:author="像个男人一样" w:date="2018-03-22T11:51:00Z">
        <w:del w:id="2550" w:author="jie sun" w:date="2018-04-10T21:45:00Z">
          <w:r w:rsidDel="00454521">
            <w:rPr>
              <w:rFonts w:hint="eastAsia"/>
            </w:rPr>
            <w:delText>7</w:delText>
          </w:r>
        </w:del>
      </w:ins>
      <w:ins w:id="2551" w:author="像个男人一样" w:date="2018-03-21T01:39:00Z">
        <w:del w:id="2552" w:author="jie sun" w:date="2018-04-10T21:45:00Z">
          <w:r w:rsidRPr="0044101A" w:rsidDel="00454521">
            <w:fldChar w:fldCharType="end"/>
          </w:r>
        </w:del>
        <w:bookmarkStart w:id="2553" w:name="_Toc29481"/>
        <w:bookmarkStart w:id="2554" w:name="_Toc19452"/>
        <w:bookmarkStart w:id="2555" w:name="_Toc1592"/>
        <w:bookmarkStart w:id="2556" w:name="_Toc10661"/>
        <w:bookmarkStart w:id="2557" w:name="_Toc21462"/>
        <w:bookmarkStart w:id="2558" w:name="_Toc29518"/>
        <w:bookmarkStart w:id="2559" w:name="_Toc5794"/>
        <w:bookmarkStart w:id="2560" w:name="_Toc8346"/>
        <w:bookmarkStart w:id="2561" w:name="_Toc28156"/>
        <w:bookmarkStart w:id="2562" w:name="_Toc10212"/>
        <w:bookmarkStart w:id="2563" w:name="_Toc32211"/>
        <w:bookmarkStart w:id="2564" w:name="_Toc13538"/>
        <w:bookmarkStart w:id="2565" w:name="_Toc1991"/>
        <w:bookmarkStart w:id="2566" w:name="_Toc16992"/>
        <w:bookmarkStart w:id="2567" w:name="_Toc7798"/>
        <w:bookmarkStart w:id="2568" w:name="_Toc6022"/>
        <w:bookmarkStart w:id="2569" w:name="_Toc14482"/>
        <w:bookmarkStart w:id="2570" w:name="_Toc20726"/>
        <w:bookmarkStart w:id="2571" w:name="_Toc2000"/>
        <w:bookmarkStart w:id="2572" w:name="_Toc5819"/>
        <w:bookmarkStart w:id="2573" w:name="_Toc15439"/>
        <w:bookmarkStart w:id="2574" w:name="_Toc25116"/>
        <w:bookmarkStart w:id="2575" w:name="_Toc2240"/>
        <w:bookmarkStart w:id="2576" w:name="_Toc13189"/>
        <w:bookmarkStart w:id="2577" w:name="_Toc17023"/>
        <w:r w:rsidRPr="0044101A">
          <w:t>:</w:t>
        </w:r>
      </w:ins>
      <w:r w:rsidR="00BB419E">
        <w:t xml:space="preserve"> </w:t>
      </w:r>
      <w:ins w:id="2578" w:author="像个男人一样" w:date="2018-03-21T01:39:00Z">
        <w:r w:rsidRPr="0044101A">
          <w:t xml:space="preserve">The </w:t>
        </w:r>
      </w:ins>
      <w:r w:rsidR="00B05758">
        <w:t>Merged</w:t>
      </w:r>
      <w:ins w:id="2579" w:author="像个男人一样" w:date="2018-03-21T01:39:00Z">
        <w:r w:rsidRPr="00134162">
          <w:t xml:space="preserve"> </w:t>
        </w:r>
      </w:ins>
      <w:ins w:id="2580" w:author="jie sun" w:date="2018-04-16T22:26:00Z">
        <w:r w:rsidR="002910AD">
          <w:t>A</w:t>
        </w:r>
      </w:ins>
      <w:ins w:id="2581" w:author="像个男人一样" w:date="2018-03-21T01:39:00Z">
        <w:del w:id="2582" w:author="jie sun" w:date="2018-04-16T22:26:00Z">
          <w:r w:rsidRPr="00495DE5" w:rsidDel="002910AD">
            <w:delText>a</w:delText>
          </w:r>
        </w:del>
        <w:r w:rsidRPr="00134162">
          <w:t xml:space="preserve">ccelerometer </w:t>
        </w:r>
      </w:ins>
      <w:ins w:id="2583" w:author="jie sun" w:date="2018-04-16T22:26:00Z">
        <w:r w:rsidR="002910AD">
          <w:t>D</w:t>
        </w:r>
      </w:ins>
      <w:ins w:id="2584" w:author="像个男人一样" w:date="2018-03-21T01:39:00Z">
        <w:del w:id="2585" w:author="jie sun" w:date="2018-04-16T22:26:00Z">
          <w:r w:rsidRPr="00495DE5" w:rsidDel="002910AD">
            <w:delText>d</w:delText>
          </w:r>
        </w:del>
        <w:r w:rsidRPr="00134162">
          <w:t xml:space="preserve">ata </w:t>
        </w:r>
      </w:ins>
      <w:ins w:id="2586" w:author="jie sun" w:date="2018-04-16T22:26:00Z">
        <w:r w:rsidR="002910AD">
          <w:t>A</w:t>
        </w:r>
      </w:ins>
      <w:ins w:id="2587" w:author="像个男人一样" w:date="2018-03-21T01:39:00Z">
        <w:del w:id="2588" w:author="jie sun" w:date="2018-04-16T22:26:00Z">
          <w:r w:rsidRPr="00495DE5" w:rsidDel="002910AD">
            <w:delText>a</w:delText>
          </w:r>
        </w:del>
        <w:r w:rsidRPr="00134162">
          <w:t xml:space="preserve">fter </w:t>
        </w:r>
      </w:ins>
      <w:ins w:id="2589" w:author="jie sun" w:date="2018-04-16T22:26:00Z">
        <w:r w:rsidR="002910AD">
          <w:t>C</w:t>
        </w:r>
      </w:ins>
      <w:ins w:id="2590" w:author="像个男人一样" w:date="2018-03-21T01:39:00Z">
        <w:del w:id="2591" w:author="jie sun" w:date="2018-04-16T22:26:00Z">
          <w:r w:rsidRPr="00495DE5" w:rsidDel="002910AD">
            <w:delText>c</w:delText>
          </w:r>
        </w:del>
        <w:r w:rsidRPr="00134162">
          <w:t>alculation</w:t>
        </w:r>
      </w:ins>
      <w:bookmarkEnd w:id="2534"/>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p>
    <w:p w14:paraId="478FC197" w14:textId="77777777" w:rsidR="0087014B" w:rsidRDefault="00D5184D">
      <w:pPr>
        <w:pStyle w:val="Subtitle"/>
        <w:rPr>
          <w:del w:id="2592" w:author="像个男人一样" w:date="2018-03-21T01:39:00Z"/>
        </w:rPr>
      </w:pPr>
      <w:del w:id="2593" w:author="像个男人一样" w:date="2018-03-21T01:39:00Z">
        <w:r>
          <w:delText>Picture 2.2.2.3</w:delText>
        </w:r>
        <w:bookmarkStart w:id="2594" w:name="_Toc511230180"/>
        <w:bookmarkStart w:id="2595" w:name="_Toc511295630"/>
        <w:bookmarkStart w:id="2596" w:name="_Toc511677513"/>
        <w:bookmarkStart w:id="2597" w:name="_Toc511677682"/>
        <w:bookmarkStart w:id="2598" w:name="_Toc511677734"/>
        <w:bookmarkStart w:id="2599" w:name="_Toc511906218"/>
        <w:bookmarkStart w:id="2600" w:name="_Toc517801766"/>
        <w:bookmarkStart w:id="2601" w:name="_Toc517813675"/>
        <w:bookmarkStart w:id="2602" w:name="_Toc517899090"/>
        <w:bookmarkStart w:id="2603" w:name="_Toc517899611"/>
        <w:bookmarkStart w:id="2604" w:name="_Toc517900219"/>
        <w:bookmarkStart w:id="2605" w:name="_Toc517900399"/>
        <w:bookmarkStart w:id="2606" w:name="_Toc517900668"/>
        <w:bookmarkStart w:id="2607" w:name="_Toc517900804"/>
        <w:bookmarkStart w:id="2608" w:name="_Toc517900936"/>
        <w:bookmarkStart w:id="2609" w:name="_Toc517902451"/>
        <w:bookmarkStart w:id="2610" w:name="_Toc517902901"/>
        <w:bookmarkStart w:id="2611" w:name="_Toc517903468"/>
        <w:bookmarkStart w:id="2612" w:name="_Toc517903604"/>
        <w:bookmarkStart w:id="2613" w:name="_Toc517903876"/>
        <w:bookmarkStart w:id="2614" w:name="_Toc517904011"/>
        <w:bookmarkStart w:id="2615" w:name="_Toc517973670"/>
        <w:bookmarkStart w:id="2616" w:name="_Toc517973799"/>
        <w:bookmarkStart w:id="2617" w:name="_Toc517973928"/>
        <w:bookmarkStart w:id="2618" w:name="_Toc517974182"/>
        <w:bookmarkStart w:id="2619" w:name="_Toc518334350"/>
        <w:bookmarkStart w:id="2620" w:name="_Toc518334620"/>
        <w:bookmarkStart w:id="2621" w:name="_Toc518334750"/>
        <w:bookmarkStart w:id="2622" w:name="_Toc518649099"/>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del>
    </w:p>
    <w:p w14:paraId="7102A0C2" w14:textId="4C977187" w:rsidR="0087014B" w:rsidRDefault="00D5184D">
      <w:pPr>
        <w:pStyle w:val="Heading2"/>
      </w:pPr>
      <w:bookmarkStart w:id="2623" w:name="_Toc29813"/>
      <w:bookmarkStart w:id="2624" w:name="_Toc16250"/>
      <w:bookmarkStart w:id="2625" w:name="_Toc31781"/>
      <w:bookmarkStart w:id="2626" w:name="_Toc3853"/>
      <w:bookmarkStart w:id="2627" w:name="_Toc16309"/>
      <w:bookmarkStart w:id="2628" w:name="_Toc1838"/>
      <w:bookmarkStart w:id="2629" w:name="_Toc22456"/>
      <w:bookmarkStart w:id="2630" w:name="_Toc19662"/>
      <w:bookmarkStart w:id="2631" w:name="_Toc29507"/>
      <w:bookmarkStart w:id="2632" w:name="_Toc518649100"/>
      <w:r>
        <w:t xml:space="preserve">Key </w:t>
      </w:r>
      <w:ins w:id="2633" w:author="jie sun" w:date="2018-04-16T21:17:00Z">
        <w:r w:rsidR="00F51DEF">
          <w:t>A</w:t>
        </w:r>
      </w:ins>
      <w:del w:id="2634" w:author="jie sun" w:date="2018-04-16T21:17:00Z">
        <w:r w:rsidDel="00F51DEF">
          <w:delText>a</w:delText>
        </w:r>
      </w:del>
      <w:r>
        <w:t xml:space="preserve">lgorithms </w:t>
      </w:r>
      <w:ins w:id="2635" w:author="jie sun" w:date="2018-04-16T21:17:00Z">
        <w:r w:rsidR="00F51DEF">
          <w:rPr>
            <w:rFonts w:hint="eastAsia"/>
          </w:rPr>
          <w:t>O</w:t>
        </w:r>
      </w:ins>
      <w:del w:id="2636" w:author="jie sun" w:date="2018-04-16T21:17:00Z">
        <w:r w:rsidDel="00F51DEF">
          <w:delText>o</w:delText>
        </w:r>
      </w:del>
      <w:r>
        <w:t xml:space="preserve">f </w:t>
      </w:r>
      <w:ins w:id="2637" w:author="jie sun" w:date="2018-04-16T21:17:00Z">
        <w:r w:rsidR="00F51DEF">
          <w:t>R</w:t>
        </w:r>
      </w:ins>
      <w:del w:id="2638" w:author="jie sun" w:date="2018-04-16T21:17:00Z">
        <w:r w:rsidDel="00F51DEF">
          <w:delText>r</w:delText>
        </w:r>
      </w:del>
      <w:r>
        <w:t xml:space="preserve">ecording </w:t>
      </w:r>
      <w:ins w:id="2639" w:author="jie sun" w:date="2018-04-16T21:17:00Z">
        <w:r w:rsidR="00F51DEF">
          <w:rPr>
            <w:rFonts w:hint="eastAsia"/>
          </w:rPr>
          <w:t>S</w:t>
        </w:r>
      </w:ins>
      <w:del w:id="2640" w:author="jie sun" w:date="2018-04-16T21:17:00Z">
        <w:r w:rsidDel="00F51DEF">
          <w:delText>s</w:delText>
        </w:r>
      </w:del>
      <w:r>
        <w:t>teps</w:t>
      </w:r>
      <w:bookmarkEnd w:id="2623"/>
      <w:bookmarkEnd w:id="2624"/>
      <w:bookmarkEnd w:id="2625"/>
      <w:bookmarkEnd w:id="2626"/>
      <w:bookmarkEnd w:id="2627"/>
      <w:bookmarkEnd w:id="2628"/>
      <w:bookmarkEnd w:id="2629"/>
      <w:bookmarkEnd w:id="2630"/>
      <w:bookmarkEnd w:id="2631"/>
      <w:bookmarkEnd w:id="2632"/>
    </w:p>
    <w:p w14:paraId="0CDE29B1" w14:textId="26109BA8" w:rsidR="0087014B" w:rsidRDefault="00D5184D">
      <w:pPr>
        <w:pStyle w:val="Heading3"/>
        <w:rPr>
          <w:lang w:val="en-US"/>
        </w:rPr>
      </w:pPr>
      <w:bookmarkStart w:id="2641" w:name="_Toc22200"/>
      <w:bookmarkStart w:id="2642" w:name="_Toc28199"/>
      <w:bookmarkStart w:id="2643" w:name="_Toc9920"/>
      <w:bookmarkStart w:id="2644" w:name="_Toc28871"/>
      <w:bookmarkStart w:id="2645" w:name="_Toc25463"/>
      <w:bookmarkStart w:id="2646" w:name="_Toc6443"/>
      <w:bookmarkStart w:id="2647" w:name="_Toc28083"/>
      <w:bookmarkStart w:id="2648" w:name="_Toc1242"/>
      <w:bookmarkStart w:id="2649" w:name="_Toc10075"/>
      <w:bookmarkStart w:id="2650" w:name="_Toc518649101"/>
      <w:r>
        <w:rPr>
          <w:rFonts w:hint="eastAsia"/>
          <w:lang w:val="en-US"/>
        </w:rPr>
        <w:t>Peak Detection Algorithm</w:t>
      </w:r>
      <w:bookmarkEnd w:id="2641"/>
      <w:bookmarkEnd w:id="2642"/>
      <w:bookmarkEnd w:id="2643"/>
      <w:bookmarkEnd w:id="2644"/>
      <w:bookmarkEnd w:id="2645"/>
      <w:bookmarkEnd w:id="2646"/>
      <w:bookmarkEnd w:id="2647"/>
      <w:bookmarkEnd w:id="2648"/>
      <w:bookmarkEnd w:id="2649"/>
      <w:bookmarkEnd w:id="2650"/>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51" w:author="JIE  SUN" w:date="2018-06-25T16:01:00Z">
              <w:r w:rsidR="003350A8">
                <w:rPr>
                  <w:lang w:val="en-US"/>
                </w:rPr>
                <w:t xml:space="preserve"> </w:t>
              </w:r>
            </w:ins>
            <w:r>
              <w:rPr>
                <w:lang w:val="en-US"/>
              </w:rPr>
              <w:t>Current point is going down.</w:t>
            </w:r>
            <w:ins w:id="2652"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653"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654"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55" w:author="像个男人一样" w:date="2018-03-22T11:58:00Z"/>
        </w:rPr>
      </w:pPr>
      <w:r>
        <w:t>And we can go on to understand this algorithm by referring to the following diagram.</w:t>
      </w:r>
    </w:p>
    <w:p w14:paraId="5F20690D" w14:textId="77777777" w:rsidR="0087014B" w:rsidRDefault="00D5184D">
      <w:pPr>
        <w:pPrChange w:id="2656" w:author="像个男人一样" w:date="2018-03-21T01:40:00Z">
          <w:pPr>
            <w:pStyle w:val="Subtitle"/>
          </w:pPr>
        </w:pPrChange>
      </w:pPr>
      <w:del w:id="2657" w:author="像个男人一样" w:date="2018-03-22T11:58:00Z">
        <w:r>
          <w:delText xml:space="preserve">Figure 2. </w:delText>
        </w:r>
        <w:r>
          <w:fldChar w:fldCharType="begin"/>
        </w:r>
        <w:r>
          <w:delInstrText xml:space="preserve"> SEQ Figure_2. \* ARABIC </w:delInstrText>
        </w:r>
        <w:r>
          <w:fldChar w:fldCharType="separate"/>
        </w:r>
      </w:del>
      <w:ins w:id="2658" w:author="像个男人一样" w:date="2018-03-22T11:51:00Z">
        <w:del w:id="2659" w:author="像个男人一样" w:date="2018-03-22T11:58:00Z">
          <w:r>
            <w:rPr>
              <w:b/>
            </w:rPr>
            <w:delText>错误！未指定顺序。</w:delText>
          </w:r>
        </w:del>
      </w:ins>
      <w:ins w:id="2660" w:author="像个男人一样" w:date="2018-03-21T23:39:00Z">
        <w:del w:id="2661" w:author="像个男人一样" w:date="2018-03-22T11:58:00Z">
          <w:r>
            <w:rPr>
              <w:b/>
            </w:rPr>
            <w:delText>错误！未指定顺序。</w:delText>
          </w:r>
        </w:del>
      </w:ins>
      <w:ins w:id="2662" w:author="像个男人一样" w:date="2018-03-21T23:10:00Z">
        <w:del w:id="2663" w:author="像个男人一样" w:date="2018-03-22T11:58:00Z">
          <w:r>
            <w:rPr>
              <w:b/>
            </w:rPr>
            <w:delText>错误！未指定顺序。</w:delText>
          </w:r>
        </w:del>
      </w:ins>
      <w:ins w:id="2664" w:author="像个男人一样" w:date="2018-03-21T23:08:00Z">
        <w:del w:id="2665" w:author="像个男人一样" w:date="2018-03-22T11:58:00Z">
          <w:r>
            <w:rPr>
              <w:b/>
            </w:rPr>
            <w:delText>错误！未指定顺序。</w:delText>
          </w:r>
        </w:del>
      </w:ins>
      <w:ins w:id="2666" w:author="像个男人一样" w:date="2018-03-21T02:33:00Z">
        <w:del w:id="2667" w:author="像个男人一样" w:date="2018-03-22T11:58:00Z">
          <w:r>
            <w:rPr>
              <w:b/>
            </w:rPr>
            <w:delText>错误！未指定顺序。错误！未指定顺序。</w:delText>
          </w:r>
        </w:del>
      </w:ins>
      <w:ins w:id="2668" w:author="像个男人一样" w:date="2018-03-21T02:31:00Z">
        <w:del w:id="2669" w:author="像个男人一样" w:date="2018-03-22T11:58:00Z">
          <w:r>
            <w:rPr>
              <w:b/>
            </w:rPr>
            <w:delText>错误！未指定顺序。</w:delText>
          </w:r>
        </w:del>
      </w:ins>
      <w:ins w:id="2670" w:author="像个男人一样" w:date="2018-03-21T02:30:00Z">
        <w:del w:id="2671" w:author="像个男人一样" w:date="2018-03-22T11:58:00Z">
          <w:r>
            <w:rPr>
              <w:b/>
            </w:rPr>
            <w:delText>错误！未指定顺序。</w:delText>
          </w:r>
        </w:del>
      </w:ins>
      <w:ins w:id="2672" w:author="像个男人一样" w:date="2018-03-21T02:29:00Z">
        <w:del w:id="2673" w:author="像个男人一样" w:date="2018-03-22T11:58:00Z">
          <w:r>
            <w:rPr>
              <w:b/>
            </w:rPr>
            <w:delText>错误！未指定顺序。错误！未指定顺序。</w:delText>
          </w:r>
        </w:del>
      </w:ins>
      <w:ins w:id="2674" w:author="像个男人一样" w:date="2018-03-21T02:26:00Z">
        <w:del w:id="2675" w:author="像个男人一样" w:date="2018-03-22T11:58:00Z">
          <w:r>
            <w:rPr>
              <w:b/>
            </w:rPr>
            <w:delText>错误！未指定顺序。</w:delText>
          </w:r>
        </w:del>
      </w:ins>
      <w:ins w:id="2676" w:author="像个男人一样" w:date="2018-03-21T02:25:00Z">
        <w:del w:id="2677" w:author="像个男人一样" w:date="2018-03-22T11:58:00Z">
          <w:r>
            <w:rPr>
              <w:b/>
            </w:rPr>
            <w:delText>错误！未指定顺序。</w:delText>
          </w:r>
        </w:del>
      </w:ins>
      <w:ins w:id="2678" w:author="像个男人一样" w:date="2018-03-21T02:24:00Z">
        <w:del w:id="2679" w:author="像个男人一样" w:date="2018-03-22T11:58:00Z">
          <w:r>
            <w:rPr>
              <w:b/>
            </w:rPr>
            <w:delText>错误！未指定顺序。</w:delText>
          </w:r>
        </w:del>
      </w:ins>
      <w:ins w:id="2680" w:author="像个男人一样" w:date="2018-03-21T02:23:00Z">
        <w:del w:id="2681" w:author="像个男人一样" w:date="2018-03-22T11:58:00Z">
          <w:r>
            <w:rPr>
              <w:b/>
            </w:rPr>
            <w:delText>错误！未指定顺序。</w:delText>
          </w:r>
        </w:del>
      </w:ins>
      <w:ins w:id="2682" w:author="像个男人一样" w:date="2018-03-21T02:22:00Z">
        <w:del w:id="2683" w:author="像个男人一样" w:date="2018-03-22T11:58:00Z">
          <w:r>
            <w:rPr>
              <w:b/>
            </w:rPr>
            <w:delText>错误！未指定顺序。</w:delText>
          </w:r>
        </w:del>
      </w:ins>
      <w:ins w:id="2684" w:author="像个男人一样" w:date="2018-03-21T02:17:00Z">
        <w:del w:id="2685" w:author="像个男人一样" w:date="2018-03-22T11:58:00Z">
          <w:r>
            <w:rPr>
              <w:b/>
            </w:rPr>
            <w:delText>错误！未指定顺序。错误！未指定顺序。错误！未指定顺序。</w:delText>
          </w:r>
        </w:del>
      </w:ins>
      <w:ins w:id="2686" w:author="像个男人一样" w:date="2018-03-21T02:15:00Z">
        <w:del w:id="2687" w:author="像个男人一样" w:date="2018-03-22T11:58:00Z">
          <w:r>
            <w:rPr>
              <w:b/>
            </w:rPr>
            <w:delText>错误！未指定顺序。</w:delText>
          </w:r>
        </w:del>
      </w:ins>
      <w:ins w:id="2688" w:author="像个男人一样" w:date="2018-03-21T02:14:00Z">
        <w:del w:id="2689" w:author="像个男人一样" w:date="2018-03-22T11:58:00Z">
          <w:r>
            <w:rPr>
              <w:b/>
            </w:rPr>
            <w:delText>错误！未指定顺序。</w:delText>
          </w:r>
        </w:del>
      </w:ins>
      <w:ins w:id="2690" w:author="像个男人一样" w:date="2018-03-21T02:13:00Z">
        <w:del w:id="2691" w:author="像个男人一样" w:date="2018-03-22T11:58:00Z">
          <w:r>
            <w:rPr>
              <w:b/>
            </w:rPr>
            <w:delText>错误！未指定顺序。</w:delText>
          </w:r>
        </w:del>
      </w:ins>
      <w:ins w:id="2692" w:author="像个男人一样" w:date="2018-03-21T02:12:00Z">
        <w:del w:id="2693" w:author="像个男人一样" w:date="2018-03-22T11:58:00Z">
          <w:r>
            <w:rPr>
              <w:b/>
            </w:rPr>
            <w:delText>错误！未指定顺序。</w:delText>
          </w:r>
        </w:del>
      </w:ins>
      <w:ins w:id="2694" w:author="像个男人一样" w:date="2018-03-21T02:02:00Z">
        <w:del w:id="2695" w:author="像个男人一样" w:date="2018-03-22T11:58:00Z">
          <w:r>
            <w:rPr>
              <w:b/>
            </w:rPr>
            <w:delText>错误！未指定顺序。错误！未指定顺序。</w:delText>
          </w:r>
        </w:del>
      </w:ins>
      <w:ins w:id="2696" w:author="像个男人一样" w:date="2018-03-21T02:01:00Z">
        <w:del w:id="2697" w:author="像个男人一样" w:date="2018-03-22T11:58:00Z">
          <w:r>
            <w:rPr>
              <w:b/>
            </w:rPr>
            <w:delText>错误！未指定顺序。</w:delText>
          </w:r>
        </w:del>
      </w:ins>
      <w:ins w:id="2698" w:author="像个男人一样" w:date="2018-03-21T02:00:00Z">
        <w:del w:id="2699" w:author="像个男人一样" w:date="2018-03-22T11:58:00Z">
          <w:r>
            <w:rPr>
              <w:b/>
            </w:rPr>
            <w:delText>错误！未指定顺序。</w:delText>
          </w:r>
        </w:del>
      </w:ins>
      <w:ins w:id="2700" w:author="像个男人一样" w:date="2018-03-21T01:59:00Z">
        <w:del w:id="2701" w:author="像个男人一样" w:date="2018-03-22T11:58:00Z">
          <w:r>
            <w:rPr>
              <w:b/>
            </w:rPr>
            <w:delText>错误！未指定顺序。</w:delText>
          </w:r>
        </w:del>
      </w:ins>
      <w:ins w:id="2702" w:author="像个男人一样" w:date="2018-03-21T01:58:00Z">
        <w:del w:id="2703" w:author="像个男人一样" w:date="2018-03-22T11:58:00Z">
          <w:r>
            <w:rPr>
              <w:b/>
            </w:rPr>
            <w:delText>错误！未指定顺序。错误！未指定顺序。</w:delText>
          </w:r>
        </w:del>
      </w:ins>
      <w:ins w:id="2704" w:author="像个男人一样" w:date="2018-03-21T01:57:00Z">
        <w:del w:id="2705" w:author="像个男人一样" w:date="2018-03-22T11:58:00Z">
          <w:r>
            <w:rPr>
              <w:b/>
            </w:rPr>
            <w:delText>错误！未指定顺序。</w:delText>
          </w:r>
        </w:del>
      </w:ins>
      <w:ins w:id="2706" w:author="像个男人一样" w:date="2018-03-21T01:48:00Z">
        <w:del w:id="2707" w:author="像个男人一样" w:date="2018-03-22T11:58:00Z">
          <w:r>
            <w:rPr>
              <w:b/>
            </w:rPr>
            <w:delText>错误！未指定顺序。错误！未指定顺序。</w:delText>
          </w:r>
        </w:del>
      </w:ins>
      <w:ins w:id="2708" w:author="像个男人一样" w:date="2018-03-21T01:47:00Z">
        <w:del w:id="2709" w:author="像个男人一样" w:date="2018-03-22T11:58:00Z">
          <w:r>
            <w:rPr>
              <w:b/>
            </w:rPr>
            <w:delText>错误！未指定顺序。</w:delText>
          </w:r>
        </w:del>
      </w:ins>
      <w:ins w:id="2710" w:author="像个男人一样" w:date="2018-03-21T01:46:00Z">
        <w:del w:id="2711" w:author="像个男人一样" w:date="2018-03-22T11:58:00Z">
          <w:r>
            <w:rPr>
              <w:b/>
            </w:rPr>
            <w:delText>错误！未指定顺序。</w:delText>
          </w:r>
        </w:del>
      </w:ins>
      <w:ins w:id="2712" w:author="像个男人一样" w:date="2018-03-21T01:45:00Z">
        <w:del w:id="2713" w:author="像个男人一样" w:date="2018-03-22T11:58:00Z">
          <w:r>
            <w:rPr>
              <w:b/>
            </w:rPr>
            <w:delText>错误！未指定顺序。错误！未指定顺序。</w:delText>
          </w:r>
        </w:del>
      </w:ins>
      <w:ins w:id="2714" w:author="像个男人一样" w:date="2018-03-21T01:43:00Z">
        <w:del w:id="2715" w:author="像个男人一样" w:date="2018-03-22T11:58:00Z">
          <w:r>
            <w:rPr>
              <w:b/>
            </w:rPr>
            <w:delText>错误！未指定顺序。</w:delText>
          </w:r>
        </w:del>
      </w:ins>
      <w:ins w:id="2716" w:author="像个男人一样" w:date="2018-03-21T01:42:00Z">
        <w:del w:id="2717" w:author="像个男人一样" w:date="2018-03-22T11:58:00Z">
          <w:r>
            <w:rPr>
              <w:b/>
            </w:rPr>
            <w:delText>错误！未指定顺序。</w:delText>
          </w:r>
        </w:del>
      </w:ins>
      <w:ins w:id="2718" w:author="像个男人一样" w:date="2018-03-21T01:40:00Z">
        <w:del w:id="2719" w:author="像个男人一样" w:date="2018-03-22T11:58:00Z">
          <w:r>
            <w:rPr>
              <w:b/>
            </w:rPr>
            <w:delText>错误！未指定顺序。</w:delText>
          </w:r>
        </w:del>
      </w:ins>
      <w:del w:id="2720" w:author="像个男人一样" w:date="2018-03-22T11:58:00Z">
        <w:r>
          <w:delText>8</w:delText>
        </w:r>
        <w:r>
          <w:fldChar w:fldCharType="end"/>
        </w:r>
      </w:del>
      <w:del w:id="2721" w:author="像个男人一样" w:date="2018-03-21T01:40:00Z">
        <w:r>
          <w:delText xml:space="preserve"> </w:delText>
        </w:r>
      </w:del>
      <w:del w:id="2722" w:author="像个男人一样" w:date="2018-03-21T01:39:00Z">
        <w:r>
          <w:delText xml:space="preserve">The peak data of  the Accelerometer </w:delText>
        </w:r>
      </w:del>
    </w:p>
    <w:p w14:paraId="796B05DD" w14:textId="77777777" w:rsidR="0087014B" w:rsidRDefault="00D5184D">
      <w:pPr>
        <w:jc w:val="center"/>
        <w:rPr>
          <w:ins w:id="2723" w:author="像个男人一样" w:date="2018-03-21T01:39:00Z"/>
        </w:rPr>
        <w:pPrChange w:id="2724" w:author="jie sun" w:date="2018-04-16T21:33:00Z">
          <w:pPr/>
        </w:pPrChange>
      </w:pPr>
      <w:r>
        <w:rPr>
          <w:noProof/>
        </w:rPr>
        <w:lastRenderedPageBreak/>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CCEFF1" w14:textId="79F2150C" w:rsidR="0087014B" w:rsidRDefault="00D5184D">
      <w:pPr>
        <w:pStyle w:val="Caption"/>
        <w:jc w:val="center"/>
        <w:pPrChange w:id="2725" w:author="jie sun" w:date="2018-04-16T21:33:00Z">
          <w:pPr/>
        </w:pPrChange>
      </w:pPr>
      <w:bookmarkStart w:id="2726" w:name="_Toc517801878"/>
      <w:ins w:id="2727" w:author="像个男人一样" w:date="2018-03-21T01:40:00Z">
        <w:r>
          <w:t xml:space="preserve">Figure </w:t>
        </w:r>
      </w:ins>
      <w:ins w:id="2728" w:author="JIE  SUN" w:date="2018-06-21T13:36:00Z">
        <w:r w:rsidR="00A64E7B">
          <w:fldChar w:fldCharType="begin"/>
        </w:r>
        <w:r w:rsidR="00A64E7B">
          <w:instrText xml:space="preserve"> STYLEREF 1 \s </w:instrText>
        </w:r>
      </w:ins>
      <w:r w:rsidR="00A64E7B">
        <w:fldChar w:fldCharType="separate"/>
      </w:r>
      <w:r w:rsidR="009F4579">
        <w:rPr>
          <w:noProof/>
        </w:rPr>
        <w:t>3</w:t>
      </w:r>
      <w:ins w:id="27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5</w:t>
      </w:r>
      <w:ins w:id="2730" w:author="JIE  SUN" w:date="2018-06-21T13:36:00Z">
        <w:r w:rsidR="00A64E7B">
          <w:fldChar w:fldCharType="end"/>
        </w:r>
      </w:ins>
      <w:ins w:id="2731" w:author="jie sun" w:date="2018-04-19T13:00:00Z">
        <w:del w:id="2732" w:author="JIE  SUN" w:date="2018-06-21T13:34:00Z">
          <w:r w:rsidR="00083FE7" w:rsidDel="00A64E7B">
            <w:fldChar w:fldCharType="begin"/>
          </w:r>
          <w:r w:rsidR="00083FE7" w:rsidDel="00A64E7B">
            <w:delInstrText xml:space="preserve"> STYLEREF 1 \s </w:delInstrText>
          </w:r>
        </w:del>
      </w:ins>
      <w:del w:id="2733" w:author="JIE  SUN" w:date="2018-06-21T13:34:00Z">
        <w:r w:rsidR="00083FE7" w:rsidDel="00A64E7B">
          <w:fldChar w:fldCharType="separate"/>
        </w:r>
        <w:r w:rsidR="00083FE7" w:rsidDel="00A64E7B">
          <w:rPr>
            <w:noProof/>
          </w:rPr>
          <w:delText>2</w:delText>
        </w:r>
      </w:del>
      <w:ins w:id="2734" w:author="jie sun" w:date="2018-04-19T13:00:00Z">
        <w:del w:id="27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36" w:author="JIE  SUN" w:date="2018-06-21T13:34:00Z">
        <w:r w:rsidR="00083FE7" w:rsidDel="00A64E7B">
          <w:fldChar w:fldCharType="separate"/>
        </w:r>
      </w:del>
      <w:ins w:id="2737" w:author="jie sun" w:date="2018-04-19T13:00:00Z">
        <w:del w:id="2738" w:author="JIE  SUN" w:date="2018-06-21T13:34:00Z">
          <w:r w:rsidR="00083FE7" w:rsidDel="00A64E7B">
            <w:rPr>
              <w:noProof/>
            </w:rPr>
            <w:delText>8</w:delText>
          </w:r>
          <w:r w:rsidR="00083FE7" w:rsidDel="00A64E7B">
            <w:fldChar w:fldCharType="end"/>
          </w:r>
        </w:del>
      </w:ins>
      <w:ins w:id="2739" w:author="像个男人一样" w:date="2018-03-21T01:40:00Z">
        <w:del w:id="274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41" w:author="像个男人一样" w:date="2018-03-22T11:51:00Z">
        <w:del w:id="2742" w:author="jie sun" w:date="2018-04-10T21:45:00Z">
          <w:r w:rsidDel="00454521">
            <w:delText>8</w:delText>
          </w:r>
        </w:del>
      </w:ins>
      <w:ins w:id="2743" w:author="像个男人一样" w:date="2018-03-21T01:40:00Z">
        <w:del w:id="2744" w:author="jie sun" w:date="2018-04-10T21:45:00Z">
          <w:r w:rsidDel="00454521">
            <w:fldChar w:fldCharType="end"/>
          </w:r>
        </w:del>
        <w:bookmarkStart w:id="2745" w:name="_Toc29145"/>
        <w:bookmarkStart w:id="2746" w:name="_Toc2528"/>
        <w:bookmarkStart w:id="2747" w:name="_Toc2835"/>
        <w:bookmarkStart w:id="2748" w:name="_Toc25101"/>
        <w:bookmarkStart w:id="2749" w:name="_Toc16909"/>
        <w:bookmarkStart w:id="2750" w:name="_Toc2200"/>
        <w:bookmarkStart w:id="2751" w:name="_Toc17088"/>
        <w:bookmarkStart w:id="2752" w:name="_Toc4890"/>
        <w:bookmarkStart w:id="2753" w:name="_Toc11094"/>
        <w:bookmarkStart w:id="2754" w:name="_Toc19752"/>
        <w:bookmarkStart w:id="2755" w:name="_Toc22277"/>
        <w:bookmarkStart w:id="2756" w:name="_Toc7209"/>
        <w:bookmarkStart w:id="2757" w:name="_Toc2792"/>
        <w:bookmarkStart w:id="2758" w:name="_Toc4832"/>
        <w:bookmarkStart w:id="2759" w:name="_Toc20218"/>
        <w:bookmarkStart w:id="2760" w:name="_Toc22115"/>
        <w:bookmarkStart w:id="2761" w:name="_Toc14172"/>
        <w:bookmarkStart w:id="2762" w:name="_Toc435"/>
        <w:bookmarkStart w:id="2763" w:name="_Toc12522"/>
        <w:bookmarkStart w:id="2764" w:name="_Toc27786"/>
        <w:bookmarkStart w:id="2765" w:name="_Toc27317"/>
        <w:bookmarkStart w:id="2766" w:name="_Toc2481"/>
        <w:bookmarkStart w:id="2767" w:name="_Toc16876"/>
        <w:bookmarkStart w:id="2768" w:name="_Toc32553"/>
        <w:bookmarkStart w:id="2769" w:name="_Toc4186"/>
        <w:r>
          <w:rPr>
            <w:rFonts w:hint="eastAsia"/>
          </w:rPr>
          <w:t xml:space="preserve">:The </w:t>
        </w:r>
      </w:ins>
      <w:ins w:id="2770" w:author="jie sun" w:date="2018-04-16T22:26:00Z">
        <w:r w:rsidR="00EC735C">
          <w:t>P</w:t>
        </w:r>
      </w:ins>
      <w:ins w:id="2771" w:author="像个男人一样" w:date="2018-03-21T01:40:00Z">
        <w:del w:id="2772" w:author="jie sun" w:date="2018-04-16T22:26:00Z">
          <w:r w:rsidDel="00EC735C">
            <w:rPr>
              <w:rFonts w:hint="eastAsia"/>
            </w:rPr>
            <w:delText>p</w:delText>
          </w:r>
        </w:del>
        <w:r>
          <w:rPr>
            <w:rFonts w:hint="eastAsia"/>
          </w:rPr>
          <w:t xml:space="preserve">eak </w:t>
        </w:r>
      </w:ins>
      <w:ins w:id="2773" w:author="jie sun" w:date="2018-04-16T22:26:00Z">
        <w:r w:rsidR="00EC735C">
          <w:t>D</w:t>
        </w:r>
      </w:ins>
      <w:ins w:id="2774" w:author="像个男人一样" w:date="2018-03-21T01:40:00Z">
        <w:del w:id="2775" w:author="jie sun" w:date="2018-04-16T22:26:00Z">
          <w:r w:rsidDel="00EC735C">
            <w:rPr>
              <w:rFonts w:hint="eastAsia"/>
            </w:rPr>
            <w:delText>d</w:delText>
          </w:r>
        </w:del>
        <w:r>
          <w:rPr>
            <w:rFonts w:hint="eastAsia"/>
          </w:rPr>
          <w:t xml:space="preserve">ata </w:t>
        </w:r>
      </w:ins>
      <w:ins w:id="2776" w:author="jie sun" w:date="2018-04-16T22:26:00Z">
        <w:r w:rsidR="00EC735C">
          <w:t>O</w:t>
        </w:r>
      </w:ins>
      <w:ins w:id="2777" w:author="像个男人一样" w:date="2018-03-21T01:40:00Z">
        <w:del w:id="2778" w:author="jie sun" w:date="2018-04-16T22:26:00Z">
          <w:r w:rsidDel="00EC735C">
            <w:rPr>
              <w:rFonts w:hint="eastAsia"/>
            </w:rPr>
            <w:delText>o</w:delText>
          </w:r>
        </w:del>
        <w:r>
          <w:rPr>
            <w:rFonts w:hint="eastAsia"/>
          </w:rPr>
          <w:t xml:space="preserve">f  </w:t>
        </w:r>
      </w:ins>
      <w:ins w:id="2779" w:author="jie sun" w:date="2018-04-16T22:26:00Z">
        <w:r w:rsidR="00EC735C">
          <w:t>T</w:t>
        </w:r>
      </w:ins>
      <w:ins w:id="2780" w:author="像个男人一样" w:date="2018-03-21T01:40:00Z">
        <w:del w:id="2781" w:author="jie sun" w:date="2018-04-16T22:26:00Z">
          <w:r w:rsidDel="00EC735C">
            <w:rPr>
              <w:rFonts w:hint="eastAsia"/>
            </w:rPr>
            <w:delText>t</w:delText>
          </w:r>
        </w:del>
        <w:r>
          <w:rPr>
            <w:rFonts w:hint="eastAsia"/>
          </w:rPr>
          <w:t>he Accelerometer</w:t>
        </w:r>
      </w:ins>
      <w:bookmarkEnd w:id="2726"/>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661D9F61" w14:textId="5079F51F" w:rsidR="0087014B" w:rsidRDefault="00D5184D">
      <w:pPr>
        <w:pStyle w:val="Heading3"/>
        <w:rPr>
          <w:lang w:val="en-US"/>
        </w:rPr>
      </w:pPr>
      <w:bookmarkStart w:id="2782" w:name="_Toc24657"/>
      <w:bookmarkStart w:id="2783" w:name="_Toc6479"/>
      <w:bookmarkStart w:id="2784" w:name="_Toc13413"/>
      <w:bookmarkStart w:id="2785" w:name="_Toc28675"/>
      <w:bookmarkStart w:id="2786" w:name="_Toc25906"/>
      <w:bookmarkStart w:id="2787" w:name="_Toc15449"/>
      <w:bookmarkStart w:id="2788" w:name="_Toc20709"/>
      <w:bookmarkStart w:id="2789" w:name="_Toc2699"/>
      <w:bookmarkStart w:id="2790" w:name="_Toc1697"/>
      <w:bookmarkStart w:id="2791" w:name="_Toc518649102"/>
      <w:r>
        <w:rPr>
          <w:rFonts w:hint="eastAsia"/>
          <w:lang w:val="en-US"/>
        </w:rPr>
        <w:t>Transform Domain Algorithm</w:t>
      </w:r>
      <w:bookmarkEnd w:id="2782"/>
      <w:bookmarkEnd w:id="2783"/>
      <w:bookmarkEnd w:id="2784"/>
      <w:bookmarkEnd w:id="2785"/>
      <w:bookmarkEnd w:id="2786"/>
      <w:bookmarkEnd w:id="2787"/>
      <w:bookmarkEnd w:id="2788"/>
      <w:bookmarkEnd w:id="2789"/>
      <w:bookmarkEnd w:id="2790"/>
      <w:bookmarkEnd w:id="2791"/>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92" w:author="jie sun" w:date="2018-04-08T19:16:00Z"/>
          <w:lang w:val="en-US"/>
        </w:rPr>
      </w:pPr>
      <w:r>
        <w:rPr>
          <w:lang w:val="en-US"/>
        </w:rPr>
        <w:t>The duration of</w:t>
      </w:r>
      <w:del w:id="2793"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94" w:author="像个男人一样" w:date="2018-03-21T01:40:00Z">
          <w:pPr>
            <w:pStyle w:val="Subtitle"/>
          </w:pPr>
        </w:pPrChange>
      </w:pPr>
      <w:del w:id="2795" w:author="像个男人一样" w:date="2018-03-22T11:58:00Z">
        <w:r>
          <w:delText xml:space="preserve">Figure 2. </w:delText>
        </w:r>
        <w:r>
          <w:fldChar w:fldCharType="begin"/>
        </w:r>
        <w:r>
          <w:delInstrText xml:space="preserve"> SEQ Figure_2. \* ARABIC </w:delInstrText>
        </w:r>
        <w:r>
          <w:fldChar w:fldCharType="separate"/>
        </w:r>
      </w:del>
      <w:ins w:id="2796" w:author="像个男人一样" w:date="2018-03-22T11:51:00Z">
        <w:del w:id="2797" w:author="像个男人一样" w:date="2018-03-22T11:58:00Z">
          <w:r w:rsidRPr="00E90B93">
            <w:rPr>
              <w:rFonts w:hint="eastAsia"/>
              <w:b/>
              <w:rPrChange w:id="2798" w:author="jie sun" w:date="2018-04-08T19:16:00Z">
                <w:rPr>
                  <w:rFonts w:hint="eastAsia"/>
                </w:rPr>
              </w:rPrChange>
            </w:rPr>
            <w:delText>错误！未指定顺序。</w:delText>
          </w:r>
        </w:del>
      </w:ins>
      <w:ins w:id="2799" w:author="像个男人一样" w:date="2018-03-21T23:39:00Z">
        <w:del w:id="2800" w:author="像个男人一样" w:date="2018-03-22T11:58:00Z">
          <w:r w:rsidRPr="00E90B93">
            <w:rPr>
              <w:rFonts w:hint="eastAsia"/>
              <w:b/>
              <w:rPrChange w:id="2801" w:author="jie sun" w:date="2018-04-08T19:16:00Z">
                <w:rPr>
                  <w:rFonts w:hint="eastAsia"/>
                </w:rPr>
              </w:rPrChange>
            </w:rPr>
            <w:delText>错误！未指定顺序。</w:delText>
          </w:r>
        </w:del>
      </w:ins>
      <w:ins w:id="2802" w:author="像个男人一样" w:date="2018-03-21T23:10:00Z">
        <w:del w:id="2803" w:author="像个男人一样" w:date="2018-03-22T11:58:00Z">
          <w:r w:rsidRPr="00E90B93">
            <w:rPr>
              <w:rFonts w:hint="eastAsia"/>
              <w:b/>
              <w:rPrChange w:id="2804" w:author="jie sun" w:date="2018-04-08T19:16:00Z">
                <w:rPr>
                  <w:rFonts w:hint="eastAsia"/>
                </w:rPr>
              </w:rPrChange>
            </w:rPr>
            <w:delText>错误！未指定顺序。</w:delText>
          </w:r>
        </w:del>
      </w:ins>
      <w:ins w:id="2805" w:author="像个男人一样" w:date="2018-03-21T23:08:00Z">
        <w:del w:id="2806" w:author="像个男人一样" w:date="2018-03-22T11:58:00Z">
          <w:r w:rsidRPr="00E90B93">
            <w:rPr>
              <w:rFonts w:hint="eastAsia"/>
              <w:b/>
              <w:rPrChange w:id="2807" w:author="jie sun" w:date="2018-04-08T19:16:00Z">
                <w:rPr>
                  <w:rFonts w:hint="eastAsia"/>
                </w:rPr>
              </w:rPrChange>
            </w:rPr>
            <w:delText>错误！未指定顺序。</w:delText>
          </w:r>
        </w:del>
      </w:ins>
      <w:ins w:id="2808" w:author="像个男人一样" w:date="2018-03-21T02:33:00Z">
        <w:del w:id="2809" w:author="像个男人一样" w:date="2018-03-22T11:58:00Z">
          <w:r w:rsidRPr="00E90B93">
            <w:rPr>
              <w:rFonts w:hint="eastAsia"/>
              <w:b/>
              <w:rPrChange w:id="2810" w:author="jie sun" w:date="2018-04-08T19:16:00Z">
                <w:rPr>
                  <w:rFonts w:hint="eastAsia"/>
                </w:rPr>
              </w:rPrChange>
            </w:rPr>
            <w:delText>错误！未指定顺序。错误！未指定顺序。</w:delText>
          </w:r>
        </w:del>
      </w:ins>
      <w:ins w:id="2811" w:author="像个男人一样" w:date="2018-03-21T02:31:00Z">
        <w:del w:id="2812" w:author="像个男人一样" w:date="2018-03-22T11:58:00Z">
          <w:r w:rsidRPr="00E90B93">
            <w:rPr>
              <w:rFonts w:hint="eastAsia"/>
              <w:b/>
              <w:rPrChange w:id="2813" w:author="jie sun" w:date="2018-04-08T19:16:00Z">
                <w:rPr>
                  <w:rFonts w:hint="eastAsia"/>
                </w:rPr>
              </w:rPrChange>
            </w:rPr>
            <w:delText>错误！未指定顺序。</w:delText>
          </w:r>
        </w:del>
      </w:ins>
      <w:ins w:id="2814" w:author="像个男人一样" w:date="2018-03-21T02:30:00Z">
        <w:del w:id="2815" w:author="像个男人一样" w:date="2018-03-22T11:58:00Z">
          <w:r w:rsidRPr="00E90B93">
            <w:rPr>
              <w:rFonts w:hint="eastAsia"/>
              <w:b/>
              <w:rPrChange w:id="2816" w:author="jie sun" w:date="2018-04-08T19:16:00Z">
                <w:rPr>
                  <w:rFonts w:hint="eastAsia"/>
                </w:rPr>
              </w:rPrChange>
            </w:rPr>
            <w:delText>错误！未指定顺序。</w:delText>
          </w:r>
        </w:del>
      </w:ins>
      <w:ins w:id="2817" w:author="像个男人一样" w:date="2018-03-21T02:29:00Z">
        <w:del w:id="2818" w:author="像个男人一样" w:date="2018-03-22T11:58:00Z">
          <w:r w:rsidRPr="00E90B93">
            <w:rPr>
              <w:rFonts w:hint="eastAsia"/>
              <w:b/>
              <w:rPrChange w:id="2819" w:author="jie sun" w:date="2018-04-08T19:16:00Z">
                <w:rPr>
                  <w:rFonts w:hint="eastAsia"/>
                </w:rPr>
              </w:rPrChange>
            </w:rPr>
            <w:delText>错误！未指定顺序。错误！未指定顺序。</w:delText>
          </w:r>
        </w:del>
      </w:ins>
      <w:ins w:id="2820" w:author="像个男人一样" w:date="2018-03-21T02:26:00Z">
        <w:del w:id="2821" w:author="像个男人一样" w:date="2018-03-22T11:58:00Z">
          <w:r w:rsidRPr="00E90B93">
            <w:rPr>
              <w:rFonts w:hint="eastAsia"/>
              <w:b/>
              <w:rPrChange w:id="2822" w:author="jie sun" w:date="2018-04-08T19:16:00Z">
                <w:rPr>
                  <w:rFonts w:hint="eastAsia"/>
                </w:rPr>
              </w:rPrChange>
            </w:rPr>
            <w:delText>错误！未指定顺序。</w:delText>
          </w:r>
        </w:del>
      </w:ins>
      <w:ins w:id="2823" w:author="像个男人一样" w:date="2018-03-21T02:25:00Z">
        <w:del w:id="2824" w:author="像个男人一样" w:date="2018-03-22T11:58:00Z">
          <w:r w:rsidRPr="00E90B93">
            <w:rPr>
              <w:rFonts w:hint="eastAsia"/>
              <w:b/>
              <w:rPrChange w:id="2825" w:author="jie sun" w:date="2018-04-08T19:16:00Z">
                <w:rPr>
                  <w:rFonts w:hint="eastAsia"/>
                </w:rPr>
              </w:rPrChange>
            </w:rPr>
            <w:delText>错误！未指定顺序。</w:delText>
          </w:r>
        </w:del>
      </w:ins>
      <w:ins w:id="2826" w:author="像个男人一样" w:date="2018-03-21T02:24:00Z">
        <w:del w:id="2827" w:author="像个男人一样" w:date="2018-03-22T11:58:00Z">
          <w:r w:rsidRPr="00E90B93">
            <w:rPr>
              <w:rFonts w:hint="eastAsia"/>
              <w:b/>
              <w:rPrChange w:id="2828" w:author="jie sun" w:date="2018-04-08T19:16:00Z">
                <w:rPr>
                  <w:rFonts w:hint="eastAsia"/>
                </w:rPr>
              </w:rPrChange>
            </w:rPr>
            <w:delText>错误！未指定顺序。</w:delText>
          </w:r>
        </w:del>
      </w:ins>
      <w:ins w:id="2829" w:author="像个男人一样" w:date="2018-03-21T02:23:00Z">
        <w:del w:id="2830" w:author="像个男人一样" w:date="2018-03-22T11:58:00Z">
          <w:r w:rsidRPr="00E90B93">
            <w:rPr>
              <w:rFonts w:hint="eastAsia"/>
              <w:b/>
              <w:rPrChange w:id="2831" w:author="jie sun" w:date="2018-04-08T19:16:00Z">
                <w:rPr>
                  <w:rFonts w:hint="eastAsia"/>
                </w:rPr>
              </w:rPrChange>
            </w:rPr>
            <w:delText>错误！未指定顺序。</w:delText>
          </w:r>
        </w:del>
      </w:ins>
      <w:ins w:id="2832" w:author="像个男人一样" w:date="2018-03-21T02:22:00Z">
        <w:del w:id="2833" w:author="像个男人一样" w:date="2018-03-22T11:58:00Z">
          <w:r w:rsidRPr="00E90B93">
            <w:rPr>
              <w:rFonts w:hint="eastAsia"/>
              <w:b/>
              <w:rPrChange w:id="2834" w:author="jie sun" w:date="2018-04-08T19:16:00Z">
                <w:rPr>
                  <w:rFonts w:hint="eastAsia"/>
                </w:rPr>
              </w:rPrChange>
            </w:rPr>
            <w:delText>错误！未指定顺序。</w:delText>
          </w:r>
        </w:del>
      </w:ins>
      <w:ins w:id="2835" w:author="像个男人一样" w:date="2018-03-21T02:17:00Z">
        <w:del w:id="2836" w:author="像个男人一样" w:date="2018-03-22T11:58:00Z">
          <w:r w:rsidRPr="00E90B93">
            <w:rPr>
              <w:rFonts w:hint="eastAsia"/>
              <w:b/>
              <w:rPrChange w:id="2837" w:author="jie sun" w:date="2018-04-08T19:16:00Z">
                <w:rPr>
                  <w:rFonts w:hint="eastAsia"/>
                </w:rPr>
              </w:rPrChange>
            </w:rPr>
            <w:delText>错误！未指定顺序。错误！未指定顺序。错误！未指定顺序。</w:delText>
          </w:r>
        </w:del>
      </w:ins>
      <w:ins w:id="2838" w:author="像个男人一样" w:date="2018-03-21T02:15: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02:14:00Z">
        <w:del w:id="2842" w:author="像个男人一样" w:date="2018-03-22T11:58:00Z">
          <w:r w:rsidRPr="00E90B93">
            <w:rPr>
              <w:rFonts w:hint="eastAsia"/>
              <w:b/>
              <w:rPrChange w:id="2843" w:author="jie sun" w:date="2018-04-08T19:16:00Z">
                <w:rPr>
                  <w:rFonts w:hint="eastAsia"/>
                </w:rPr>
              </w:rPrChange>
            </w:rPr>
            <w:delText>错误！未指定顺序。</w:delText>
          </w:r>
        </w:del>
      </w:ins>
      <w:ins w:id="2844" w:author="像个男人一样" w:date="2018-03-21T02:13:00Z">
        <w:del w:id="2845" w:author="像个男人一样" w:date="2018-03-22T11:58:00Z">
          <w:r w:rsidRPr="00E90B93">
            <w:rPr>
              <w:rFonts w:hint="eastAsia"/>
              <w:b/>
              <w:rPrChange w:id="2846" w:author="jie sun" w:date="2018-04-08T19:16:00Z">
                <w:rPr>
                  <w:rFonts w:hint="eastAsia"/>
                </w:rPr>
              </w:rPrChange>
            </w:rPr>
            <w:delText>错误！未指定顺序。</w:delText>
          </w:r>
        </w:del>
      </w:ins>
      <w:ins w:id="2847" w:author="像个男人一样" w:date="2018-03-21T02:12:00Z">
        <w:del w:id="2848" w:author="像个男人一样" w:date="2018-03-22T11:58:00Z">
          <w:r w:rsidRPr="00E90B93">
            <w:rPr>
              <w:rFonts w:hint="eastAsia"/>
              <w:b/>
              <w:rPrChange w:id="2849" w:author="jie sun" w:date="2018-04-08T19:16:00Z">
                <w:rPr>
                  <w:rFonts w:hint="eastAsia"/>
                </w:rPr>
              </w:rPrChange>
            </w:rPr>
            <w:delText>错误！未指定顺序。</w:delText>
          </w:r>
        </w:del>
      </w:ins>
      <w:ins w:id="2850" w:author="像个男人一样" w:date="2018-03-21T02:02:00Z">
        <w:del w:id="2851" w:author="像个男人一样" w:date="2018-03-22T11:58:00Z">
          <w:r w:rsidRPr="00E90B93">
            <w:rPr>
              <w:rFonts w:hint="eastAsia"/>
              <w:b/>
              <w:rPrChange w:id="2852" w:author="jie sun" w:date="2018-04-08T19:16:00Z">
                <w:rPr>
                  <w:rFonts w:hint="eastAsia"/>
                </w:rPr>
              </w:rPrChange>
            </w:rPr>
            <w:delText>错误！未指定顺序。错误！未指定顺序。</w:delText>
          </w:r>
        </w:del>
      </w:ins>
      <w:ins w:id="2853" w:author="像个男人一样" w:date="2018-03-21T02:01:00Z">
        <w:del w:id="2854" w:author="像个男人一样" w:date="2018-03-22T11:58:00Z">
          <w:r w:rsidRPr="00E90B93">
            <w:rPr>
              <w:rFonts w:hint="eastAsia"/>
              <w:b/>
              <w:rPrChange w:id="2855" w:author="jie sun" w:date="2018-04-08T19:16:00Z">
                <w:rPr>
                  <w:rFonts w:hint="eastAsia"/>
                </w:rPr>
              </w:rPrChange>
            </w:rPr>
            <w:delText>错误！未指定顺序。</w:delText>
          </w:r>
        </w:del>
      </w:ins>
      <w:ins w:id="2856" w:author="像个男人一样" w:date="2018-03-21T02:00:00Z">
        <w:del w:id="2857" w:author="像个男人一样" w:date="2018-03-22T11:58:00Z">
          <w:r w:rsidRPr="00E90B93">
            <w:rPr>
              <w:rFonts w:hint="eastAsia"/>
              <w:b/>
              <w:rPrChange w:id="2858" w:author="jie sun" w:date="2018-04-08T19:16:00Z">
                <w:rPr>
                  <w:rFonts w:hint="eastAsia"/>
                </w:rPr>
              </w:rPrChange>
            </w:rPr>
            <w:delText>错误！未指定顺序。</w:delText>
          </w:r>
        </w:del>
      </w:ins>
      <w:ins w:id="2859" w:author="像个男人一样" w:date="2018-03-21T01:59:00Z">
        <w:del w:id="2860" w:author="像个男人一样" w:date="2018-03-22T11:58:00Z">
          <w:r w:rsidRPr="00E90B93">
            <w:rPr>
              <w:rFonts w:hint="eastAsia"/>
              <w:b/>
              <w:rPrChange w:id="2861" w:author="jie sun" w:date="2018-04-08T19:16:00Z">
                <w:rPr>
                  <w:rFonts w:hint="eastAsia"/>
                </w:rPr>
              </w:rPrChange>
            </w:rPr>
            <w:delText>错误！未指定顺序。</w:delText>
          </w:r>
        </w:del>
      </w:ins>
      <w:ins w:id="2862" w:author="像个男人一样" w:date="2018-03-21T01:58:00Z">
        <w:del w:id="2863" w:author="像个男人一样" w:date="2018-03-22T11:58:00Z">
          <w:r w:rsidRPr="00E90B93">
            <w:rPr>
              <w:rFonts w:hint="eastAsia"/>
              <w:b/>
              <w:rPrChange w:id="2864" w:author="jie sun" w:date="2018-04-08T19:16:00Z">
                <w:rPr>
                  <w:rFonts w:hint="eastAsia"/>
                </w:rPr>
              </w:rPrChange>
            </w:rPr>
            <w:delText>错误！未指定顺序。错误！未指定顺序。</w:delText>
          </w:r>
        </w:del>
      </w:ins>
      <w:ins w:id="2865" w:author="像个男人一样" w:date="2018-03-21T01:57:00Z">
        <w:del w:id="2866" w:author="像个男人一样" w:date="2018-03-22T11:58:00Z">
          <w:r w:rsidRPr="00E90B93">
            <w:rPr>
              <w:rFonts w:hint="eastAsia"/>
              <w:b/>
              <w:rPrChange w:id="2867" w:author="jie sun" w:date="2018-04-08T19:16:00Z">
                <w:rPr>
                  <w:rFonts w:hint="eastAsia"/>
                </w:rPr>
              </w:rPrChange>
            </w:rPr>
            <w:delText>错误！未指定顺序。</w:delText>
          </w:r>
        </w:del>
      </w:ins>
      <w:ins w:id="2868" w:author="像个男人一样" w:date="2018-03-21T01:48:00Z">
        <w:del w:id="2869" w:author="像个男人一样" w:date="2018-03-22T11:58:00Z">
          <w:r w:rsidRPr="00E90B93">
            <w:rPr>
              <w:rFonts w:hint="eastAsia"/>
              <w:b/>
              <w:rPrChange w:id="2870" w:author="jie sun" w:date="2018-04-08T19:16:00Z">
                <w:rPr>
                  <w:rFonts w:hint="eastAsia"/>
                </w:rPr>
              </w:rPrChange>
            </w:rPr>
            <w:delText>错误！未指定顺序。错误！未指定顺序。</w:delText>
          </w:r>
        </w:del>
      </w:ins>
      <w:ins w:id="2871" w:author="像个男人一样" w:date="2018-03-21T01:47:00Z">
        <w:del w:id="2872" w:author="像个男人一样" w:date="2018-03-22T11:58:00Z">
          <w:r w:rsidRPr="00E90B93">
            <w:rPr>
              <w:rFonts w:hint="eastAsia"/>
              <w:b/>
              <w:rPrChange w:id="2873" w:author="jie sun" w:date="2018-04-08T19:16:00Z">
                <w:rPr>
                  <w:rFonts w:hint="eastAsia"/>
                </w:rPr>
              </w:rPrChange>
            </w:rPr>
            <w:delText>错误！未指定顺序。</w:delText>
          </w:r>
        </w:del>
      </w:ins>
      <w:ins w:id="2874" w:author="像个男人一样" w:date="2018-03-21T01:46:00Z">
        <w:del w:id="2875" w:author="像个男人一样" w:date="2018-03-22T11:58:00Z">
          <w:r w:rsidRPr="00E90B93">
            <w:rPr>
              <w:rFonts w:hint="eastAsia"/>
              <w:b/>
              <w:rPrChange w:id="2876" w:author="jie sun" w:date="2018-04-08T19:16:00Z">
                <w:rPr>
                  <w:rFonts w:hint="eastAsia"/>
                </w:rPr>
              </w:rPrChange>
            </w:rPr>
            <w:delText>错误！未指定顺序。</w:delText>
          </w:r>
        </w:del>
      </w:ins>
      <w:ins w:id="2877" w:author="像个男人一样" w:date="2018-03-21T01:45:00Z">
        <w:del w:id="2878" w:author="像个男人一样" w:date="2018-03-22T11:58:00Z">
          <w:r w:rsidRPr="00E90B93">
            <w:rPr>
              <w:rFonts w:hint="eastAsia"/>
              <w:b/>
              <w:rPrChange w:id="2879" w:author="jie sun" w:date="2018-04-08T19:16:00Z">
                <w:rPr>
                  <w:rFonts w:hint="eastAsia"/>
                </w:rPr>
              </w:rPrChange>
            </w:rPr>
            <w:delText>错误！未指定顺序。错误！未指定顺序。</w:delText>
          </w:r>
        </w:del>
      </w:ins>
      <w:ins w:id="2880" w:author="像个男人一样" w:date="2018-03-21T01:43:00Z">
        <w:del w:id="2881" w:author="像个男人一样" w:date="2018-03-22T11:58:00Z">
          <w:r w:rsidRPr="00E90B93">
            <w:rPr>
              <w:rFonts w:hint="eastAsia"/>
              <w:b/>
              <w:rPrChange w:id="2882" w:author="jie sun" w:date="2018-04-08T19:16:00Z">
                <w:rPr>
                  <w:rFonts w:hint="eastAsia"/>
                </w:rPr>
              </w:rPrChange>
            </w:rPr>
            <w:delText>错误！未指定顺序。</w:delText>
          </w:r>
        </w:del>
      </w:ins>
      <w:ins w:id="2883" w:author="像个男人一样" w:date="2018-03-21T01:42:00Z">
        <w:del w:id="2884" w:author="像个男人一样" w:date="2018-03-22T11:58:00Z">
          <w:r w:rsidRPr="00E90B93">
            <w:rPr>
              <w:rFonts w:hint="eastAsia"/>
              <w:b/>
              <w:rPrChange w:id="2885" w:author="jie sun" w:date="2018-04-08T19:16:00Z">
                <w:rPr>
                  <w:rFonts w:hint="eastAsia"/>
                </w:rPr>
              </w:rPrChange>
            </w:rPr>
            <w:delText>错误！未指定顺序。</w:delText>
          </w:r>
        </w:del>
      </w:ins>
      <w:del w:id="2886" w:author="像个男人一样" w:date="2018-03-22T11:58:00Z">
        <w:r>
          <w:delText>9</w:delText>
        </w:r>
        <w:r>
          <w:fldChar w:fldCharType="end"/>
        </w:r>
      </w:del>
      <w:del w:id="2887" w:author="像个男人一样" w:date="2018-03-21T01:41:00Z">
        <w:r>
          <w:delText xml:space="preserve"> The intervals among the peaks </w:delText>
        </w:r>
      </w:del>
    </w:p>
    <w:p w14:paraId="7CF1E088" w14:textId="77777777" w:rsidR="0087014B" w:rsidRDefault="00D5184D">
      <w:pPr>
        <w:jc w:val="center"/>
        <w:rPr>
          <w:ins w:id="2888" w:author="像个男人一样" w:date="2018-03-21T01:41:00Z"/>
        </w:rPr>
        <w:pPrChange w:id="2889"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3FBF49" w14:textId="61C0ED53" w:rsidR="0087014B" w:rsidRDefault="00D5184D">
      <w:pPr>
        <w:pStyle w:val="Caption"/>
        <w:jc w:val="center"/>
        <w:pPrChange w:id="2890" w:author="jie sun" w:date="2018-04-16T21:34:00Z">
          <w:pPr/>
        </w:pPrChange>
      </w:pPr>
      <w:bookmarkStart w:id="2891" w:name="_Toc517801879"/>
      <w:ins w:id="2892" w:author="像个男人一样" w:date="2018-03-21T01:41:00Z">
        <w:r>
          <w:lastRenderedPageBreak/>
          <w:t xml:space="preserve">Figure </w:t>
        </w:r>
      </w:ins>
      <w:ins w:id="2893" w:author="JIE  SUN" w:date="2018-06-21T13:36:00Z">
        <w:r w:rsidR="00A64E7B">
          <w:fldChar w:fldCharType="begin"/>
        </w:r>
        <w:r w:rsidR="00A64E7B">
          <w:instrText xml:space="preserve"> STYLEREF 1 \s </w:instrText>
        </w:r>
      </w:ins>
      <w:r w:rsidR="00A64E7B">
        <w:fldChar w:fldCharType="separate"/>
      </w:r>
      <w:r w:rsidR="009F4579">
        <w:rPr>
          <w:noProof/>
        </w:rPr>
        <w:t>3</w:t>
      </w:r>
      <w:ins w:id="289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6</w:t>
      </w:r>
      <w:ins w:id="2895" w:author="JIE  SUN" w:date="2018-06-21T13:36:00Z">
        <w:r w:rsidR="00A64E7B">
          <w:fldChar w:fldCharType="end"/>
        </w:r>
      </w:ins>
      <w:ins w:id="2896" w:author="jie sun" w:date="2018-04-19T13:00:00Z">
        <w:del w:id="2897" w:author="JIE  SUN" w:date="2018-06-21T13:34:00Z">
          <w:r w:rsidR="00083FE7" w:rsidDel="00A64E7B">
            <w:fldChar w:fldCharType="begin"/>
          </w:r>
          <w:r w:rsidR="00083FE7" w:rsidDel="00A64E7B">
            <w:delInstrText xml:space="preserve"> STYLEREF 1 \s </w:delInstrText>
          </w:r>
        </w:del>
      </w:ins>
      <w:del w:id="2898" w:author="JIE  SUN" w:date="2018-06-21T13:34:00Z">
        <w:r w:rsidR="00083FE7" w:rsidDel="00A64E7B">
          <w:fldChar w:fldCharType="separate"/>
        </w:r>
        <w:r w:rsidR="00083FE7" w:rsidDel="00A64E7B">
          <w:rPr>
            <w:noProof/>
          </w:rPr>
          <w:delText>2</w:delText>
        </w:r>
      </w:del>
      <w:ins w:id="2899" w:author="jie sun" w:date="2018-04-19T13:00:00Z">
        <w:del w:id="290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901" w:author="JIE  SUN" w:date="2018-06-21T13:34:00Z">
        <w:r w:rsidR="00083FE7" w:rsidDel="00A64E7B">
          <w:fldChar w:fldCharType="separate"/>
        </w:r>
      </w:del>
      <w:ins w:id="2902" w:author="jie sun" w:date="2018-04-19T13:00:00Z">
        <w:del w:id="2903" w:author="JIE  SUN" w:date="2018-06-21T13:34:00Z">
          <w:r w:rsidR="00083FE7" w:rsidDel="00A64E7B">
            <w:rPr>
              <w:noProof/>
            </w:rPr>
            <w:delText>9</w:delText>
          </w:r>
          <w:r w:rsidR="00083FE7" w:rsidDel="00A64E7B">
            <w:fldChar w:fldCharType="end"/>
          </w:r>
        </w:del>
      </w:ins>
      <w:ins w:id="2904" w:author="像个男人一样" w:date="2018-03-21T01:41:00Z">
        <w:del w:id="290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906" w:author="像个男人一样" w:date="2018-03-22T11:51:00Z">
        <w:del w:id="2907" w:author="jie sun" w:date="2018-04-10T21:45:00Z">
          <w:r w:rsidDel="00454521">
            <w:delText>9</w:delText>
          </w:r>
        </w:del>
      </w:ins>
      <w:ins w:id="2908" w:author="像个男人一样" w:date="2018-03-21T01:41:00Z">
        <w:del w:id="2909" w:author="jie sun" w:date="2018-04-10T21:45:00Z">
          <w:r w:rsidDel="00454521">
            <w:fldChar w:fldCharType="end"/>
          </w:r>
        </w:del>
        <w:bookmarkStart w:id="2910" w:name="_Toc28630"/>
        <w:bookmarkStart w:id="2911" w:name="_Toc20181"/>
        <w:bookmarkStart w:id="2912" w:name="_Toc1368"/>
        <w:bookmarkStart w:id="2913" w:name="_Toc1985"/>
        <w:bookmarkStart w:id="2914" w:name="_Toc473"/>
        <w:bookmarkStart w:id="2915" w:name="_Toc30065"/>
        <w:bookmarkStart w:id="2916" w:name="_Toc6461"/>
        <w:bookmarkStart w:id="2917" w:name="_Toc27155"/>
        <w:bookmarkStart w:id="2918" w:name="_Toc28664"/>
        <w:bookmarkStart w:id="2919" w:name="_Toc23526"/>
        <w:bookmarkStart w:id="2920" w:name="_Toc23073"/>
        <w:bookmarkStart w:id="2921" w:name="_Toc31468"/>
        <w:bookmarkStart w:id="2922" w:name="_Toc18099"/>
        <w:bookmarkStart w:id="2923" w:name="_Toc12438"/>
        <w:bookmarkStart w:id="2924" w:name="_Toc6829"/>
        <w:bookmarkStart w:id="2925" w:name="_Toc20173"/>
        <w:bookmarkStart w:id="2926" w:name="_Toc32110"/>
        <w:bookmarkStart w:id="2927" w:name="_Toc29089"/>
        <w:bookmarkStart w:id="2928" w:name="_Toc26482"/>
        <w:bookmarkStart w:id="2929" w:name="_Toc21016"/>
        <w:bookmarkStart w:id="2930" w:name="_Toc12772"/>
        <w:bookmarkStart w:id="2931" w:name="_Toc21350"/>
        <w:bookmarkStart w:id="2932" w:name="_Toc29483"/>
        <w:bookmarkStart w:id="2933" w:name="_Toc5366"/>
        <w:bookmarkStart w:id="2934" w:name="_Toc5328"/>
        <w:r w:rsidRPr="00606542">
          <w:t>:</w:t>
        </w:r>
      </w:ins>
      <w:r w:rsidR="0093575E">
        <w:t xml:space="preserve"> </w:t>
      </w:r>
      <w:ins w:id="2935" w:author="像个男人一样" w:date="2018-03-21T01:41:00Z">
        <w:r w:rsidRPr="00606542">
          <w:t xml:space="preserve">The </w:t>
        </w:r>
      </w:ins>
      <w:ins w:id="2936" w:author="jie sun" w:date="2018-04-16T22:26:00Z">
        <w:r w:rsidR="00727BC8">
          <w:t>I</w:t>
        </w:r>
      </w:ins>
      <w:ins w:id="2937" w:author="像个男人一样" w:date="2018-03-21T01:41:00Z">
        <w:del w:id="2938" w:author="jie sun" w:date="2018-04-16T22:26:00Z">
          <w:r w:rsidRPr="00606542" w:rsidDel="00727BC8">
            <w:delText>i</w:delText>
          </w:r>
        </w:del>
        <w:r w:rsidRPr="00606542">
          <w:t xml:space="preserve">ntervals </w:t>
        </w:r>
      </w:ins>
      <w:ins w:id="2939" w:author="jie sun" w:date="2018-04-16T22:26:00Z">
        <w:r w:rsidR="00727BC8">
          <w:t>A</w:t>
        </w:r>
      </w:ins>
      <w:ins w:id="2940" w:author="像个男人一样" w:date="2018-03-21T01:41:00Z">
        <w:del w:id="2941" w:author="jie sun" w:date="2018-04-16T22:26:00Z">
          <w:r w:rsidRPr="00606542" w:rsidDel="00727BC8">
            <w:delText>a</w:delText>
          </w:r>
        </w:del>
        <w:r w:rsidRPr="00606542">
          <w:t xml:space="preserve">mong </w:t>
        </w:r>
      </w:ins>
      <w:ins w:id="2942" w:author="jie sun" w:date="2018-04-16T22:27:00Z">
        <w:r w:rsidR="00727BC8">
          <w:t>T</w:t>
        </w:r>
      </w:ins>
      <w:ins w:id="2943" w:author="像个男人一样" w:date="2018-03-21T01:41:00Z">
        <w:del w:id="2944" w:author="jie sun" w:date="2018-04-16T22:27:00Z">
          <w:r w:rsidRPr="00606542" w:rsidDel="00727BC8">
            <w:delText>t</w:delText>
          </w:r>
        </w:del>
        <w:r w:rsidRPr="00606542">
          <w:t xml:space="preserve">he </w:t>
        </w:r>
      </w:ins>
      <w:ins w:id="2945" w:author="jie sun" w:date="2018-04-16T22:27:00Z">
        <w:r w:rsidR="00727BC8">
          <w:t>P</w:t>
        </w:r>
      </w:ins>
      <w:ins w:id="2946" w:author="像个男人一样" w:date="2018-03-21T01:41:00Z">
        <w:del w:id="2947" w:author="jie sun" w:date="2018-04-16T22:27:00Z">
          <w:r w:rsidRPr="00606542" w:rsidDel="00727BC8">
            <w:delText>p</w:delText>
          </w:r>
        </w:del>
        <w:r w:rsidRPr="00606542">
          <w:t>eaks</w:t>
        </w:r>
      </w:ins>
      <w:bookmarkEnd w:id="2891"/>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p>
    <w:p w14:paraId="369A335B" w14:textId="77777777" w:rsidR="0087014B" w:rsidRDefault="00D5184D">
      <w:pPr>
        <w:rPr>
          <w:ins w:id="2948" w:author="jie sun" w:date="2018-04-08T18:25:00Z"/>
        </w:rPr>
      </w:pPr>
      <w:del w:id="2949" w:author="jie sun" w:date="2018-04-16T21:34:00Z">
        <w:r w:rsidDel="007057AF">
          <w:rPr>
            <w:rFonts w:hint="eastAsia"/>
          </w:rPr>
          <w:delText>So</w:delText>
        </w:r>
        <w:r w:rsidDel="00D61186">
          <w:delText xml:space="preserve"> </w:delText>
        </w:r>
      </w:del>
      <w:ins w:id="2950" w:author="jie sun" w:date="2018-04-16T21:34:00Z">
        <w:r w:rsidR="00D61186">
          <w:rPr>
            <w:rFonts w:hint="eastAsia"/>
          </w:rPr>
          <w:t>W</w:t>
        </w:r>
      </w:ins>
      <w:del w:id="2951"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52" w:name="_Toc3264"/>
      <w:bookmarkStart w:id="2953" w:name="_Toc22958"/>
      <w:bookmarkStart w:id="2954" w:name="_Toc18539"/>
      <w:bookmarkStart w:id="2955" w:name="_Toc23908"/>
      <w:bookmarkStart w:id="2956" w:name="_Toc236"/>
      <w:bookmarkStart w:id="2957" w:name="_Toc30131"/>
      <w:bookmarkStart w:id="2958" w:name="_Toc11068"/>
      <w:bookmarkStart w:id="2959" w:name="_Toc25229"/>
      <w:bookmarkStart w:id="2960" w:name="_Toc440"/>
      <w:bookmarkStart w:id="2961" w:name="_Toc518649103"/>
      <w:r>
        <w:rPr>
          <w:lang w:val="en-US"/>
        </w:rPr>
        <w:t xml:space="preserve">Threshold </w:t>
      </w:r>
      <w:r>
        <w:rPr>
          <w:rFonts w:hint="eastAsia"/>
          <w:lang w:val="en-US"/>
        </w:rPr>
        <w:t>Filtering Algorithm</w:t>
      </w:r>
      <w:bookmarkEnd w:id="2952"/>
      <w:bookmarkEnd w:id="2953"/>
      <w:bookmarkEnd w:id="2954"/>
      <w:bookmarkEnd w:id="2955"/>
      <w:bookmarkEnd w:id="2956"/>
      <w:bookmarkEnd w:id="2957"/>
      <w:bookmarkEnd w:id="2958"/>
      <w:bookmarkEnd w:id="2959"/>
      <w:bookmarkEnd w:id="2960"/>
      <w:bookmarkEnd w:id="2961"/>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62" w:author="jie sun" w:date="2018-04-15T19:24:00Z">
                  <w:rPr/>
                </w:rPrChange>
              </w:rPr>
            </w:pPr>
            <w:r w:rsidRPr="008F4478">
              <w:rPr>
                <w:lang w:val="en-US"/>
                <w:rPrChange w:id="2963" w:author="jie sun" w:date="2018-04-15T19:24:00Z">
                  <w:rPr/>
                </w:rPrChange>
              </w:rPr>
              <w:t>2.</w:t>
            </w:r>
            <w:r>
              <w:rPr>
                <w:lang w:val="en-US"/>
              </w:rPr>
              <w:t xml:space="preserve"> The Threshold is Dynamic and related with different walking patterns. </w:t>
            </w:r>
            <w:del w:id="2964" w:author="jie sun" w:date="2018-04-15T19:28:00Z">
              <w:r w:rsidRPr="008F4478" w:rsidDel="00122733">
                <w:rPr>
                  <w:lang w:val="en-US"/>
                  <w:rPrChange w:id="2965" w:author="jie sun" w:date="2018-04-15T19:24:00Z">
                    <w:rPr/>
                  </w:rPrChange>
                </w:rPr>
                <w:delText>(</w:delText>
              </w:r>
            </w:del>
            <w:r w:rsidRPr="008F4478">
              <w:rPr>
                <w:lang w:val="en-US"/>
                <w:rPrChange w:id="2966" w:author="jie sun" w:date="2018-04-15T19:24:00Z">
                  <w:rPr/>
                </w:rPrChange>
              </w:rPr>
              <w:t>There is one red peak datum being filtered.</w:t>
            </w:r>
            <w:del w:id="2967" w:author="jie sun" w:date="2018-04-15T19:28:00Z">
              <w:r w:rsidRPr="008F4478" w:rsidDel="00122733">
                <w:rPr>
                  <w:lang w:val="en-US"/>
                  <w:rPrChange w:id="2968" w:author="jie sun" w:date="2018-04-15T19:24:00Z">
                    <w:rPr/>
                  </w:rPrChange>
                </w:rPr>
                <w:delText>)</w:delText>
              </w:r>
            </w:del>
          </w:p>
        </w:tc>
      </w:tr>
    </w:tbl>
    <w:p w14:paraId="614D9AFB" w14:textId="77777777" w:rsidR="0087014B" w:rsidRPr="00DA038E" w:rsidRDefault="00D5184D">
      <w:pPr>
        <w:pStyle w:val="Caption"/>
        <w:rPr>
          <w:del w:id="2969" w:author="像个男人一样" w:date="2018-03-22T11:58:00Z"/>
        </w:rPr>
        <w:pPrChange w:id="2970" w:author="像个男人一样" w:date="2018-03-21T01:42:00Z">
          <w:pPr/>
        </w:pPrChange>
      </w:pPr>
      <w:r w:rsidRPr="00DA038E">
        <w:t xml:space="preserve">The following </w:t>
      </w:r>
      <w:del w:id="2971" w:author="jie sun" w:date="2018-04-08T18:25:00Z">
        <w:r w:rsidRPr="00DA038E" w:rsidDel="006C170B">
          <w:delText xml:space="preserve">diagram </w:delText>
        </w:r>
      </w:del>
      <w:ins w:id="2972"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73" w:author="像个男人一样" w:date="2018-03-21T01:42:00Z">
          <w:pPr>
            <w:pStyle w:val="Subtitle"/>
          </w:pPr>
        </w:pPrChange>
      </w:pPr>
      <w:del w:id="2974" w:author="像个男人一样" w:date="2018-03-22T11:58:00Z">
        <w:r>
          <w:delText xml:space="preserve">Figure 2. </w:delText>
        </w:r>
        <w:r>
          <w:fldChar w:fldCharType="begin"/>
        </w:r>
        <w:r>
          <w:delInstrText xml:space="preserve"> SEQ Figure_2. \* ARABIC </w:delInstrText>
        </w:r>
        <w:r>
          <w:fldChar w:fldCharType="separate"/>
        </w:r>
      </w:del>
      <w:ins w:id="2975" w:author="像个男人一样" w:date="2018-03-22T11:51:00Z">
        <w:del w:id="2976" w:author="像个男人一样" w:date="2018-03-22T11:58:00Z">
          <w:r>
            <w:rPr>
              <w:b/>
            </w:rPr>
            <w:delText>错误！未指定顺序。</w:delText>
          </w:r>
        </w:del>
      </w:ins>
      <w:ins w:id="2977" w:author="像个男人一样" w:date="2018-03-21T23:39:00Z">
        <w:del w:id="2978" w:author="像个男人一样" w:date="2018-03-22T11:58:00Z">
          <w:r>
            <w:rPr>
              <w:b/>
            </w:rPr>
            <w:delText>错误！未指定顺序。</w:delText>
          </w:r>
        </w:del>
      </w:ins>
      <w:ins w:id="2979" w:author="像个男人一样" w:date="2018-03-21T23:10:00Z">
        <w:del w:id="2980" w:author="像个男人一样" w:date="2018-03-22T11:58:00Z">
          <w:r>
            <w:rPr>
              <w:b/>
            </w:rPr>
            <w:delText>错误！未指定顺序。</w:delText>
          </w:r>
        </w:del>
      </w:ins>
      <w:ins w:id="2981" w:author="像个男人一样" w:date="2018-03-21T23:08:00Z">
        <w:del w:id="2982" w:author="像个男人一样" w:date="2018-03-22T11:58:00Z">
          <w:r>
            <w:rPr>
              <w:b/>
            </w:rPr>
            <w:delText>错误！未指定顺序。</w:delText>
          </w:r>
        </w:del>
      </w:ins>
      <w:ins w:id="2983" w:author="像个男人一样" w:date="2018-03-21T02:33:00Z">
        <w:del w:id="2984" w:author="像个男人一样" w:date="2018-03-22T11:58:00Z">
          <w:r>
            <w:rPr>
              <w:b/>
            </w:rPr>
            <w:delText>错误！未指定顺序。错误！未指定顺序。</w:delText>
          </w:r>
        </w:del>
      </w:ins>
      <w:ins w:id="2985" w:author="像个男人一样" w:date="2018-03-21T02:31:00Z">
        <w:del w:id="2986" w:author="像个男人一样" w:date="2018-03-22T11:58:00Z">
          <w:r>
            <w:rPr>
              <w:b/>
            </w:rPr>
            <w:delText>错误！未指定顺序。</w:delText>
          </w:r>
        </w:del>
      </w:ins>
      <w:ins w:id="2987" w:author="像个男人一样" w:date="2018-03-21T02:30:00Z">
        <w:del w:id="2988" w:author="像个男人一样" w:date="2018-03-22T11:58:00Z">
          <w:r>
            <w:rPr>
              <w:b/>
            </w:rPr>
            <w:delText>错误！未指定顺序。</w:delText>
          </w:r>
        </w:del>
      </w:ins>
      <w:ins w:id="2989" w:author="像个男人一样" w:date="2018-03-21T02:29:00Z">
        <w:del w:id="2990" w:author="像个男人一样" w:date="2018-03-22T11:58:00Z">
          <w:r>
            <w:rPr>
              <w:b/>
            </w:rPr>
            <w:delText>错误！未指定顺序。错误！未指定顺序。</w:delText>
          </w:r>
        </w:del>
      </w:ins>
      <w:ins w:id="2991" w:author="像个男人一样" w:date="2018-03-21T02:26:00Z">
        <w:del w:id="2992" w:author="像个男人一样" w:date="2018-03-22T11:58:00Z">
          <w:r>
            <w:rPr>
              <w:b/>
            </w:rPr>
            <w:delText>错误！未指定顺序。</w:delText>
          </w:r>
        </w:del>
      </w:ins>
      <w:ins w:id="2993" w:author="像个男人一样" w:date="2018-03-21T02:25:00Z">
        <w:del w:id="2994" w:author="像个男人一样" w:date="2018-03-22T11:58:00Z">
          <w:r>
            <w:rPr>
              <w:b/>
            </w:rPr>
            <w:delText>错误！未指定顺序。</w:delText>
          </w:r>
        </w:del>
      </w:ins>
      <w:ins w:id="2995" w:author="像个男人一样" w:date="2018-03-21T02:24:00Z">
        <w:del w:id="2996" w:author="像个男人一样" w:date="2018-03-22T11:58:00Z">
          <w:r>
            <w:rPr>
              <w:b/>
            </w:rPr>
            <w:delText>错误！未指定顺序。</w:delText>
          </w:r>
        </w:del>
      </w:ins>
      <w:ins w:id="2997" w:author="像个男人一样" w:date="2018-03-21T02:23:00Z">
        <w:del w:id="2998" w:author="像个男人一样" w:date="2018-03-22T11:58:00Z">
          <w:r>
            <w:rPr>
              <w:b/>
            </w:rPr>
            <w:delText>错误！未指定顺序。</w:delText>
          </w:r>
        </w:del>
      </w:ins>
      <w:ins w:id="2999" w:author="像个男人一样" w:date="2018-03-21T02:22:00Z">
        <w:del w:id="3000" w:author="像个男人一样" w:date="2018-03-22T11:58:00Z">
          <w:r>
            <w:rPr>
              <w:b/>
            </w:rPr>
            <w:delText>错误！未指定顺序。</w:delText>
          </w:r>
        </w:del>
      </w:ins>
      <w:ins w:id="3001" w:author="像个男人一样" w:date="2018-03-21T02:17:00Z">
        <w:del w:id="3002" w:author="像个男人一样" w:date="2018-03-22T11:58:00Z">
          <w:r>
            <w:rPr>
              <w:b/>
            </w:rPr>
            <w:delText>错误！未指定顺序。错误！未指定顺序。错误！未指定顺序。</w:delText>
          </w:r>
        </w:del>
      </w:ins>
      <w:ins w:id="3003" w:author="像个男人一样" w:date="2018-03-21T02:15:00Z">
        <w:del w:id="3004" w:author="像个男人一样" w:date="2018-03-22T11:58:00Z">
          <w:r>
            <w:rPr>
              <w:b/>
            </w:rPr>
            <w:delText>错误！未指定顺序。</w:delText>
          </w:r>
        </w:del>
      </w:ins>
      <w:ins w:id="3005" w:author="像个男人一样" w:date="2018-03-21T02:14:00Z">
        <w:del w:id="3006" w:author="像个男人一样" w:date="2018-03-22T11:58:00Z">
          <w:r>
            <w:rPr>
              <w:b/>
            </w:rPr>
            <w:delText>错误！未指定顺序。</w:delText>
          </w:r>
        </w:del>
      </w:ins>
      <w:ins w:id="3007" w:author="像个男人一样" w:date="2018-03-21T02:13:00Z">
        <w:del w:id="3008" w:author="像个男人一样" w:date="2018-03-22T11:58:00Z">
          <w:r>
            <w:rPr>
              <w:b/>
            </w:rPr>
            <w:delText>错误！未指定顺序。</w:delText>
          </w:r>
        </w:del>
      </w:ins>
      <w:ins w:id="3009" w:author="像个男人一样" w:date="2018-03-21T02:12:00Z">
        <w:del w:id="3010" w:author="像个男人一样" w:date="2018-03-22T11:58:00Z">
          <w:r>
            <w:rPr>
              <w:b/>
            </w:rPr>
            <w:delText>错误！未指定顺序。</w:delText>
          </w:r>
        </w:del>
      </w:ins>
      <w:ins w:id="3011" w:author="像个男人一样" w:date="2018-03-21T02:02:00Z">
        <w:del w:id="3012" w:author="像个男人一样" w:date="2018-03-22T11:58:00Z">
          <w:r>
            <w:rPr>
              <w:b/>
            </w:rPr>
            <w:delText>错误！未指定顺序。错误！未指定顺序。</w:delText>
          </w:r>
        </w:del>
      </w:ins>
      <w:ins w:id="3013" w:author="像个男人一样" w:date="2018-03-21T02:01:00Z">
        <w:del w:id="3014" w:author="像个男人一样" w:date="2018-03-22T11:58:00Z">
          <w:r>
            <w:rPr>
              <w:b/>
            </w:rPr>
            <w:delText>错误！未指定顺序。</w:delText>
          </w:r>
        </w:del>
      </w:ins>
      <w:ins w:id="3015" w:author="像个男人一样" w:date="2018-03-21T02:00:00Z">
        <w:del w:id="3016" w:author="像个男人一样" w:date="2018-03-22T11:58:00Z">
          <w:r>
            <w:rPr>
              <w:b/>
            </w:rPr>
            <w:delText>错误！未指定顺序。</w:delText>
          </w:r>
        </w:del>
      </w:ins>
      <w:ins w:id="3017" w:author="像个男人一样" w:date="2018-03-21T01:59:00Z">
        <w:del w:id="3018" w:author="像个男人一样" w:date="2018-03-22T11:58:00Z">
          <w:r>
            <w:rPr>
              <w:b/>
            </w:rPr>
            <w:delText>错误！未指定顺序。</w:delText>
          </w:r>
        </w:del>
      </w:ins>
      <w:ins w:id="3019" w:author="像个男人一样" w:date="2018-03-21T01:58:00Z">
        <w:del w:id="3020" w:author="像个男人一样" w:date="2018-03-22T11:58:00Z">
          <w:r>
            <w:rPr>
              <w:b/>
            </w:rPr>
            <w:delText>错误！未指定顺序。错误！未指定顺序。</w:delText>
          </w:r>
        </w:del>
      </w:ins>
      <w:ins w:id="3021" w:author="像个男人一样" w:date="2018-03-21T01:57:00Z">
        <w:del w:id="3022" w:author="像个男人一样" w:date="2018-03-22T11:58:00Z">
          <w:r>
            <w:rPr>
              <w:b/>
            </w:rPr>
            <w:delText>错误！未指定顺序。</w:delText>
          </w:r>
        </w:del>
      </w:ins>
      <w:ins w:id="3023" w:author="像个男人一样" w:date="2018-03-21T01:48:00Z">
        <w:del w:id="3024" w:author="像个男人一样" w:date="2018-03-22T11:58:00Z">
          <w:r>
            <w:rPr>
              <w:b/>
            </w:rPr>
            <w:delText>错误！未指定顺序。错误！未指定顺序。</w:delText>
          </w:r>
        </w:del>
      </w:ins>
      <w:ins w:id="3025" w:author="像个男人一样" w:date="2018-03-21T01:47:00Z">
        <w:del w:id="3026" w:author="像个男人一样" w:date="2018-03-22T11:58:00Z">
          <w:r>
            <w:rPr>
              <w:b/>
            </w:rPr>
            <w:delText>错误！未指定顺序。</w:delText>
          </w:r>
        </w:del>
      </w:ins>
      <w:ins w:id="3027" w:author="像个男人一样" w:date="2018-03-21T01:46:00Z">
        <w:del w:id="3028" w:author="像个男人一样" w:date="2018-03-22T11:58:00Z">
          <w:r>
            <w:rPr>
              <w:b/>
            </w:rPr>
            <w:delText>错误！未指定顺序。</w:delText>
          </w:r>
        </w:del>
      </w:ins>
      <w:ins w:id="3029" w:author="像个男人一样" w:date="2018-03-21T01:45:00Z">
        <w:del w:id="3030" w:author="像个男人一样" w:date="2018-03-22T11:58:00Z">
          <w:r>
            <w:rPr>
              <w:b/>
            </w:rPr>
            <w:delText>错误！未指定顺序。错误！未指定顺序。</w:delText>
          </w:r>
        </w:del>
      </w:ins>
      <w:ins w:id="3031" w:author="像个男人一样" w:date="2018-03-21T01:43:00Z">
        <w:del w:id="3032" w:author="像个男人一样" w:date="2018-03-22T11:58:00Z">
          <w:r>
            <w:rPr>
              <w:b/>
            </w:rPr>
            <w:delText>错误！未指定顺序。</w:delText>
          </w:r>
        </w:del>
      </w:ins>
      <w:del w:id="3033" w:author="像个男人一样" w:date="2018-03-22T11:58:00Z">
        <w:r>
          <w:delText>10</w:delText>
        </w:r>
        <w:r>
          <w:fldChar w:fldCharType="end"/>
        </w:r>
      </w:del>
      <w:del w:id="3034" w:author="像个男人一样" w:date="2018-03-21T01:42:00Z">
        <w:r>
          <w:delText xml:space="preserve"> </w:delText>
        </w:r>
      </w:del>
      <w:del w:id="3035" w:author="像个男人一样" w:date="2018-03-21T01:41:00Z">
        <w:r>
          <w:delText>The threshold figure</w:delText>
        </w:r>
      </w:del>
    </w:p>
    <w:p w14:paraId="10E65A45" w14:textId="77777777" w:rsidR="0087014B" w:rsidRDefault="00D5184D">
      <w:pPr>
        <w:jc w:val="center"/>
        <w:rPr>
          <w:ins w:id="3036" w:author="像个男人一样" w:date="2018-03-21T01:42:00Z"/>
        </w:rPr>
        <w:pPrChange w:id="3037" w:author="jie sun" w:date="2018-04-16T21:34:00Z">
          <w:pPr/>
        </w:pPrChange>
      </w:pPr>
      <w:del w:id="3038"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ins w:id="3039"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021B68C" w14:textId="266B2783" w:rsidR="0087014B" w:rsidRDefault="00D5184D">
      <w:pPr>
        <w:pStyle w:val="Caption"/>
        <w:jc w:val="center"/>
        <w:rPr>
          <w:lang w:val="en-US"/>
        </w:rPr>
        <w:pPrChange w:id="3040" w:author="jie sun" w:date="2018-04-16T21:34:00Z">
          <w:pPr/>
        </w:pPrChange>
      </w:pPr>
      <w:bookmarkStart w:id="3041" w:name="_Toc517801880"/>
      <w:ins w:id="3042" w:author="像个男人一样" w:date="2018-03-21T01:42:00Z">
        <w:r>
          <w:t xml:space="preserve">Figure </w:t>
        </w:r>
      </w:ins>
      <w:ins w:id="3043" w:author="JIE  SUN" w:date="2018-06-21T13:36:00Z">
        <w:r w:rsidR="00A64E7B">
          <w:fldChar w:fldCharType="begin"/>
        </w:r>
        <w:r w:rsidR="00A64E7B">
          <w:instrText xml:space="preserve"> STYLEREF 1 \s </w:instrText>
        </w:r>
      </w:ins>
      <w:r w:rsidR="00A64E7B">
        <w:fldChar w:fldCharType="separate"/>
      </w:r>
      <w:r w:rsidR="009F4579">
        <w:rPr>
          <w:noProof/>
        </w:rPr>
        <w:t>3</w:t>
      </w:r>
      <w:ins w:id="304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7</w:t>
      </w:r>
      <w:ins w:id="3045" w:author="JIE  SUN" w:date="2018-06-21T13:36:00Z">
        <w:r w:rsidR="00A64E7B">
          <w:fldChar w:fldCharType="end"/>
        </w:r>
      </w:ins>
      <w:ins w:id="3046" w:author="jie sun" w:date="2018-04-19T13:00:00Z">
        <w:del w:id="3047" w:author="JIE  SUN" w:date="2018-06-21T13:34:00Z">
          <w:r w:rsidR="00083FE7" w:rsidDel="00A64E7B">
            <w:fldChar w:fldCharType="begin"/>
          </w:r>
          <w:r w:rsidR="00083FE7" w:rsidDel="00A64E7B">
            <w:delInstrText xml:space="preserve"> STYLEREF 1 \s </w:delInstrText>
          </w:r>
        </w:del>
      </w:ins>
      <w:del w:id="3048" w:author="JIE  SUN" w:date="2018-06-21T13:34:00Z">
        <w:r w:rsidR="00083FE7" w:rsidDel="00A64E7B">
          <w:fldChar w:fldCharType="separate"/>
        </w:r>
        <w:r w:rsidR="00083FE7" w:rsidDel="00A64E7B">
          <w:rPr>
            <w:noProof/>
          </w:rPr>
          <w:delText>2</w:delText>
        </w:r>
      </w:del>
      <w:ins w:id="3049" w:author="jie sun" w:date="2018-04-19T13:00:00Z">
        <w:del w:id="305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51" w:author="JIE  SUN" w:date="2018-06-21T13:34:00Z">
        <w:r w:rsidR="00083FE7" w:rsidDel="00A64E7B">
          <w:fldChar w:fldCharType="separate"/>
        </w:r>
      </w:del>
      <w:ins w:id="3052" w:author="jie sun" w:date="2018-04-19T13:00:00Z">
        <w:del w:id="3053" w:author="JIE  SUN" w:date="2018-06-21T13:34:00Z">
          <w:r w:rsidR="00083FE7" w:rsidDel="00A64E7B">
            <w:rPr>
              <w:noProof/>
            </w:rPr>
            <w:delText>10</w:delText>
          </w:r>
          <w:r w:rsidR="00083FE7" w:rsidDel="00A64E7B">
            <w:fldChar w:fldCharType="end"/>
          </w:r>
        </w:del>
      </w:ins>
      <w:ins w:id="3054" w:author="像个男人一样" w:date="2018-03-21T01:42:00Z">
        <w:del w:id="305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56" w:author="像个男人一样" w:date="2018-03-22T11:51:00Z">
        <w:del w:id="3057" w:author="jie sun" w:date="2018-04-10T21:45:00Z">
          <w:r w:rsidDel="00454521">
            <w:delText>10</w:delText>
          </w:r>
        </w:del>
      </w:ins>
      <w:ins w:id="3058" w:author="像个男人一样" w:date="2018-03-21T01:42:00Z">
        <w:del w:id="3059" w:author="jie sun" w:date="2018-04-10T21:45:00Z">
          <w:r w:rsidDel="00454521">
            <w:fldChar w:fldCharType="end"/>
          </w:r>
        </w:del>
        <w:bookmarkStart w:id="3060" w:name="_Toc5409"/>
        <w:bookmarkStart w:id="3061" w:name="_Toc1166"/>
        <w:bookmarkStart w:id="3062" w:name="_Toc6554"/>
        <w:bookmarkStart w:id="3063" w:name="_Toc13454"/>
        <w:bookmarkStart w:id="3064" w:name="_Toc21765"/>
        <w:bookmarkStart w:id="3065" w:name="_Toc23823"/>
        <w:bookmarkStart w:id="3066" w:name="_Toc29933"/>
        <w:bookmarkStart w:id="3067" w:name="_Toc730"/>
        <w:bookmarkStart w:id="3068" w:name="_Toc12423"/>
        <w:bookmarkStart w:id="3069" w:name="_Toc29736"/>
        <w:bookmarkStart w:id="3070" w:name="_Toc7802"/>
        <w:bookmarkStart w:id="3071" w:name="_Toc14551"/>
        <w:bookmarkStart w:id="3072" w:name="_Toc12117"/>
        <w:bookmarkStart w:id="3073" w:name="_Toc25358"/>
        <w:bookmarkStart w:id="3074" w:name="_Toc30572"/>
        <w:bookmarkStart w:id="3075" w:name="_Toc8461"/>
        <w:bookmarkStart w:id="3076" w:name="_Toc22751"/>
        <w:bookmarkStart w:id="3077" w:name="_Toc5984"/>
        <w:bookmarkStart w:id="3078" w:name="_Toc11656"/>
        <w:bookmarkStart w:id="3079" w:name="_Toc15753"/>
        <w:bookmarkStart w:id="3080" w:name="_Toc7503"/>
        <w:bookmarkStart w:id="3081" w:name="_Toc227"/>
        <w:bookmarkStart w:id="3082" w:name="_Toc2081"/>
        <w:bookmarkStart w:id="3083" w:name="_Toc22325"/>
        <w:bookmarkStart w:id="3084" w:name="_Toc5034"/>
        <w:r>
          <w:rPr>
            <w:rFonts w:hint="eastAsia"/>
          </w:rPr>
          <w:t>:</w:t>
        </w:r>
      </w:ins>
      <w:r w:rsidR="0093575E">
        <w:t xml:space="preserve"> </w:t>
      </w:r>
      <w:ins w:id="3085" w:author="像个男人一样" w:date="2018-03-21T01:42:00Z">
        <w:r>
          <w:rPr>
            <w:rFonts w:hint="eastAsia"/>
          </w:rPr>
          <w:t xml:space="preserve">The </w:t>
        </w:r>
      </w:ins>
      <w:ins w:id="3086" w:author="jie sun" w:date="2018-04-16T22:27:00Z">
        <w:r w:rsidR="00BB4424">
          <w:t>T</w:t>
        </w:r>
      </w:ins>
      <w:ins w:id="3087" w:author="像个男人一样" w:date="2018-03-21T01:42:00Z">
        <w:del w:id="3088" w:author="jie sun" w:date="2018-04-16T22:27:00Z">
          <w:r w:rsidDel="00BB4424">
            <w:rPr>
              <w:rFonts w:hint="eastAsia"/>
            </w:rPr>
            <w:delText>t</w:delText>
          </w:r>
        </w:del>
        <w:r>
          <w:rPr>
            <w:rFonts w:hint="eastAsia"/>
          </w:rPr>
          <w:t xml:space="preserve">hreshold </w:t>
        </w:r>
      </w:ins>
      <w:ins w:id="3089" w:author="jie sun" w:date="2018-04-16T22:27:00Z">
        <w:r w:rsidR="00BB4424">
          <w:t>F</w:t>
        </w:r>
      </w:ins>
      <w:ins w:id="3090" w:author="像个男人一样" w:date="2018-03-21T01:42:00Z">
        <w:del w:id="3091" w:author="jie sun" w:date="2018-04-16T22:27:00Z">
          <w:r w:rsidDel="00BB4424">
            <w:rPr>
              <w:rFonts w:hint="eastAsia"/>
            </w:rPr>
            <w:delText>f</w:delText>
          </w:r>
        </w:del>
        <w:r>
          <w:rPr>
            <w:rFonts w:hint="eastAsia"/>
          </w:rPr>
          <w:t>igure</w:t>
        </w:r>
      </w:ins>
      <w:bookmarkEnd w:id="3041"/>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p>
    <w:p w14:paraId="5864FC83" w14:textId="44B3C6D6" w:rsidR="0087014B" w:rsidRDefault="00D5184D">
      <w:pPr>
        <w:pStyle w:val="Heading3"/>
        <w:rPr>
          <w:lang w:val="en-US"/>
        </w:rPr>
      </w:pPr>
      <w:bookmarkStart w:id="3092" w:name="_Toc14406"/>
      <w:bookmarkStart w:id="3093" w:name="_Toc11047"/>
      <w:bookmarkStart w:id="3094" w:name="_Toc5176"/>
      <w:bookmarkStart w:id="3095" w:name="_Toc28426"/>
      <w:bookmarkStart w:id="3096" w:name="_Toc32033"/>
      <w:bookmarkStart w:id="3097" w:name="_Toc24111"/>
      <w:bookmarkStart w:id="3098" w:name="_Toc11901"/>
      <w:bookmarkStart w:id="3099" w:name="_Toc23423"/>
      <w:bookmarkStart w:id="3100" w:name="_Toc15273"/>
      <w:bookmarkStart w:id="3101" w:name="_Toc518649104"/>
      <w:r>
        <w:rPr>
          <w:rFonts w:hint="eastAsia"/>
          <w:lang w:val="en-US"/>
        </w:rPr>
        <w:t>Pattern Recognition Algorithm</w:t>
      </w:r>
      <w:bookmarkEnd w:id="3092"/>
      <w:bookmarkEnd w:id="3093"/>
      <w:bookmarkEnd w:id="3094"/>
      <w:bookmarkEnd w:id="3095"/>
      <w:bookmarkEnd w:id="3096"/>
      <w:bookmarkEnd w:id="3097"/>
      <w:bookmarkEnd w:id="3098"/>
      <w:bookmarkEnd w:id="3099"/>
      <w:bookmarkEnd w:id="3100"/>
      <w:bookmarkEnd w:id="3101"/>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102" w:author="像个男人一样" w:date="2018-03-21T01:43:00Z">
                <w:pPr>
                  <w:spacing w:after="0"/>
                </w:pPr>
              </w:pPrChange>
            </w:pPr>
            <w:del w:id="3103" w:author="像个男人一样" w:date="2018-03-22T11:57:00Z">
              <w:r w:rsidRPr="009276F8">
                <w:rPr>
                  <w:iCs w:val="0"/>
                  <w:color w:val="auto"/>
                  <w:sz w:val="24"/>
                  <w:szCs w:val="22"/>
                  <w:lang w:val="en-US"/>
                  <w:rPrChange w:id="3104" w:author="jie sun" w:date="2018-04-08T15:17:00Z">
                    <w:rPr/>
                  </w:rPrChange>
                </w:rPr>
                <w:lastRenderedPageBreak/>
                <w:delText>1.</w:delText>
              </w:r>
            </w:del>
            <w:del w:id="3105" w:author="像个男人一样" w:date="2018-03-22T11:58:00Z">
              <w:r w:rsidRPr="009276F8">
                <w:rPr>
                  <w:iCs w:val="0"/>
                  <w:color w:val="auto"/>
                  <w:sz w:val="24"/>
                  <w:szCs w:val="22"/>
                  <w:lang w:val="en-US"/>
                  <w:rPrChange w:id="3106" w:author="jie sun" w:date="2018-04-08T15:17:00Z">
                    <w:rPr/>
                  </w:rPrChange>
                </w:rPr>
                <w:delText xml:space="preserve"> </w:delText>
              </w:r>
            </w:del>
            <w:r w:rsidRPr="009276F8">
              <w:rPr>
                <w:iCs w:val="0"/>
                <w:color w:val="auto"/>
                <w:sz w:val="24"/>
                <w:szCs w:val="22"/>
                <w:lang w:val="en-US"/>
                <w:rPrChange w:id="3107" w:author="jie sun" w:date="2018-04-08T15:17:00Z">
                  <w:rPr/>
                </w:rPrChange>
              </w:rPr>
              <w:t>In different patterns, you can see the distinction of the wave variation of accel</w:t>
            </w:r>
            <w:ins w:id="3108" w:author="像个男人一样" w:date="2018-03-22T11:57:00Z">
              <w:r w:rsidRPr="009276F8">
                <w:rPr>
                  <w:iCs w:val="0"/>
                  <w:color w:val="auto"/>
                  <w:sz w:val="24"/>
                  <w:szCs w:val="22"/>
                  <w:lang w:val="en-US"/>
                </w:rPr>
                <w:t>e</w:t>
              </w:r>
            </w:ins>
            <w:ins w:id="3109" w:author="像个男人一样" w:date="2018-03-22T11:58:00Z">
              <w:r w:rsidRPr="009276F8">
                <w:rPr>
                  <w:iCs w:val="0"/>
                  <w:color w:val="auto"/>
                  <w:sz w:val="24"/>
                  <w:szCs w:val="22"/>
                  <w:lang w:val="en-US"/>
                </w:rPr>
                <w:t xml:space="preserve">rometer </w:t>
              </w:r>
            </w:ins>
            <w:del w:id="3110" w:author="jie sun" w:date="2018-04-08T15:17:00Z">
              <w:r w:rsidRPr="009276F8" w:rsidDel="009276F8">
                <w:rPr>
                  <w:iCs w:val="0"/>
                  <w:color w:val="auto"/>
                  <w:sz w:val="24"/>
                  <w:szCs w:val="22"/>
                  <w:lang w:val="en-US"/>
                  <w:rPrChange w:id="3111" w:author="jie sun" w:date="2018-04-08T15:17:00Z">
                    <w:rPr/>
                  </w:rPrChange>
                </w:rPr>
                <w:delText xml:space="preserve"> </w:delText>
              </w:r>
            </w:del>
            <w:r w:rsidRPr="009276F8">
              <w:rPr>
                <w:iCs w:val="0"/>
                <w:color w:val="auto"/>
                <w:sz w:val="24"/>
                <w:szCs w:val="22"/>
                <w:lang w:val="en-US"/>
                <w:rPrChange w:id="3112"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13" w:author="jie sun" w:date="2018-04-08T15:17:00Z">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114" w:author="像个男人一样" w:date="2018-03-22T11:57:00Z"/>
          <w:lang w:val="en-US"/>
        </w:rPr>
      </w:pPr>
    </w:p>
    <w:p w14:paraId="56B0E402" w14:textId="77777777" w:rsidR="0087014B" w:rsidRDefault="00D5184D">
      <w:pPr>
        <w:pStyle w:val="Subtitle"/>
        <w:rPr>
          <w:del w:id="3115" w:author="像个男人一样" w:date="2018-03-21T01:43:00Z"/>
          <w:lang w:val="en-US"/>
        </w:rPr>
      </w:pPr>
      <w:del w:id="3116" w:author="像个男人一样" w:date="2018-03-22T11:57:00Z">
        <w:r>
          <w:delText xml:space="preserve">Figure 2. </w:delText>
        </w:r>
        <w:r>
          <w:fldChar w:fldCharType="begin"/>
        </w:r>
        <w:r>
          <w:delInstrText xml:space="preserve"> SEQ Figure_2. \* ARABIC </w:delInstrText>
        </w:r>
        <w:r>
          <w:fldChar w:fldCharType="separate"/>
        </w:r>
      </w:del>
      <w:ins w:id="3117" w:author="像个男人一样" w:date="2018-03-22T11:51:00Z">
        <w:del w:id="3118" w:author="像个男人一样" w:date="2018-03-22T11:57:00Z">
          <w:r>
            <w:rPr>
              <w:b/>
            </w:rPr>
            <w:delText>错误！未指定顺序。</w:delText>
          </w:r>
        </w:del>
      </w:ins>
      <w:ins w:id="3119" w:author="像个男人一样" w:date="2018-03-21T23:39:00Z">
        <w:del w:id="3120" w:author="像个男人一样" w:date="2018-03-22T11:57:00Z">
          <w:r>
            <w:rPr>
              <w:b/>
            </w:rPr>
            <w:delText>错误！未指定顺序。</w:delText>
          </w:r>
        </w:del>
      </w:ins>
      <w:ins w:id="3121" w:author="像个男人一样" w:date="2018-03-21T23:10:00Z">
        <w:del w:id="3122" w:author="像个男人一样" w:date="2018-03-22T11:57:00Z">
          <w:r>
            <w:rPr>
              <w:b/>
            </w:rPr>
            <w:delText>错误！未指定顺序。</w:delText>
          </w:r>
        </w:del>
      </w:ins>
      <w:ins w:id="3123" w:author="像个男人一样" w:date="2018-03-21T23:08:00Z">
        <w:del w:id="3124" w:author="像个男人一样" w:date="2018-03-22T11:57:00Z">
          <w:r>
            <w:rPr>
              <w:b/>
            </w:rPr>
            <w:delText>错误！未指定顺序。</w:delText>
          </w:r>
        </w:del>
      </w:ins>
      <w:ins w:id="3125" w:author="像个男人一样" w:date="2018-03-21T02:33:00Z">
        <w:del w:id="3126" w:author="像个男人一样" w:date="2018-03-22T11:57:00Z">
          <w:r>
            <w:rPr>
              <w:b/>
            </w:rPr>
            <w:delText>错误！未指定顺序。错误！未指定顺序。</w:delText>
          </w:r>
        </w:del>
      </w:ins>
      <w:ins w:id="3127" w:author="像个男人一样" w:date="2018-03-21T02:31:00Z">
        <w:del w:id="3128" w:author="像个男人一样" w:date="2018-03-22T11:57:00Z">
          <w:r>
            <w:rPr>
              <w:b/>
            </w:rPr>
            <w:delText>错误！未指定顺序。</w:delText>
          </w:r>
        </w:del>
      </w:ins>
      <w:ins w:id="3129" w:author="像个男人一样" w:date="2018-03-21T02:30:00Z">
        <w:del w:id="3130" w:author="像个男人一样" w:date="2018-03-22T11:57:00Z">
          <w:r>
            <w:rPr>
              <w:b/>
            </w:rPr>
            <w:delText>错误！未指定顺序。</w:delText>
          </w:r>
        </w:del>
      </w:ins>
      <w:ins w:id="3131" w:author="像个男人一样" w:date="2018-03-21T02:29:00Z">
        <w:del w:id="3132" w:author="像个男人一样" w:date="2018-03-22T11:57:00Z">
          <w:r>
            <w:rPr>
              <w:b/>
            </w:rPr>
            <w:delText>错误！未指定顺序。错误！未指定顺序。</w:delText>
          </w:r>
        </w:del>
      </w:ins>
      <w:ins w:id="3133" w:author="像个男人一样" w:date="2018-03-21T02:26:00Z">
        <w:del w:id="3134" w:author="像个男人一样" w:date="2018-03-22T11:57:00Z">
          <w:r>
            <w:rPr>
              <w:b/>
            </w:rPr>
            <w:delText>错误！未指定顺序。</w:delText>
          </w:r>
        </w:del>
      </w:ins>
      <w:ins w:id="3135" w:author="像个男人一样" w:date="2018-03-21T02:25:00Z">
        <w:del w:id="3136" w:author="像个男人一样" w:date="2018-03-22T11:57:00Z">
          <w:r>
            <w:rPr>
              <w:b/>
            </w:rPr>
            <w:delText>错误！未指定顺序。</w:delText>
          </w:r>
        </w:del>
      </w:ins>
      <w:ins w:id="3137" w:author="像个男人一样" w:date="2018-03-21T02:24:00Z">
        <w:del w:id="3138" w:author="像个男人一样" w:date="2018-03-22T11:57:00Z">
          <w:r>
            <w:rPr>
              <w:b/>
            </w:rPr>
            <w:delText>错误！未指定顺序。</w:delText>
          </w:r>
        </w:del>
      </w:ins>
      <w:ins w:id="3139" w:author="像个男人一样" w:date="2018-03-21T02:23:00Z">
        <w:del w:id="3140" w:author="像个男人一样" w:date="2018-03-22T11:57:00Z">
          <w:r>
            <w:rPr>
              <w:b/>
            </w:rPr>
            <w:delText>错误！未指定顺序。</w:delText>
          </w:r>
        </w:del>
      </w:ins>
      <w:ins w:id="3141" w:author="像个男人一样" w:date="2018-03-21T02:22:00Z">
        <w:del w:id="3142" w:author="像个男人一样" w:date="2018-03-22T11:57:00Z">
          <w:r>
            <w:rPr>
              <w:b/>
            </w:rPr>
            <w:delText>错误！未指定顺序。</w:delText>
          </w:r>
        </w:del>
      </w:ins>
      <w:ins w:id="3143" w:author="像个男人一样" w:date="2018-03-21T02:17:00Z">
        <w:del w:id="3144" w:author="像个男人一样" w:date="2018-03-22T11:57:00Z">
          <w:r>
            <w:rPr>
              <w:b/>
            </w:rPr>
            <w:delText>错误！未指定顺序。错误！未指定顺序。错误！未指定顺序。</w:delText>
          </w:r>
        </w:del>
      </w:ins>
      <w:ins w:id="3145" w:author="像个男人一样" w:date="2018-03-21T02:15:00Z">
        <w:del w:id="3146" w:author="像个男人一样" w:date="2018-03-22T11:57:00Z">
          <w:r>
            <w:rPr>
              <w:b/>
            </w:rPr>
            <w:delText>错误！未指定顺序。</w:delText>
          </w:r>
        </w:del>
      </w:ins>
      <w:ins w:id="3147" w:author="像个男人一样" w:date="2018-03-21T02:14:00Z">
        <w:del w:id="3148" w:author="像个男人一样" w:date="2018-03-22T11:57:00Z">
          <w:r>
            <w:rPr>
              <w:b/>
            </w:rPr>
            <w:delText>错误！未指定顺序。</w:delText>
          </w:r>
        </w:del>
      </w:ins>
      <w:ins w:id="3149" w:author="像个男人一样" w:date="2018-03-21T02:13:00Z">
        <w:del w:id="3150" w:author="像个男人一样" w:date="2018-03-22T11:57:00Z">
          <w:r>
            <w:rPr>
              <w:b/>
            </w:rPr>
            <w:delText>错误！未指定顺序。</w:delText>
          </w:r>
        </w:del>
      </w:ins>
      <w:ins w:id="3151" w:author="像个男人一样" w:date="2018-03-21T02:12:00Z">
        <w:del w:id="3152" w:author="像个男人一样" w:date="2018-03-22T11:57:00Z">
          <w:r>
            <w:rPr>
              <w:b/>
            </w:rPr>
            <w:delText>错误！未指定顺序。</w:delText>
          </w:r>
        </w:del>
      </w:ins>
      <w:ins w:id="3153" w:author="像个男人一样" w:date="2018-03-21T02:02:00Z">
        <w:del w:id="3154" w:author="像个男人一样" w:date="2018-03-22T11:57:00Z">
          <w:r>
            <w:rPr>
              <w:b/>
            </w:rPr>
            <w:delText>错误！未指定顺序。错误！未指定顺序。</w:delText>
          </w:r>
        </w:del>
      </w:ins>
      <w:ins w:id="3155" w:author="像个男人一样" w:date="2018-03-21T02:01:00Z">
        <w:del w:id="3156" w:author="像个男人一样" w:date="2018-03-22T11:57:00Z">
          <w:r>
            <w:rPr>
              <w:b/>
            </w:rPr>
            <w:delText>错误！未指定顺序。</w:delText>
          </w:r>
        </w:del>
      </w:ins>
      <w:ins w:id="3157" w:author="像个男人一样" w:date="2018-03-21T02:00:00Z">
        <w:del w:id="3158" w:author="像个男人一样" w:date="2018-03-22T11:57:00Z">
          <w:r>
            <w:rPr>
              <w:b/>
            </w:rPr>
            <w:delText>错误！未指定顺序。</w:delText>
          </w:r>
        </w:del>
      </w:ins>
      <w:ins w:id="3159" w:author="像个男人一样" w:date="2018-03-21T01:59:00Z">
        <w:del w:id="3160" w:author="像个男人一样" w:date="2018-03-22T11:57:00Z">
          <w:r>
            <w:rPr>
              <w:b/>
            </w:rPr>
            <w:delText>错误！未指定顺序。</w:delText>
          </w:r>
        </w:del>
      </w:ins>
      <w:ins w:id="3161" w:author="像个男人一样" w:date="2018-03-21T01:58:00Z">
        <w:del w:id="3162" w:author="像个男人一样" w:date="2018-03-22T11:57:00Z">
          <w:r>
            <w:rPr>
              <w:b/>
            </w:rPr>
            <w:delText>错误！未指定顺序。错误！未指定顺序。</w:delText>
          </w:r>
        </w:del>
      </w:ins>
      <w:ins w:id="3163" w:author="像个男人一样" w:date="2018-03-21T01:57:00Z">
        <w:del w:id="3164" w:author="像个男人一样" w:date="2018-03-22T11:57:00Z">
          <w:r>
            <w:rPr>
              <w:b/>
            </w:rPr>
            <w:delText>错误！未指定顺序。</w:delText>
          </w:r>
        </w:del>
      </w:ins>
      <w:ins w:id="3165" w:author="像个男人一样" w:date="2018-03-21T01:48:00Z">
        <w:del w:id="3166" w:author="像个男人一样" w:date="2018-03-22T11:57:00Z">
          <w:r>
            <w:rPr>
              <w:b/>
            </w:rPr>
            <w:delText>错误！未指定顺序。错误！未指定顺序。</w:delText>
          </w:r>
        </w:del>
      </w:ins>
      <w:ins w:id="3167" w:author="像个男人一样" w:date="2018-03-21T01:47:00Z">
        <w:del w:id="3168" w:author="像个男人一样" w:date="2018-03-22T11:57:00Z">
          <w:r>
            <w:rPr>
              <w:b/>
            </w:rPr>
            <w:delText>错误！未指定顺序。</w:delText>
          </w:r>
        </w:del>
      </w:ins>
      <w:ins w:id="3169" w:author="像个男人一样" w:date="2018-03-21T01:46:00Z">
        <w:del w:id="3170" w:author="像个男人一样" w:date="2018-03-22T11:57:00Z">
          <w:r>
            <w:rPr>
              <w:b/>
            </w:rPr>
            <w:delText>错误！未指定顺序。</w:delText>
          </w:r>
        </w:del>
      </w:ins>
      <w:ins w:id="3171" w:author="像个男人一样" w:date="2018-03-21T01:45:00Z">
        <w:del w:id="3172" w:author="像个男人一样" w:date="2018-03-22T11:57:00Z">
          <w:r>
            <w:rPr>
              <w:b/>
            </w:rPr>
            <w:delText>错误！未指定顺序。错误！未指定顺序。</w:delText>
          </w:r>
        </w:del>
      </w:ins>
      <w:del w:id="3173" w:author="像个男人一样" w:date="2018-03-22T11:57:00Z">
        <w:r>
          <w:delText>11</w:delText>
        </w:r>
        <w:r>
          <w:fldChar w:fldCharType="end"/>
        </w:r>
      </w:del>
      <w:del w:id="3174" w:author="像个男人一样" w:date="2018-03-21T01:43:00Z">
        <w:r>
          <w:delText xml:space="preserve"> </w:delText>
        </w:r>
      </w:del>
      <w:del w:id="3175" w:author="像个男人一样" w:date="2018-03-21T01:42:00Z">
        <w:r>
          <w:delText xml:space="preserve">The different Pattern data </w:delText>
        </w:r>
      </w:del>
    </w:p>
    <w:p w14:paraId="5B280ECB" w14:textId="77777777" w:rsidR="0087014B" w:rsidRDefault="00D5184D">
      <w:pPr>
        <w:pStyle w:val="Subtitle"/>
        <w:jc w:val="center"/>
        <w:rPr>
          <w:ins w:id="3176" w:author="像个男人一样" w:date="2018-03-21T01:42:00Z"/>
        </w:rPr>
        <w:pPrChange w:id="3177"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CC7B6E" w14:textId="18760121" w:rsidR="0087014B" w:rsidRDefault="00D5184D">
      <w:pPr>
        <w:pStyle w:val="Caption"/>
        <w:jc w:val="center"/>
        <w:rPr>
          <w:lang w:val="en-US"/>
        </w:rPr>
        <w:pPrChange w:id="3178" w:author="jie sun" w:date="2018-04-16T21:34:00Z">
          <w:pPr/>
        </w:pPrChange>
      </w:pPr>
      <w:bookmarkStart w:id="3179" w:name="_Toc517801881"/>
      <w:ins w:id="3180" w:author="像个男人一样" w:date="2018-03-21T01:43:00Z">
        <w:r>
          <w:t xml:space="preserve">Figure </w:t>
        </w:r>
      </w:ins>
      <w:ins w:id="3181" w:author="JIE  SUN" w:date="2018-06-21T13:36:00Z">
        <w:r w:rsidR="00A64E7B">
          <w:fldChar w:fldCharType="begin"/>
        </w:r>
        <w:r w:rsidR="00A64E7B">
          <w:instrText xml:space="preserve"> STYLEREF 1 \s </w:instrText>
        </w:r>
      </w:ins>
      <w:r w:rsidR="00A64E7B">
        <w:fldChar w:fldCharType="separate"/>
      </w:r>
      <w:r w:rsidR="009F4579">
        <w:rPr>
          <w:noProof/>
        </w:rPr>
        <w:t>3</w:t>
      </w:r>
      <w:ins w:id="318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8</w:t>
      </w:r>
      <w:ins w:id="3183" w:author="JIE  SUN" w:date="2018-06-21T13:36:00Z">
        <w:r w:rsidR="00A64E7B">
          <w:fldChar w:fldCharType="end"/>
        </w:r>
      </w:ins>
      <w:ins w:id="3184" w:author="jie sun" w:date="2018-04-19T13:00:00Z">
        <w:del w:id="3185" w:author="JIE  SUN" w:date="2018-06-21T13:34:00Z">
          <w:r w:rsidR="00083FE7" w:rsidDel="00A64E7B">
            <w:fldChar w:fldCharType="begin"/>
          </w:r>
          <w:r w:rsidR="00083FE7" w:rsidDel="00A64E7B">
            <w:delInstrText xml:space="preserve"> STYLEREF 1 \s </w:delInstrText>
          </w:r>
        </w:del>
      </w:ins>
      <w:del w:id="3186" w:author="JIE  SUN" w:date="2018-06-21T13:34:00Z">
        <w:r w:rsidR="00083FE7" w:rsidDel="00A64E7B">
          <w:fldChar w:fldCharType="separate"/>
        </w:r>
        <w:r w:rsidR="00083FE7" w:rsidDel="00A64E7B">
          <w:rPr>
            <w:noProof/>
          </w:rPr>
          <w:delText>2</w:delText>
        </w:r>
      </w:del>
      <w:ins w:id="3187" w:author="jie sun" w:date="2018-04-19T13:00:00Z">
        <w:del w:id="318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89" w:author="JIE  SUN" w:date="2018-06-21T13:34:00Z">
        <w:r w:rsidR="00083FE7" w:rsidDel="00A64E7B">
          <w:fldChar w:fldCharType="separate"/>
        </w:r>
      </w:del>
      <w:ins w:id="3190" w:author="jie sun" w:date="2018-04-19T13:00:00Z">
        <w:del w:id="3191" w:author="JIE  SUN" w:date="2018-06-21T13:34:00Z">
          <w:r w:rsidR="00083FE7" w:rsidDel="00A64E7B">
            <w:rPr>
              <w:noProof/>
            </w:rPr>
            <w:delText>11</w:delText>
          </w:r>
          <w:r w:rsidR="00083FE7" w:rsidDel="00A64E7B">
            <w:fldChar w:fldCharType="end"/>
          </w:r>
        </w:del>
      </w:ins>
      <w:ins w:id="3192" w:author="像个男人一样" w:date="2018-03-21T01:43:00Z">
        <w:del w:id="319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94" w:author="像个男人一样" w:date="2018-03-22T11:51:00Z">
        <w:del w:id="3195" w:author="jie sun" w:date="2018-04-10T21:45:00Z">
          <w:r w:rsidDel="00454521">
            <w:delText>11</w:delText>
          </w:r>
        </w:del>
      </w:ins>
      <w:ins w:id="3196" w:author="像个男人一样" w:date="2018-03-21T01:43:00Z">
        <w:del w:id="3197" w:author="jie sun" w:date="2018-04-10T21:45:00Z">
          <w:r w:rsidDel="00454521">
            <w:fldChar w:fldCharType="end"/>
          </w:r>
        </w:del>
        <w:bookmarkStart w:id="3198" w:name="_Toc24867"/>
        <w:bookmarkStart w:id="3199" w:name="_Toc3603"/>
        <w:bookmarkStart w:id="3200" w:name="_Toc2334"/>
        <w:bookmarkStart w:id="3201" w:name="_Toc15096"/>
        <w:bookmarkStart w:id="3202" w:name="_Toc16716"/>
        <w:bookmarkStart w:id="3203" w:name="_Toc28126"/>
        <w:bookmarkStart w:id="3204" w:name="_Toc5849"/>
        <w:bookmarkStart w:id="3205" w:name="_Toc25770"/>
        <w:bookmarkStart w:id="3206" w:name="_Toc28705"/>
        <w:bookmarkStart w:id="3207" w:name="_Toc4822"/>
        <w:bookmarkStart w:id="3208" w:name="_Toc10644"/>
        <w:bookmarkStart w:id="3209" w:name="_Toc13567"/>
        <w:bookmarkStart w:id="3210" w:name="_Toc32615"/>
        <w:bookmarkStart w:id="3211" w:name="_Toc8298"/>
        <w:bookmarkStart w:id="3212" w:name="_Toc30948"/>
        <w:bookmarkStart w:id="3213" w:name="_Toc28309"/>
        <w:bookmarkStart w:id="3214" w:name="_Toc16860"/>
        <w:bookmarkStart w:id="3215" w:name="_Toc6168"/>
        <w:bookmarkStart w:id="3216" w:name="_Toc16944"/>
        <w:bookmarkStart w:id="3217" w:name="_Toc18388"/>
        <w:bookmarkStart w:id="3218" w:name="_Toc3052"/>
        <w:bookmarkStart w:id="3219" w:name="_Toc14041"/>
        <w:bookmarkStart w:id="3220" w:name="_Toc20676"/>
        <w:bookmarkStart w:id="3221" w:name="_Toc19676"/>
        <w:bookmarkStart w:id="3222" w:name="_Toc24715"/>
        <w:r>
          <w:rPr>
            <w:rFonts w:hint="eastAsia"/>
          </w:rPr>
          <w:t xml:space="preserve">:The </w:t>
        </w:r>
      </w:ins>
      <w:ins w:id="3223" w:author="jie sun" w:date="2018-04-16T22:27:00Z">
        <w:r w:rsidR="001D281C">
          <w:t>D</w:t>
        </w:r>
      </w:ins>
      <w:ins w:id="3224" w:author="像个男人一样" w:date="2018-03-21T01:43:00Z">
        <w:del w:id="3225" w:author="jie sun" w:date="2018-04-16T22:27:00Z">
          <w:r w:rsidDel="001D281C">
            <w:rPr>
              <w:rFonts w:hint="eastAsia"/>
            </w:rPr>
            <w:delText>d</w:delText>
          </w:r>
        </w:del>
        <w:r>
          <w:rPr>
            <w:rFonts w:hint="eastAsia"/>
          </w:rPr>
          <w:t xml:space="preserve">ifferent Pattern </w:t>
        </w:r>
      </w:ins>
      <w:ins w:id="3226" w:author="jie sun" w:date="2018-04-16T22:27:00Z">
        <w:r w:rsidR="001D281C">
          <w:t>D</w:t>
        </w:r>
      </w:ins>
      <w:ins w:id="3227" w:author="像个男人一样" w:date="2018-03-21T01:43:00Z">
        <w:del w:id="3228" w:author="jie sun" w:date="2018-04-16T22:27:00Z">
          <w:r w:rsidDel="001D281C">
            <w:rPr>
              <w:rFonts w:hint="eastAsia"/>
            </w:rPr>
            <w:delText>d</w:delText>
          </w:r>
        </w:del>
        <w:r>
          <w:rPr>
            <w:rFonts w:hint="eastAsia"/>
          </w:rPr>
          <w:t>ata</w:t>
        </w:r>
      </w:ins>
      <w:bookmarkEnd w:id="3179"/>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p>
    <w:p w14:paraId="01A80434" w14:textId="35642477" w:rsidR="0087014B" w:rsidRDefault="00D5184D">
      <w:pPr>
        <w:pStyle w:val="Heading2"/>
        <w:rPr>
          <w:lang w:val="en-US"/>
        </w:rPr>
      </w:pPr>
      <w:bookmarkStart w:id="3229" w:name="_Toc27060"/>
      <w:bookmarkStart w:id="3230" w:name="_Toc9407"/>
      <w:bookmarkStart w:id="3231" w:name="_Toc32328"/>
      <w:bookmarkStart w:id="3232" w:name="_Toc13077"/>
      <w:bookmarkStart w:id="3233" w:name="_Toc11478"/>
      <w:bookmarkStart w:id="3234" w:name="_Toc11816"/>
      <w:bookmarkStart w:id="3235" w:name="_Toc28969"/>
      <w:bookmarkStart w:id="3236" w:name="_Toc32457"/>
      <w:bookmarkStart w:id="3237" w:name="_Toc19703"/>
      <w:del w:id="3238" w:author="jie sun" w:date="2018-04-16T21:18:00Z">
        <w:r w:rsidDel="00CE2B4F">
          <w:rPr>
            <w:rFonts w:hint="eastAsia"/>
            <w:lang w:val="en-US"/>
          </w:rPr>
          <w:delText xml:space="preserve">My </w:delText>
        </w:r>
      </w:del>
      <w:bookmarkStart w:id="3239" w:name="_Toc518649105"/>
      <w:ins w:id="3240" w:author="jie sun" w:date="2018-04-16T21:18:00Z">
        <w:r w:rsidR="00CE2B4F">
          <w:rPr>
            <w:rFonts w:hint="eastAsia"/>
            <w:lang w:val="en-US"/>
          </w:rPr>
          <w:t>The</w:t>
        </w:r>
        <w:r w:rsidR="00CE2B4F">
          <w:rPr>
            <w:lang w:val="en-US"/>
          </w:rPr>
          <w:t xml:space="preserve"> </w:t>
        </w:r>
      </w:ins>
      <w:ins w:id="3241" w:author="jie sun" w:date="2018-04-16T21:17:00Z">
        <w:r w:rsidR="003C5DE6">
          <w:rPr>
            <w:rFonts w:hint="eastAsia"/>
            <w:lang w:val="en-US"/>
          </w:rPr>
          <w:t>P</w:t>
        </w:r>
      </w:ins>
      <w:del w:id="3242" w:author="jie sun" w:date="2018-04-16T21:17:00Z">
        <w:r w:rsidDel="003C5DE6">
          <w:rPr>
            <w:lang w:val="en-US"/>
          </w:rPr>
          <w:delText>p</w:delText>
        </w:r>
      </w:del>
      <w:r>
        <w:rPr>
          <w:lang w:val="en-US"/>
        </w:rPr>
        <w:t xml:space="preserve">edometer </w:t>
      </w:r>
      <w:ins w:id="3243" w:author="jie sun" w:date="2018-04-16T21:17:00Z">
        <w:r w:rsidR="003C5DE6">
          <w:rPr>
            <w:rFonts w:hint="eastAsia"/>
            <w:lang w:val="en-US"/>
          </w:rPr>
          <w:t>P</w:t>
        </w:r>
      </w:ins>
      <w:ins w:id="3244" w:author="jie sun" w:date="2018-04-15T19:31:00Z">
        <w:r w:rsidR="00506E82">
          <w:rPr>
            <w:lang w:val="en-US"/>
          </w:rPr>
          <w:t>rogram</w:t>
        </w:r>
      </w:ins>
      <w:bookmarkEnd w:id="3239"/>
      <w:del w:id="3245" w:author="jie sun" w:date="2018-04-15T19:31:00Z">
        <w:r w:rsidDel="00506E82">
          <w:rPr>
            <w:lang w:val="en-US"/>
          </w:rPr>
          <w:delText>program</w:delText>
        </w:r>
      </w:del>
      <w:bookmarkEnd w:id="3229"/>
      <w:bookmarkEnd w:id="3230"/>
      <w:bookmarkEnd w:id="3231"/>
      <w:bookmarkEnd w:id="3232"/>
      <w:bookmarkEnd w:id="3233"/>
      <w:bookmarkEnd w:id="3234"/>
      <w:bookmarkEnd w:id="3235"/>
      <w:bookmarkEnd w:id="3236"/>
      <w:bookmarkEnd w:id="3237"/>
    </w:p>
    <w:p w14:paraId="25B5FF2E" w14:textId="7BAE9E15" w:rsidR="0087014B" w:rsidRDefault="00D5184D">
      <w:pPr>
        <w:pStyle w:val="Heading3"/>
        <w:rPr>
          <w:lang w:val="en-US"/>
        </w:rPr>
      </w:pPr>
      <w:bookmarkStart w:id="3246" w:name="_Toc31093"/>
      <w:bookmarkStart w:id="3247" w:name="_Toc7971"/>
      <w:bookmarkStart w:id="3248" w:name="_Toc27947"/>
      <w:bookmarkStart w:id="3249" w:name="_Toc22341"/>
      <w:bookmarkStart w:id="3250" w:name="_Toc28904"/>
      <w:bookmarkStart w:id="3251" w:name="_Toc17001"/>
      <w:bookmarkStart w:id="3252" w:name="_Toc14458"/>
      <w:bookmarkStart w:id="3253" w:name="_Toc12214"/>
      <w:bookmarkStart w:id="3254" w:name="_Toc23909"/>
      <w:bookmarkStart w:id="3255" w:name="_Toc518649106"/>
      <w:r>
        <w:rPr>
          <w:lang w:val="en-US"/>
        </w:rPr>
        <w:t xml:space="preserve">The </w:t>
      </w:r>
      <w:ins w:id="3256" w:author="jie sun" w:date="2018-04-16T21:18:00Z">
        <w:r w:rsidR="0071591E">
          <w:rPr>
            <w:rFonts w:hint="eastAsia"/>
            <w:lang w:val="en-US"/>
          </w:rPr>
          <w:t>P</w:t>
        </w:r>
      </w:ins>
      <w:del w:id="3257" w:author="jie sun" w:date="2018-04-16T21:18:00Z">
        <w:r w:rsidDel="0071591E">
          <w:rPr>
            <w:lang w:val="en-US"/>
          </w:rPr>
          <w:delText>p</w:delText>
        </w:r>
      </w:del>
      <w:r>
        <w:rPr>
          <w:lang w:val="en-US"/>
        </w:rPr>
        <w:t xml:space="preserve">rogram </w:t>
      </w:r>
      <w:ins w:id="3258" w:author="jie sun" w:date="2018-04-16T21:18:00Z">
        <w:r w:rsidR="0071591E">
          <w:rPr>
            <w:rFonts w:hint="eastAsia"/>
            <w:lang w:val="en-US"/>
          </w:rPr>
          <w:t>O</w:t>
        </w:r>
      </w:ins>
      <w:del w:id="3259" w:author="jie sun" w:date="2018-04-16T21:18:00Z">
        <w:r w:rsidDel="0071591E">
          <w:rPr>
            <w:lang w:val="en-US"/>
          </w:rPr>
          <w:delText>o</w:delText>
        </w:r>
      </w:del>
      <w:r>
        <w:rPr>
          <w:lang w:val="en-US"/>
        </w:rPr>
        <w:t>peration</w:t>
      </w:r>
      <w:bookmarkEnd w:id="3246"/>
      <w:bookmarkEnd w:id="3247"/>
      <w:bookmarkEnd w:id="3248"/>
      <w:bookmarkEnd w:id="3249"/>
      <w:bookmarkEnd w:id="3250"/>
      <w:bookmarkEnd w:id="3251"/>
      <w:bookmarkEnd w:id="3252"/>
      <w:bookmarkEnd w:id="3253"/>
      <w:bookmarkEnd w:id="3254"/>
      <w:bookmarkEnd w:id="3255"/>
    </w:p>
    <w:p w14:paraId="520B5BB5" w14:textId="77777777" w:rsidR="0087014B" w:rsidRDefault="00D5184D">
      <w:pPr>
        <w:rPr>
          <w:lang w:val="en-US"/>
        </w:rPr>
      </w:pPr>
      <w:r>
        <w:rPr>
          <w:lang w:val="en-US"/>
        </w:rPr>
        <w:t xml:space="preserve">To run this program showed in follow </w:t>
      </w:r>
      <w:del w:id="3260"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61"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t xml:space="preserve">Fill out </w:t>
      </w:r>
      <w:del w:id="3262"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63" w:author="像个男人一样" w:date="2018-03-22T11:57:00Z"/>
        </w:rPr>
      </w:pPr>
      <w:r>
        <w:rPr>
          <w:lang w:val="en-US"/>
        </w:rPr>
        <w:t>Fill in the exact count steps in the Exact Steps</w:t>
      </w:r>
      <w:ins w:id="3264" w:author="jie sun" w:date="2018-04-08T15:16:00Z">
        <w:r w:rsidR="00EE45CE">
          <w:rPr>
            <w:lang w:val="en-US"/>
          </w:rPr>
          <w:t xml:space="preserve"> </w:t>
        </w:r>
      </w:ins>
      <w:del w:id="3265" w:author="jie sun" w:date="2018-04-08T15:16:00Z">
        <w:r w:rsidDel="00EE45CE">
          <w:rPr>
            <w:lang w:val="en-US"/>
          </w:rPr>
          <w:delText xml:space="preserve">, </w:delText>
        </w:r>
      </w:del>
      <w:del w:id="3266" w:author="jie sun" w:date="2018-04-08T15:17:00Z">
        <w:r w:rsidDel="00EE45CE">
          <w:rPr>
            <w:lang w:val="en-US"/>
          </w:rPr>
          <w:delText>a</w:delText>
        </w:r>
        <w:r w:rsidDel="00EE45CE">
          <w:delText>nd</w:delText>
        </w:r>
      </w:del>
      <w:ins w:id="3267" w:author="jie sun" w:date="2018-04-08T15:17:00Z">
        <w:r w:rsidR="00EE45CE">
          <w:rPr>
            <w:lang w:val="en-US"/>
          </w:rPr>
          <w:t>and</w:t>
        </w:r>
      </w:ins>
      <w:r>
        <w:t xml:space="preserve"> </w:t>
      </w:r>
      <w:r>
        <w:rPr>
          <w:lang w:val="en-US"/>
        </w:rPr>
        <w:t>click Calculating</w:t>
      </w:r>
      <w:ins w:id="3268" w:author="像个男人一样" w:date="2018-03-22T11:57:00Z">
        <w:r>
          <w:rPr>
            <w:rFonts w:hint="eastAsia"/>
            <w:lang w:val="en-US"/>
          </w:rPr>
          <w:t>.</w:t>
        </w:r>
      </w:ins>
      <w:del w:id="3269" w:author="像个男人一样" w:date="2018-03-22T11:57:00Z">
        <w:r>
          <w:rPr>
            <w:lang w:val="en-US"/>
          </w:rPr>
          <w:delText>.</w:delText>
        </w:r>
      </w:del>
    </w:p>
    <w:p w14:paraId="75C9E9D1" w14:textId="77777777" w:rsidR="0087014B" w:rsidRDefault="0087014B">
      <w:pPr>
        <w:numPr>
          <w:ilvl w:val="0"/>
          <w:numId w:val="4"/>
        </w:numPr>
        <w:rPr>
          <w:del w:id="3270" w:author="像个男人一样" w:date="2018-03-22T11:57:00Z"/>
        </w:rPr>
        <w:pPrChange w:id="3271" w:author="像个男人一样" w:date="2018-03-21T01:44:00Z">
          <w:pPr/>
        </w:pPrChange>
      </w:pPr>
    </w:p>
    <w:p w14:paraId="5E1BF135" w14:textId="77777777" w:rsidR="0087014B" w:rsidRDefault="00D5184D">
      <w:pPr>
        <w:numPr>
          <w:ilvl w:val="0"/>
          <w:numId w:val="4"/>
        </w:numPr>
        <w:pPrChange w:id="3272" w:author="像个男人一样" w:date="2018-03-21T01:44:00Z">
          <w:pPr>
            <w:pStyle w:val="Subtitle"/>
          </w:pPr>
        </w:pPrChange>
      </w:pPr>
      <w:del w:id="3273" w:author="像个男人一样" w:date="2018-03-22T11:57:00Z">
        <w:r>
          <w:delText xml:space="preserve">Figure 2. </w:delText>
        </w:r>
        <w:r>
          <w:fldChar w:fldCharType="begin"/>
        </w:r>
        <w:r>
          <w:delInstrText xml:space="preserve"> SEQ Figure_2. \* ARABIC </w:delInstrText>
        </w:r>
        <w:r>
          <w:fldChar w:fldCharType="separate"/>
        </w:r>
      </w:del>
      <w:ins w:id="3274" w:author="像个男人一样" w:date="2018-03-22T11:51:00Z">
        <w:del w:id="3275" w:author="像个男人一样" w:date="2018-03-22T11:57:00Z">
          <w:r>
            <w:rPr>
              <w:b/>
            </w:rPr>
            <w:delText>错误！未指定顺序。</w:delText>
          </w:r>
        </w:del>
      </w:ins>
      <w:ins w:id="3276" w:author="像个男人一样" w:date="2018-03-21T23:39:00Z">
        <w:del w:id="3277" w:author="像个男人一样" w:date="2018-03-22T11:57:00Z">
          <w:r>
            <w:rPr>
              <w:b/>
            </w:rPr>
            <w:delText>错误！未指定顺序。</w:delText>
          </w:r>
        </w:del>
      </w:ins>
      <w:ins w:id="3278" w:author="像个男人一样" w:date="2018-03-21T23:10:00Z">
        <w:del w:id="3279" w:author="像个男人一样" w:date="2018-03-22T11:57:00Z">
          <w:r>
            <w:rPr>
              <w:b/>
            </w:rPr>
            <w:delText>错误！未指定顺序。</w:delText>
          </w:r>
        </w:del>
      </w:ins>
      <w:ins w:id="3280" w:author="像个男人一样" w:date="2018-03-21T23:08:00Z">
        <w:del w:id="3281" w:author="像个男人一样" w:date="2018-03-22T11:57:00Z">
          <w:r>
            <w:rPr>
              <w:b/>
            </w:rPr>
            <w:delText>错误！未指定顺序。</w:delText>
          </w:r>
        </w:del>
      </w:ins>
      <w:ins w:id="3282" w:author="像个男人一样" w:date="2018-03-21T02:33:00Z">
        <w:del w:id="3283" w:author="像个男人一样" w:date="2018-03-22T11:57:00Z">
          <w:r>
            <w:rPr>
              <w:b/>
            </w:rPr>
            <w:delText>错误！未指定顺序。错误！未指定顺序。</w:delText>
          </w:r>
        </w:del>
      </w:ins>
      <w:ins w:id="3284" w:author="像个男人一样" w:date="2018-03-21T02:31:00Z">
        <w:del w:id="3285" w:author="像个男人一样" w:date="2018-03-22T11:57:00Z">
          <w:r>
            <w:rPr>
              <w:b/>
            </w:rPr>
            <w:delText>错误！未指定顺序。</w:delText>
          </w:r>
        </w:del>
      </w:ins>
      <w:ins w:id="3286" w:author="像个男人一样" w:date="2018-03-21T02:30:00Z">
        <w:del w:id="3287" w:author="像个男人一样" w:date="2018-03-22T11:57:00Z">
          <w:r>
            <w:rPr>
              <w:b/>
            </w:rPr>
            <w:delText>错误！未指定顺序。</w:delText>
          </w:r>
        </w:del>
      </w:ins>
      <w:ins w:id="3288" w:author="像个男人一样" w:date="2018-03-21T02:29:00Z">
        <w:del w:id="3289" w:author="像个男人一样" w:date="2018-03-22T11:57:00Z">
          <w:r>
            <w:rPr>
              <w:b/>
            </w:rPr>
            <w:delText>错误！未指定顺序。错误！未指定顺序。</w:delText>
          </w:r>
        </w:del>
      </w:ins>
      <w:ins w:id="3290" w:author="像个男人一样" w:date="2018-03-21T02:26:00Z">
        <w:del w:id="3291" w:author="像个男人一样" w:date="2018-03-22T11:57:00Z">
          <w:r>
            <w:rPr>
              <w:b/>
            </w:rPr>
            <w:delText>错误！未指定顺序。</w:delText>
          </w:r>
        </w:del>
      </w:ins>
      <w:ins w:id="3292" w:author="像个男人一样" w:date="2018-03-21T02:25:00Z">
        <w:del w:id="3293" w:author="像个男人一样" w:date="2018-03-22T11:57:00Z">
          <w:r>
            <w:rPr>
              <w:b/>
            </w:rPr>
            <w:delText>错误！未指定顺序。</w:delText>
          </w:r>
        </w:del>
      </w:ins>
      <w:ins w:id="3294" w:author="像个男人一样" w:date="2018-03-21T02:24:00Z">
        <w:del w:id="3295" w:author="像个男人一样" w:date="2018-03-22T11:57:00Z">
          <w:r>
            <w:rPr>
              <w:b/>
            </w:rPr>
            <w:delText>错误！未指定顺序。</w:delText>
          </w:r>
        </w:del>
      </w:ins>
      <w:ins w:id="3296" w:author="像个男人一样" w:date="2018-03-21T02:23:00Z">
        <w:del w:id="3297" w:author="像个男人一样" w:date="2018-03-22T11:57:00Z">
          <w:r>
            <w:rPr>
              <w:b/>
            </w:rPr>
            <w:delText>错误！未指定顺序。</w:delText>
          </w:r>
        </w:del>
      </w:ins>
      <w:ins w:id="3298" w:author="像个男人一样" w:date="2018-03-21T02:22:00Z">
        <w:del w:id="3299" w:author="像个男人一样" w:date="2018-03-22T11:57:00Z">
          <w:r>
            <w:rPr>
              <w:b/>
            </w:rPr>
            <w:delText>错误！未指定顺序。</w:delText>
          </w:r>
        </w:del>
      </w:ins>
      <w:ins w:id="3300" w:author="像个男人一样" w:date="2018-03-21T02:17:00Z">
        <w:del w:id="3301" w:author="像个男人一样" w:date="2018-03-22T11:57:00Z">
          <w:r>
            <w:rPr>
              <w:b/>
            </w:rPr>
            <w:delText>错误！未指定顺序。错误！未指定顺序。错误！未指定顺序。</w:delText>
          </w:r>
        </w:del>
      </w:ins>
      <w:ins w:id="3302" w:author="像个男人一样" w:date="2018-03-21T02:15:00Z">
        <w:del w:id="3303" w:author="像个男人一样" w:date="2018-03-22T11:57:00Z">
          <w:r>
            <w:rPr>
              <w:b/>
            </w:rPr>
            <w:delText>错误！未指定顺序。</w:delText>
          </w:r>
        </w:del>
      </w:ins>
      <w:ins w:id="3304" w:author="像个男人一样" w:date="2018-03-21T02:14:00Z">
        <w:del w:id="3305" w:author="像个男人一样" w:date="2018-03-22T11:57:00Z">
          <w:r>
            <w:rPr>
              <w:b/>
            </w:rPr>
            <w:delText>错误！未指定顺序。</w:delText>
          </w:r>
        </w:del>
      </w:ins>
      <w:ins w:id="3306" w:author="像个男人一样" w:date="2018-03-21T02:13:00Z">
        <w:del w:id="3307" w:author="像个男人一样" w:date="2018-03-22T11:57:00Z">
          <w:r>
            <w:rPr>
              <w:b/>
            </w:rPr>
            <w:delText>错误！未指定顺序。</w:delText>
          </w:r>
        </w:del>
      </w:ins>
      <w:ins w:id="3308" w:author="像个男人一样" w:date="2018-03-21T02:12:00Z">
        <w:del w:id="3309" w:author="像个男人一样" w:date="2018-03-22T11:57:00Z">
          <w:r>
            <w:rPr>
              <w:b/>
            </w:rPr>
            <w:delText>错误！未指定顺序。</w:delText>
          </w:r>
        </w:del>
      </w:ins>
      <w:ins w:id="3310" w:author="像个男人一样" w:date="2018-03-21T02:02:00Z">
        <w:del w:id="3311" w:author="像个男人一样" w:date="2018-03-22T11:57:00Z">
          <w:r>
            <w:rPr>
              <w:b/>
            </w:rPr>
            <w:delText>错误！未指定顺序。错误！未指定顺序。</w:delText>
          </w:r>
        </w:del>
      </w:ins>
      <w:ins w:id="3312" w:author="像个男人一样" w:date="2018-03-21T02:01:00Z">
        <w:del w:id="3313" w:author="像个男人一样" w:date="2018-03-22T11:57:00Z">
          <w:r>
            <w:rPr>
              <w:b/>
            </w:rPr>
            <w:delText>错误！未指定顺序。</w:delText>
          </w:r>
        </w:del>
      </w:ins>
      <w:ins w:id="3314" w:author="像个男人一样" w:date="2018-03-21T02:00:00Z">
        <w:del w:id="3315" w:author="像个男人一样" w:date="2018-03-22T11:57:00Z">
          <w:r>
            <w:rPr>
              <w:b/>
            </w:rPr>
            <w:delText>错误！未指定顺序。</w:delText>
          </w:r>
        </w:del>
      </w:ins>
      <w:ins w:id="3316" w:author="像个男人一样" w:date="2018-03-21T01:59:00Z">
        <w:del w:id="3317" w:author="像个男人一样" w:date="2018-03-22T11:57:00Z">
          <w:r>
            <w:rPr>
              <w:b/>
            </w:rPr>
            <w:delText>错误！未指定顺序。</w:delText>
          </w:r>
        </w:del>
      </w:ins>
      <w:ins w:id="3318" w:author="像个男人一样" w:date="2018-03-21T01:58:00Z">
        <w:del w:id="3319" w:author="像个男人一样" w:date="2018-03-22T11:57:00Z">
          <w:r>
            <w:rPr>
              <w:b/>
            </w:rPr>
            <w:delText>错误！未指定顺序。错误！未指定顺序。</w:delText>
          </w:r>
        </w:del>
      </w:ins>
      <w:ins w:id="3320" w:author="像个男人一样" w:date="2018-03-21T01:57:00Z">
        <w:del w:id="3321" w:author="像个男人一样" w:date="2018-03-22T11:57:00Z">
          <w:r>
            <w:rPr>
              <w:b/>
            </w:rPr>
            <w:delText>错误！未指定顺序。</w:delText>
          </w:r>
        </w:del>
      </w:ins>
      <w:ins w:id="3322" w:author="像个男人一样" w:date="2018-03-21T01:48:00Z">
        <w:del w:id="3323" w:author="像个男人一样" w:date="2018-03-22T11:57:00Z">
          <w:r>
            <w:rPr>
              <w:b/>
            </w:rPr>
            <w:delText>错误！未指定顺序。错误！未指定顺序。</w:delText>
          </w:r>
        </w:del>
      </w:ins>
      <w:ins w:id="3324" w:author="像个男人一样" w:date="2018-03-21T01:47:00Z">
        <w:del w:id="3325" w:author="像个男人一样" w:date="2018-03-22T11:57:00Z">
          <w:r>
            <w:rPr>
              <w:b/>
            </w:rPr>
            <w:delText>错误！未指定顺序。</w:delText>
          </w:r>
        </w:del>
      </w:ins>
      <w:ins w:id="3326" w:author="像个男人一样" w:date="2018-03-21T01:46:00Z">
        <w:del w:id="3327" w:author="像个男人一样" w:date="2018-03-22T11:57:00Z">
          <w:r>
            <w:rPr>
              <w:b/>
            </w:rPr>
            <w:delText>错误！未指定顺序。</w:delText>
          </w:r>
        </w:del>
      </w:ins>
      <w:ins w:id="3328" w:author="像个男人一样" w:date="2018-03-21T01:45:00Z">
        <w:del w:id="3329" w:author="像个男人一样" w:date="2018-03-22T11:57:00Z">
          <w:r>
            <w:rPr>
              <w:b/>
            </w:rPr>
            <w:delText>错误！未指定顺序。错误！未指定顺序。</w:delText>
          </w:r>
        </w:del>
      </w:ins>
      <w:del w:id="3330" w:author="像个男人一样" w:date="2018-03-22T11:57:00Z">
        <w:r>
          <w:delText>12</w:delText>
        </w:r>
        <w:r>
          <w:fldChar w:fldCharType="end"/>
        </w:r>
      </w:del>
      <w:del w:id="3331" w:author="像个男人一样" w:date="2018-03-21T01:44:00Z">
        <w:r>
          <w:delText xml:space="preserve"> </w:delText>
        </w:r>
      </w:del>
      <w:del w:id="3332" w:author="像个男人一样" w:date="2018-03-21T01:43:00Z">
        <w:r>
          <w:delText>The program of calculating the steps</w:delText>
        </w:r>
      </w:del>
    </w:p>
    <w:p w14:paraId="710168E0" w14:textId="77777777" w:rsidR="0087014B" w:rsidRDefault="00D5184D">
      <w:pPr>
        <w:jc w:val="center"/>
        <w:rPr>
          <w:ins w:id="3333" w:author="像个男人一样" w:date="2018-03-21T01:44:00Z"/>
        </w:rPr>
        <w:pPrChange w:id="3334" w:author="jie sun" w:date="2018-04-16T21:34:00Z">
          <w:pPr/>
        </w:pPrChange>
      </w:pPr>
      <w:r>
        <w:rPr>
          <w:noProof/>
        </w:rPr>
        <w:lastRenderedPageBreak/>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766405A4" w:rsidR="0087014B" w:rsidRDefault="00D5184D">
      <w:pPr>
        <w:pStyle w:val="Caption"/>
        <w:jc w:val="center"/>
        <w:rPr>
          <w:ins w:id="3335" w:author="jie sun" w:date="2018-04-18T00:25:00Z"/>
        </w:rPr>
      </w:pPr>
      <w:bookmarkStart w:id="3336" w:name="_Toc517801882"/>
      <w:ins w:id="3337" w:author="像个男人一样" w:date="2018-03-21T01:44:00Z">
        <w:r>
          <w:t xml:space="preserve">Figure </w:t>
        </w:r>
      </w:ins>
      <w:ins w:id="3338" w:author="JIE  SUN" w:date="2018-06-21T13:36:00Z">
        <w:r w:rsidR="00A64E7B">
          <w:fldChar w:fldCharType="begin"/>
        </w:r>
        <w:r w:rsidR="00A64E7B">
          <w:instrText xml:space="preserve"> STYLEREF 1 \s </w:instrText>
        </w:r>
      </w:ins>
      <w:r w:rsidR="00A64E7B">
        <w:fldChar w:fldCharType="separate"/>
      </w:r>
      <w:r w:rsidR="009F4579">
        <w:rPr>
          <w:noProof/>
        </w:rPr>
        <w:t>3</w:t>
      </w:r>
      <w:ins w:id="333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9</w:t>
      </w:r>
      <w:ins w:id="3340" w:author="JIE  SUN" w:date="2018-06-21T13:36:00Z">
        <w:r w:rsidR="00A64E7B">
          <w:fldChar w:fldCharType="end"/>
        </w:r>
      </w:ins>
      <w:ins w:id="3341" w:author="jie sun" w:date="2018-04-19T13:00:00Z">
        <w:del w:id="3342" w:author="JIE  SUN" w:date="2018-06-21T13:34:00Z">
          <w:r w:rsidR="00083FE7" w:rsidDel="00A64E7B">
            <w:fldChar w:fldCharType="begin"/>
          </w:r>
          <w:r w:rsidR="00083FE7" w:rsidDel="00A64E7B">
            <w:delInstrText xml:space="preserve"> STYLEREF 1 \s </w:delInstrText>
          </w:r>
        </w:del>
      </w:ins>
      <w:del w:id="3343" w:author="JIE  SUN" w:date="2018-06-21T13:34:00Z">
        <w:r w:rsidR="00083FE7" w:rsidDel="00A64E7B">
          <w:fldChar w:fldCharType="separate"/>
        </w:r>
        <w:r w:rsidR="00083FE7" w:rsidDel="00A64E7B">
          <w:rPr>
            <w:noProof/>
          </w:rPr>
          <w:delText>2</w:delText>
        </w:r>
      </w:del>
      <w:ins w:id="3344" w:author="jie sun" w:date="2018-04-19T13:00:00Z">
        <w:del w:id="334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46" w:author="JIE  SUN" w:date="2018-06-21T13:34:00Z">
        <w:r w:rsidR="00083FE7" w:rsidDel="00A64E7B">
          <w:fldChar w:fldCharType="separate"/>
        </w:r>
      </w:del>
      <w:ins w:id="3347" w:author="jie sun" w:date="2018-04-19T13:00:00Z">
        <w:del w:id="3348" w:author="JIE  SUN" w:date="2018-06-21T13:34:00Z">
          <w:r w:rsidR="00083FE7" w:rsidDel="00A64E7B">
            <w:rPr>
              <w:noProof/>
            </w:rPr>
            <w:delText>12</w:delText>
          </w:r>
          <w:r w:rsidR="00083FE7" w:rsidDel="00A64E7B">
            <w:fldChar w:fldCharType="end"/>
          </w:r>
        </w:del>
      </w:ins>
      <w:ins w:id="3349" w:author="像个男人一样" w:date="2018-03-21T01:44:00Z">
        <w:del w:id="335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51" w:author="像个男人一样" w:date="2018-03-22T11:51:00Z">
        <w:del w:id="3352" w:author="jie sun" w:date="2018-04-10T21:45:00Z">
          <w:r w:rsidDel="00454521">
            <w:delText>12</w:delText>
          </w:r>
        </w:del>
      </w:ins>
      <w:ins w:id="3353" w:author="像个男人一样" w:date="2018-03-21T01:44:00Z">
        <w:del w:id="3354" w:author="jie sun" w:date="2018-04-10T21:45:00Z">
          <w:r w:rsidDel="00454521">
            <w:fldChar w:fldCharType="end"/>
          </w:r>
        </w:del>
        <w:bookmarkStart w:id="3355" w:name="_Toc3925"/>
        <w:bookmarkStart w:id="3356" w:name="_Toc21674"/>
        <w:bookmarkStart w:id="3357" w:name="_Toc27267"/>
        <w:bookmarkStart w:id="3358" w:name="_Toc24804"/>
        <w:bookmarkStart w:id="3359" w:name="_Toc19265"/>
        <w:bookmarkStart w:id="3360" w:name="_Toc6766"/>
        <w:bookmarkStart w:id="3361" w:name="_Toc31458"/>
        <w:bookmarkStart w:id="3362" w:name="_Toc13309"/>
        <w:bookmarkStart w:id="3363" w:name="_Toc7119"/>
        <w:bookmarkStart w:id="3364" w:name="_Toc16526"/>
        <w:bookmarkStart w:id="3365" w:name="_Toc1057"/>
        <w:bookmarkStart w:id="3366" w:name="_Toc24307"/>
        <w:bookmarkStart w:id="3367" w:name="_Toc2233"/>
        <w:bookmarkStart w:id="3368" w:name="_Toc23335"/>
        <w:bookmarkStart w:id="3369" w:name="_Toc4134"/>
        <w:bookmarkStart w:id="3370" w:name="_Toc2105"/>
        <w:bookmarkStart w:id="3371" w:name="_Toc624"/>
        <w:bookmarkStart w:id="3372" w:name="_Toc31611"/>
        <w:bookmarkStart w:id="3373" w:name="_Toc9890"/>
        <w:bookmarkStart w:id="3374" w:name="_Toc3"/>
        <w:bookmarkStart w:id="3375" w:name="_Toc14186"/>
        <w:bookmarkStart w:id="3376" w:name="_Toc30015"/>
        <w:bookmarkStart w:id="3377" w:name="_Toc19416"/>
        <w:bookmarkStart w:id="3378" w:name="_Toc16263"/>
        <w:bookmarkStart w:id="3379" w:name="_Toc28772"/>
        <w:r>
          <w:rPr>
            <w:rFonts w:hint="eastAsia"/>
          </w:rPr>
          <w:t xml:space="preserve">:The </w:t>
        </w:r>
      </w:ins>
      <w:ins w:id="3380" w:author="jie sun" w:date="2018-04-16T22:27:00Z">
        <w:r w:rsidR="00924B19">
          <w:t>P</w:t>
        </w:r>
      </w:ins>
      <w:ins w:id="3381" w:author="像个男人一样" w:date="2018-03-21T01:44:00Z">
        <w:del w:id="3382" w:author="jie sun" w:date="2018-04-16T22:27:00Z">
          <w:r w:rsidDel="00924B19">
            <w:rPr>
              <w:rFonts w:hint="eastAsia"/>
            </w:rPr>
            <w:delText>p</w:delText>
          </w:r>
        </w:del>
        <w:r>
          <w:rPr>
            <w:rFonts w:hint="eastAsia"/>
          </w:rPr>
          <w:t xml:space="preserve">rogram </w:t>
        </w:r>
      </w:ins>
      <w:ins w:id="3383" w:author="jie sun" w:date="2018-04-16T22:27:00Z">
        <w:r w:rsidR="00924B19">
          <w:t>O</w:t>
        </w:r>
      </w:ins>
      <w:ins w:id="3384" w:author="像个男人一样" w:date="2018-03-21T01:44:00Z">
        <w:del w:id="3385" w:author="jie sun" w:date="2018-04-16T22:27:00Z">
          <w:r w:rsidDel="00924B19">
            <w:rPr>
              <w:rFonts w:hint="eastAsia"/>
            </w:rPr>
            <w:delText>o</w:delText>
          </w:r>
        </w:del>
        <w:r>
          <w:rPr>
            <w:rFonts w:hint="eastAsia"/>
          </w:rPr>
          <w:t xml:space="preserve">f </w:t>
        </w:r>
      </w:ins>
      <w:ins w:id="3386" w:author="jie sun" w:date="2018-04-16T22:27:00Z">
        <w:r w:rsidR="00924B19">
          <w:t>C</w:t>
        </w:r>
      </w:ins>
      <w:ins w:id="3387" w:author="像个男人一样" w:date="2018-03-21T01:44:00Z">
        <w:del w:id="3388" w:author="jie sun" w:date="2018-04-16T22:27:00Z">
          <w:r w:rsidDel="00924B19">
            <w:rPr>
              <w:rFonts w:hint="eastAsia"/>
            </w:rPr>
            <w:delText>c</w:delText>
          </w:r>
        </w:del>
        <w:r>
          <w:rPr>
            <w:rFonts w:hint="eastAsia"/>
          </w:rPr>
          <w:t xml:space="preserve">alculating </w:t>
        </w:r>
      </w:ins>
      <w:ins w:id="3389" w:author="jie sun" w:date="2018-04-16T22:27:00Z">
        <w:r w:rsidR="00924B19">
          <w:t>T</w:t>
        </w:r>
      </w:ins>
      <w:ins w:id="3390" w:author="像个男人一样" w:date="2018-03-21T01:44:00Z">
        <w:del w:id="3391" w:author="jie sun" w:date="2018-04-16T22:27:00Z">
          <w:r w:rsidDel="00924B19">
            <w:rPr>
              <w:rFonts w:hint="eastAsia"/>
            </w:rPr>
            <w:delText>t</w:delText>
          </w:r>
        </w:del>
        <w:r>
          <w:rPr>
            <w:rFonts w:hint="eastAsia"/>
          </w:rPr>
          <w:t xml:space="preserve">he </w:t>
        </w:r>
      </w:ins>
      <w:ins w:id="3392" w:author="jie sun" w:date="2018-04-16T22:27:00Z">
        <w:r w:rsidR="00924B19">
          <w:rPr>
            <w:rFonts w:hint="eastAsia"/>
          </w:rPr>
          <w:t>S</w:t>
        </w:r>
      </w:ins>
      <w:ins w:id="3393" w:author="像个男人一样" w:date="2018-03-21T01:44:00Z">
        <w:del w:id="3394" w:author="jie sun" w:date="2018-04-16T22:27:00Z">
          <w:r w:rsidDel="00924B19">
            <w:rPr>
              <w:rFonts w:hint="eastAsia"/>
            </w:rPr>
            <w:delText>s</w:delText>
          </w:r>
        </w:del>
        <w:r>
          <w:rPr>
            <w:rFonts w:hint="eastAsia"/>
          </w:rPr>
          <w:t>teps</w:t>
        </w:r>
      </w:ins>
      <w:bookmarkEnd w:id="3336"/>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3D711760" w14:textId="77777777" w:rsidR="0026271D" w:rsidRPr="0026271D" w:rsidRDefault="0026271D">
      <w:pPr>
        <w:rPr>
          <w:rPrChange w:id="3395" w:author="jie sun" w:date="2018-04-18T00:25:00Z">
            <w:rPr>
              <w:lang w:val="en-US"/>
            </w:rPr>
          </w:rPrChange>
        </w:rPr>
      </w:pPr>
    </w:p>
    <w:p w14:paraId="369AA13B" w14:textId="64B624FA" w:rsidR="0087014B" w:rsidRDefault="00D5184D">
      <w:pPr>
        <w:pStyle w:val="Heading3"/>
      </w:pPr>
      <w:bookmarkStart w:id="3396" w:name="_Toc27776"/>
      <w:bookmarkStart w:id="3397" w:name="_Toc3378"/>
      <w:bookmarkStart w:id="3398" w:name="_Toc19861"/>
      <w:bookmarkStart w:id="3399" w:name="_Toc9129"/>
      <w:bookmarkStart w:id="3400" w:name="_Toc20356"/>
      <w:bookmarkStart w:id="3401" w:name="_Toc28951"/>
      <w:bookmarkStart w:id="3402" w:name="_Toc32112"/>
      <w:bookmarkStart w:id="3403" w:name="_Toc16134"/>
      <w:bookmarkStart w:id="3404" w:name="_Toc10472"/>
      <w:bookmarkStart w:id="3405" w:name="_Toc518649107"/>
      <w:r>
        <w:t xml:space="preserve">The </w:t>
      </w:r>
      <w:ins w:id="3406" w:author="jie sun" w:date="2018-04-16T21:18:00Z">
        <w:r w:rsidR="00562CE6">
          <w:rPr>
            <w:rFonts w:hint="eastAsia"/>
          </w:rPr>
          <w:t>A</w:t>
        </w:r>
      </w:ins>
      <w:del w:id="3407" w:author="jie sun" w:date="2018-04-16T21:18:00Z">
        <w:r w:rsidDel="00562CE6">
          <w:delText>a</w:delText>
        </w:r>
      </w:del>
      <w:r>
        <w:rPr>
          <w:rFonts w:hint="eastAsia"/>
        </w:rPr>
        <w:t xml:space="preserve">ccuracy </w:t>
      </w:r>
      <w:ins w:id="3408" w:author="jie sun" w:date="2018-04-16T21:18:00Z">
        <w:r w:rsidR="00562CE6">
          <w:rPr>
            <w:rFonts w:hint="eastAsia"/>
          </w:rPr>
          <w:t>O</w:t>
        </w:r>
      </w:ins>
      <w:del w:id="3409" w:author="jie sun" w:date="2018-04-16T21:18:00Z">
        <w:r w:rsidDel="00562CE6">
          <w:delText>o</w:delText>
        </w:r>
      </w:del>
      <w:r>
        <w:t xml:space="preserve">f </w:t>
      </w:r>
      <w:ins w:id="3410" w:author="jie sun" w:date="2018-04-16T21:18:00Z">
        <w:r w:rsidR="00562CE6">
          <w:rPr>
            <w:rFonts w:hint="eastAsia"/>
          </w:rPr>
          <w:t>R</w:t>
        </w:r>
      </w:ins>
      <w:del w:id="3411" w:author="jie sun" w:date="2018-04-16T21:18:00Z">
        <w:r w:rsidDel="00562CE6">
          <w:delText>r</w:delText>
        </w:r>
      </w:del>
      <w:r>
        <w:rPr>
          <w:rFonts w:hint="eastAsia"/>
        </w:rPr>
        <w:t>esults</w:t>
      </w:r>
      <w:bookmarkEnd w:id="3396"/>
      <w:bookmarkEnd w:id="3397"/>
      <w:bookmarkEnd w:id="3398"/>
      <w:bookmarkEnd w:id="3399"/>
      <w:bookmarkEnd w:id="3400"/>
      <w:bookmarkEnd w:id="3401"/>
      <w:bookmarkEnd w:id="3402"/>
      <w:bookmarkEnd w:id="3403"/>
      <w:bookmarkEnd w:id="3404"/>
      <w:bookmarkEnd w:id="3405"/>
      <w:r>
        <w:rPr>
          <w:rFonts w:hint="eastAsia"/>
        </w:rPr>
        <w:t xml:space="preserve"> </w:t>
      </w:r>
    </w:p>
    <w:p w14:paraId="652828BA" w14:textId="77777777" w:rsidR="0026271D" w:rsidRPr="007E13D1" w:rsidRDefault="00D5184D">
      <w:pPr>
        <w:spacing w:before="240" w:after="0"/>
        <w:rPr>
          <w:ins w:id="3412" w:author="jie sun" w:date="2018-04-18T00:25:00Z"/>
        </w:rPr>
        <w:pPrChange w:id="3413"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14" w:author="jie sun" w:date="2018-04-18T00:26:00Z">
        <w:r w:rsidR="007E13D1" w:rsidRPr="007E13D1">
          <w:rPr>
            <w:rPrChange w:id="3415" w:author="jie sun" w:date="2018-04-18T00:26:00Z">
              <w:rPr>
                <w:lang w:val="en-US"/>
              </w:rPr>
            </w:rPrChange>
          </w:rPr>
          <w:t>s.</w:t>
        </w:r>
      </w:ins>
      <w:del w:id="3416" w:author="jie sun" w:date="2018-04-18T00:26:00Z">
        <w:r w:rsidRPr="007E13D1" w:rsidDel="007E13D1">
          <w:delText>s</w:delText>
        </w:r>
      </w:del>
    </w:p>
    <w:p w14:paraId="50AF4EAC" w14:textId="77777777" w:rsidR="007E13D1" w:rsidRDefault="007E13D1">
      <w:pPr>
        <w:spacing w:after="0" w:line="360" w:lineRule="auto"/>
        <w:rPr>
          <w:ins w:id="3417" w:author="jie sun" w:date="2018-04-18T00:27:00Z"/>
        </w:rPr>
      </w:pPr>
    </w:p>
    <w:p w14:paraId="7069F3EC" w14:textId="77777777" w:rsidR="007E13D1" w:rsidRDefault="007E13D1">
      <w:pPr>
        <w:spacing w:after="0" w:line="360" w:lineRule="auto"/>
        <w:rPr>
          <w:ins w:id="3418" w:author="jie sun" w:date="2018-04-18T00:27:00Z"/>
        </w:rPr>
      </w:pPr>
    </w:p>
    <w:p w14:paraId="2BBFA3F7" w14:textId="77777777" w:rsidR="007E13D1" w:rsidRDefault="007E13D1">
      <w:pPr>
        <w:spacing w:after="0" w:line="360" w:lineRule="auto"/>
        <w:rPr>
          <w:ins w:id="3419" w:author="jie sun" w:date="2018-04-18T00:27:00Z"/>
        </w:rPr>
      </w:pPr>
    </w:p>
    <w:p w14:paraId="7201FEB0" w14:textId="77777777" w:rsidR="007E13D1" w:rsidRDefault="007E13D1">
      <w:pPr>
        <w:spacing w:after="0" w:line="360" w:lineRule="auto"/>
        <w:rPr>
          <w:ins w:id="3420" w:author="jie sun" w:date="2018-04-18T00:27:00Z"/>
        </w:rPr>
      </w:pPr>
    </w:p>
    <w:p w14:paraId="51949C79" w14:textId="77777777" w:rsidR="007E13D1" w:rsidRDefault="007E13D1">
      <w:pPr>
        <w:spacing w:after="0" w:line="360" w:lineRule="auto"/>
        <w:rPr>
          <w:ins w:id="3421" w:author="jie sun" w:date="2018-04-18T00:27:00Z"/>
        </w:rPr>
      </w:pPr>
    </w:p>
    <w:p w14:paraId="4D43B595" w14:textId="77777777" w:rsidR="007E13D1" w:rsidRDefault="007E13D1">
      <w:pPr>
        <w:spacing w:after="0" w:line="360" w:lineRule="auto"/>
        <w:rPr>
          <w:ins w:id="3422" w:author="jie sun" w:date="2018-04-18T00:27:00Z"/>
        </w:rPr>
      </w:pPr>
    </w:p>
    <w:p w14:paraId="3999F6FC" w14:textId="77777777" w:rsidR="007E13D1" w:rsidRDefault="007E13D1">
      <w:pPr>
        <w:spacing w:after="0" w:line="360" w:lineRule="auto"/>
        <w:rPr>
          <w:ins w:id="3423" w:author="jie sun" w:date="2018-04-18T00:27:00Z"/>
        </w:rPr>
      </w:pPr>
    </w:p>
    <w:p w14:paraId="62A503ED" w14:textId="77777777" w:rsidR="007E13D1" w:rsidRDefault="007E13D1">
      <w:pPr>
        <w:spacing w:after="0" w:line="360" w:lineRule="auto"/>
        <w:rPr>
          <w:ins w:id="3424" w:author="jie sun" w:date="2018-04-18T00:27:00Z"/>
        </w:rPr>
      </w:pPr>
    </w:p>
    <w:p w14:paraId="6F9487E4" w14:textId="77777777" w:rsidR="007E13D1" w:rsidRDefault="007E13D1">
      <w:pPr>
        <w:spacing w:after="0" w:line="360" w:lineRule="auto"/>
        <w:rPr>
          <w:ins w:id="3425"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426"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427"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428" w:author="jie sun" w:date="2018-04-18T00:26:00Z"/>
                <w:rFonts w:ascii="Arial" w:eastAsia="Times New Roman" w:hAnsi="Arial" w:cs="Arial"/>
                <w:b/>
                <w:bCs/>
                <w:color w:val="FFFFFF"/>
                <w:sz w:val="20"/>
                <w:szCs w:val="14"/>
              </w:rPr>
            </w:pPr>
            <w:ins w:id="3429"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430" w:author="jie sun" w:date="2018-04-18T00:26:00Z"/>
                <w:rFonts w:ascii="Arial" w:eastAsia="Times New Roman" w:hAnsi="Arial" w:cs="Arial"/>
                <w:b/>
                <w:bCs/>
                <w:color w:val="FFFFFF"/>
                <w:sz w:val="20"/>
                <w:szCs w:val="14"/>
              </w:rPr>
            </w:pPr>
            <w:ins w:id="3431" w:author="jie sun" w:date="2018-04-18T00:26:00Z">
              <w:r>
                <w:rPr>
                  <w:rFonts w:ascii="Arial" w:eastAsia="Times New Roman" w:hAnsi="Arial" w:cs="Arial"/>
                  <w:b/>
                  <w:bCs/>
                  <w:color w:val="FFFFFF"/>
                  <w:sz w:val="20"/>
                  <w:szCs w:val="14"/>
                </w:rPr>
                <w:t xml:space="preserve">Placement of </w:t>
              </w:r>
              <w:proofErr w:type="spellStart"/>
              <w:r>
                <w:rPr>
                  <w:rFonts w:ascii="Arial" w:eastAsia="Times New Roman" w:hAnsi="Arial" w:cs="Arial"/>
                  <w:b/>
                  <w:bCs/>
                  <w:color w:val="FFFFFF"/>
                  <w:sz w:val="20"/>
                  <w:szCs w:val="14"/>
                </w:rPr>
                <w:t>Iphone</w:t>
              </w:r>
              <w:proofErr w:type="spellEnd"/>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432" w:author="jie sun" w:date="2018-04-18T00:26:00Z"/>
                <w:rFonts w:ascii="Arial" w:eastAsia="Times New Roman" w:hAnsi="Arial" w:cs="Arial"/>
                <w:b/>
                <w:bCs/>
                <w:color w:val="FFFFFF"/>
                <w:sz w:val="20"/>
                <w:szCs w:val="14"/>
              </w:rPr>
            </w:pPr>
            <w:ins w:id="3433"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34" w:author="jie sun" w:date="2018-04-18T00:26:00Z"/>
                <w:rFonts w:ascii="Arial" w:eastAsia="Times New Roman" w:hAnsi="Arial" w:cs="Arial"/>
                <w:b/>
                <w:bCs/>
                <w:color w:val="FFFFFF"/>
                <w:sz w:val="20"/>
                <w:szCs w:val="14"/>
              </w:rPr>
            </w:pPr>
            <w:ins w:id="3435"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36" w:author="jie sun" w:date="2018-04-18T00:26:00Z"/>
                <w:rFonts w:ascii="Arial" w:eastAsia="Times New Roman" w:hAnsi="Arial" w:cs="Arial"/>
                <w:b/>
                <w:bCs/>
                <w:color w:val="FFFFFF"/>
                <w:sz w:val="20"/>
                <w:szCs w:val="14"/>
              </w:rPr>
            </w:pPr>
            <w:ins w:id="3437"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38" w:author="jie sun" w:date="2018-04-18T00:26:00Z"/>
                <w:rFonts w:ascii="Arial" w:eastAsia="Times New Roman" w:hAnsi="Arial" w:cs="Arial"/>
                <w:b/>
                <w:bCs/>
                <w:color w:val="FFFFFF"/>
                <w:sz w:val="20"/>
                <w:szCs w:val="14"/>
              </w:rPr>
            </w:pPr>
            <w:ins w:id="3439"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40" w:author="jie sun" w:date="2018-04-18T00:26:00Z"/>
                <w:rFonts w:ascii="Arial" w:eastAsia="Times New Roman" w:hAnsi="Arial" w:cs="Arial"/>
                <w:b/>
                <w:bCs/>
                <w:color w:val="FFFFFF"/>
                <w:sz w:val="20"/>
                <w:szCs w:val="14"/>
              </w:rPr>
            </w:pPr>
            <w:proofErr w:type="spellStart"/>
            <w:ins w:id="3441" w:author="jie sun" w:date="2018-04-18T00:26:00Z">
              <w:r>
                <w:rPr>
                  <w:rFonts w:ascii="Arial" w:eastAsia="Times New Roman" w:hAnsi="Arial" w:cs="Arial"/>
                  <w:b/>
                  <w:bCs/>
                  <w:color w:val="FFFFFF"/>
                  <w:sz w:val="20"/>
                  <w:szCs w:val="14"/>
                </w:rPr>
                <w:t>Frequncy</w:t>
              </w:r>
              <w:proofErr w:type="spellEnd"/>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42" w:author="jie sun" w:date="2018-04-18T00:26:00Z"/>
                <w:rFonts w:ascii="Arial" w:eastAsia="Times New Roman" w:hAnsi="Arial" w:cs="Arial"/>
                <w:b/>
                <w:bCs/>
                <w:color w:val="FFFFFF"/>
                <w:sz w:val="20"/>
                <w:szCs w:val="14"/>
              </w:rPr>
            </w:pPr>
            <w:ins w:id="3443"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44" w:author="jie sun" w:date="2018-04-18T00:26:00Z"/>
                <w:rFonts w:ascii="Arial" w:eastAsia="Times New Roman" w:hAnsi="Arial" w:cs="Arial"/>
                <w:b/>
                <w:bCs/>
                <w:color w:val="FFFFFF"/>
                <w:sz w:val="20"/>
                <w:szCs w:val="14"/>
              </w:rPr>
            </w:pPr>
            <w:ins w:id="3445"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46" w:author="jie sun" w:date="2018-04-18T00:26:00Z"/>
                <w:rFonts w:ascii="Arial" w:eastAsia="Times New Roman" w:hAnsi="Arial" w:cs="Arial"/>
                <w:b/>
                <w:bCs/>
                <w:color w:val="FFFFFF"/>
                <w:sz w:val="20"/>
                <w:szCs w:val="14"/>
              </w:rPr>
            </w:pPr>
            <w:ins w:id="3447"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4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49" w:author="jie sun" w:date="2018-04-18T00:26:00Z"/>
                <w:rFonts w:ascii="Arial" w:eastAsia="Times New Roman" w:hAnsi="Arial" w:cs="Arial"/>
                <w:b/>
                <w:bCs/>
                <w:color w:val="FFFFFF"/>
                <w:sz w:val="20"/>
                <w:szCs w:val="14"/>
              </w:rPr>
            </w:pPr>
            <w:ins w:id="3450"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51" w:author="jie sun" w:date="2018-04-18T00:26:00Z"/>
                <w:rFonts w:ascii="Arial" w:eastAsia="Times New Roman" w:hAnsi="Arial" w:cs="Arial"/>
                <w:color w:val="000000"/>
                <w:sz w:val="20"/>
                <w:szCs w:val="14"/>
              </w:rPr>
            </w:pPr>
            <w:ins w:id="3452"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53" w:author="jie sun" w:date="2018-04-18T00:26:00Z"/>
                <w:rFonts w:ascii="Arial" w:eastAsia="Times New Roman" w:hAnsi="Arial" w:cs="Arial"/>
                <w:color w:val="000000"/>
                <w:sz w:val="20"/>
                <w:szCs w:val="14"/>
              </w:rPr>
            </w:pPr>
            <w:ins w:id="345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55" w:author="jie sun" w:date="2018-04-18T00:26:00Z"/>
                <w:rFonts w:ascii="Arial" w:eastAsia="Times New Roman" w:hAnsi="Arial" w:cs="Arial"/>
                <w:color w:val="000000"/>
                <w:sz w:val="20"/>
                <w:szCs w:val="14"/>
              </w:rPr>
            </w:pPr>
            <w:ins w:id="345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57" w:author="jie sun" w:date="2018-04-18T00:26:00Z"/>
                <w:rFonts w:ascii="Arial" w:eastAsia="Times New Roman" w:hAnsi="Arial" w:cs="Arial"/>
                <w:color w:val="000000"/>
                <w:sz w:val="20"/>
                <w:szCs w:val="14"/>
              </w:rPr>
            </w:pPr>
            <w:ins w:id="345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59" w:author="jie sun" w:date="2018-04-18T00:26:00Z"/>
                <w:rFonts w:ascii="Arial" w:eastAsia="Times New Roman" w:hAnsi="Arial" w:cs="Arial"/>
                <w:color w:val="000000"/>
                <w:sz w:val="20"/>
                <w:szCs w:val="14"/>
              </w:rPr>
            </w:pPr>
            <w:ins w:id="346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61" w:author="jie sun" w:date="2018-04-18T00:26:00Z"/>
                <w:rFonts w:ascii="Arial" w:eastAsia="Times New Roman" w:hAnsi="Arial" w:cs="Arial"/>
                <w:color w:val="000000"/>
                <w:sz w:val="20"/>
                <w:szCs w:val="14"/>
              </w:rPr>
            </w:pPr>
            <w:ins w:id="3462"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63" w:author="jie sun" w:date="2018-04-18T00:26:00Z"/>
                <w:rFonts w:ascii="Arial" w:eastAsia="Times New Roman" w:hAnsi="Arial" w:cs="Arial"/>
                <w:color w:val="000000"/>
                <w:sz w:val="20"/>
                <w:szCs w:val="14"/>
              </w:rPr>
            </w:pPr>
            <w:ins w:id="3464"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65" w:author="jie sun" w:date="2018-04-18T00:26:00Z"/>
                <w:rFonts w:ascii="Arial" w:eastAsia="Times New Roman" w:hAnsi="Arial" w:cs="Arial"/>
                <w:color w:val="000000"/>
                <w:sz w:val="20"/>
                <w:szCs w:val="14"/>
              </w:rPr>
            </w:pPr>
            <w:ins w:id="346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67" w:author="jie sun" w:date="2018-04-18T00:26:00Z"/>
                <w:rFonts w:ascii="Arial" w:eastAsia="Times New Roman" w:hAnsi="Arial" w:cs="Arial"/>
                <w:color w:val="000000"/>
                <w:sz w:val="20"/>
                <w:szCs w:val="14"/>
              </w:rPr>
            </w:pPr>
            <w:ins w:id="3468"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6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70" w:author="jie sun" w:date="2018-04-18T00:26:00Z"/>
                <w:rFonts w:ascii="Arial" w:eastAsia="Times New Roman" w:hAnsi="Arial" w:cs="Arial"/>
                <w:b/>
                <w:bCs/>
                <w:color w:val="FFFFFF"/>
                <w:sz w:val="20"/>
                <w:szCs w:val="14"/>
              </w:rPr>
            </w:pPr>
            <w:ins w:id="3471"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72" w:author="jie sun" w:date="2018-04-18T00:26:00Z"/>
                <w:rFonts w:ascii="Arial" w:eastAsia="Times New Roman" w:hAnsi="Arial" w:cs="Arial"/>
                <w:color w:val="000000"/>
                <w:sz w:val="20"/>
                <w:szCs w:val="14"/>
              </w:rPr>
            </w:pPr>
            <w:ins w:id="347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74" w:author="jie sun" w:date="2018-04-18T00:26:00Z"/>
                <w:rFonts w:ascii="Arial" w:eastAsia="Times New Roman" w:hAnsi="Arial" w:cs="Arial"/>
                <w:color w:val="000000"/>
                <w:sz w:val="20"/>
                <w:szCs w:val="14"/>
              </w:rPr>
            </w:pPr>
            <w:ins w:id="347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76" w:author="jie sun" w:date="2018-04-18T00:26:00Z"/>
                <w:rFonts w:ascii="Arial" w:eastAsia="Times New Roman" w:hAnsi="Arial" w:cs="Arial"/>
                <w:color w:val="000000"/>
                <w:sz w:val="20"/>
                <w:szCs w:val="14"/>
              </w:rPr>
            </w:pPr>
            <w:ins w:id="347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78" w:author="jie sun" w:date="2018-04-18T00:26:00Z"/>
                <w:rFonts w:ascii="Arial" w:eastAsia="Times New Roman" w:hAnsi="Arial" w:cs="Arial"/>
                <w:color w:val="000000"/>
                <w:sz w:val="20"/>
                <w:szCs w:val="14"/>
              </w:rPr>
            </w:pPr>
            <w:ins w:id="347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80" w:author="jie sun" w:date="2018-04-18T00:26:00Z"/>
                <w:rFonts w:ascii="Arial" w:eastAsia="Times New Roman" w:hAnsi="Arial" w:cs="Arial"/>
                <w:color w:val="000000"/>
                <w:sz w:val="20"/>
                <w:szCs w:val="14"/>
              </w:rPr>
            </w:pPr>
            <w:ins w:id="348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82" w:author="jie sun" w:date="2018-04-18T00:26:00Z"/>
                <w:rFonts w:ascii="Arial" w:eastAsia="Times New Roman" w:hAnsi="Arial" w:cs="Arial"/>
                <w:color w:val="000000"/>
                <w:sz w:val="20"/>
                <w:szCs w:val="14"/>
              </w:rPr>
            </w:pPr>
            <w:ins w:id="348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84" w:author="jie sun" w:date="2018-04-18T00:26:00Z"/>
                <w:rFonts w:ascii="Arial" w:eastAsia="Times New Roman" w:hAnsi="Arial" w:cs="Arial"/>
                <w:color w:val="000000"/>
                <w:sz w:val="20"/>
                <w:szCs w:val="14"/>
              </w:rPr>
            </w:pPr>
            <w:ins w:id="3485"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86" w:author="jie sun" w:date="2018-04-18T00:26:00Z"/>
                <w:rFonts w:ascii="Arial" w:eastAsia="Times New Roman" w:hAnsi="Arial" w:cs="Arial"/>
                <w:color w:val="000000"/>
                <w:sz w:val="20"/>
                <w:szCs w:val="14"/>
              </w:rPr>
            </w:pPr>
            <w:ins w:id="348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90"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91" w:author="jie sun" w:date="2018-04-18T00:26:00Z"/>
                <w:rFonts w:ascii="Arial" w:eastAsia="Times New Roman" w:hAnsi="Arial" w:cs="Arial"/>
                <w:b/>
                <w:bCs/>
                <w:color w:val="FFFFFF"/>
                <w:sz w:val="20"/>
                <w:szCs w:val="14"/>
              </w:rPr>
            </w:pPr>
            <w:ins w:id="3492"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93" w:author="jie sun" w:date="2018-04-18T00:26:00Z"/>
                <w:rFonts w:ascii="Arial" w:eastAsia="Times New Roman" w:hAnsi="Arial" w:cs="Arial"/>
                <w:color w:val="000000"/>
                <w:sz w:val="20"/>
                <w:szCs w:val="14"/>
              </w:rPr>
            </w:pPr>
            <w:ins w:id="3494" w:author="jie sun" w:date="2018-04-18T00:26:00Z">
              <w:r>
                <w:rPr>
                  <w:rFonts w:ascii="Arial" w:eastAsia="Times New Roman" w:hAnsi="Arial" w:cs="Arial"/>
                  <w:color w:val="000000"/>
                  <w:sz w:val="20"/>
                  <w:szCs w:val="14"/>
                </w:rPr>
                <w:t xml:space="preserve">in </w:t>
              </w:r>
              <w:proofErr w:type="gramStart"/>
              <w:r>
                <w:rPr>
                  <w:rFonts w:ascii="Arial" w:eastAsia="Times New Roman" w:hAnsi="Arial" w:cs="Arial"/>
                  <w:color w:val="000000"/>
                  <w:sz w:val="20"/>
                  <w:szCs w:val="14"/>
                </w:rPr>
                <w:t>hand(</w:t>
              </w:r>
              <w:proofErr w:type="gramEnd"/>
              <w:r>
                <w:rPr>
                  <w:rFonts w:ascii="Arial" w:eastAsia="Times New Roman" w:hAnsi="Arial" w:cs="Arial"/>
                  <w:color w:val="000000"/>
                  <w:sz w:val="20"/>
                  <w:szCs w:val="14"/>
                </w:rPr>
                <w:t>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95" w:author="jie sun" w:date="2018-04-18T00:26:00Z"/>
                <w:rFonts w:ascii="Arial" w:eastAsia="Times New Roman" w:hAnsi="Arial" w:cs="Arial"/>
                <w:color w:val="000000"/>
                <w:sz w:val="20"/>
                <w:szCs w:val="14"/>
              </w:rPr>
            </w:pPr>
            <w:ins w:id="3496"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97" w:author="jie sun" w:date="2018-04-18T00:26:00Z"/>
                <w:rFonts w:ascii="Arial" w:eastAsia="Times New Roman" w:hAnsi="Arial" w:cs="Arial"/>
                <w:color w:val="000000"/>
                <w:sz w:val="20"/>
                <w:szCs w:val="14"/>
              </w:rPr>
            </w:pPr>
            <w:ins w:id="3498"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99" w:author="jie sun" w:date="2018-04-18T00:26:00Z"/>
                <w:rFonts w:ascii="Arial" w:eastAsia="Times New Roman" w:hAnsi="Arial" w:cs="Arial"/>
                <w:color w:val="000000"/>
                <w:sz w:val="20"/>
                <w:szCs w:val="14"/>
              </w:rPr>
            </w:pPr>
            <w:ins w:id="3500"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501" w:author="jie sun" w:date="2018-04-18T00:26:00Z"/>
                <w:rFonts w:ascii="Arial" w:eastAsia="Times New Roman" w:hAnsi="Arial" w:cs="Arial"/>
                <w:color w:val="000000"/>
                <w:sz w:val="20"/>
                <w:szCs w:val="14"/>
              </w:rPr>
            </w:pPr>
            <w:ins w:id="3502"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503" w:author="jie sun" w:date="2018-04-18T00:26:00Z"/>
                <w:rFonts w:ascii="Arial" w:eastAsia="Times New Roman" w:hAnsi="Arial" w:cs="Arial"/>
                <w:color w:val="000000"/>
                <w:sz w:val="20"/>
                <w:szCs w:val="14"/>
              </w:rPr>
            </w:pPr>
            <w:ins w:id="3504"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505" w:author="jie sun" w:date="2018-04-18T00:26:00Z"/>
                <w:rFonts w:ascii="Arial" w:eastAsia="Times New Roman" w:hAnsi="Arial" w:cs="Arial"/>
                <w:color w:val="000000"/>
                <w:sz w:val="20"/>
                <w:szCs w:val="14"/>
              </w:rPr>
            </w:pPr>
            <w:ins w:id="3506"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507" w:author="jie sun" w:date="2018-04-18T00:26:00Z"/>
                <w:rFonts w:ascii="Arial" w:eastAsia="Times New Roman" w:hAnsi="Arial" w:cs="Arial"/>
                <w:color w:val="000000"/>
                <w:sz w:val="20"/>
                <w:szCs w:val="14"/>
              </w:rPr>
            </w:pPr>
            <w:ins w:id="3508"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511"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512" w:author="jie sun" w:date="2018-04-18T00:26:00Z"/>
                <w:rFonts w:ascii="Arial" w:eastAsia="Times New Roman" w:hAnsi="Arial" w:cs="Arial"/>
                <w:b/>
                <w:bCs/>
                <w:color w:val="FFFFFF"/>
                <w:sz w:val="20"/>
                <w:szCs w:val="14"/>
              </w:rPr>
            </w:pPr>
            <w:ins w:id="3513"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514" w:author="jie sun" w:date="2018-04-18T00:26:00Z"/>
                <w:rFonts w:ascii="Arial" w:eastAsia="Times New Roman" w:hAnsi="Arial" w:cs="Arial"/>
                <w:color w:val="000000"/>
                <w:sz w:val="20"/>
                <w:szCs w:val="14"/>
              </w:rPr>
            </w:pPr>
            <w:ins w:id="3515"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516" w:author="jie sun" w:date="2018-04-18T00:26:00Z"/>
                <w:rFonts w:ascii="Arial" w:eastAsia="Times New Roman" w:hAnsi="Arial" w:cs="Arial"/>
                <w:color w:val="000000"/>
                <w:sz w:val="20"/>
                <w:szCs w:val="14"/>
              </w:rPr>
            </w:pPr>
            <w:ins w:id="3517"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518" w:author="jie sun" w:date="2018-04-18T00:26:00Z"/>
                <w:rFonts w:ascii="Arial" w:eastAsia="Times New Roman" w:hAnsi="Arial" w:cs="Arial"/>
                <w:color w:val="000000"/>
                <w:sz w:val="20"/>
                <w:szCs w:val="14"/>
              </w:rPr>
            </w:pPr>
            <w:ins w:id="3519"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520" w:author="jie sun" w:date="2018-04-18T00:26:00Z"/>
                <w:rFonts w:ascii="Arial" w:eastAsia="Times New Roman" w:hAnsi="Arial" w:cs="Arial"/>
                <w:color w:val="000000"/>
                <w:sz w:val="20"/>
                <w:szCs w:val="14"/>
              </w:rPr>
            </w:pPr>
            <w:ins w:id="3521"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522" w:author="jie sun" w:date="2018-04-18T00:26:00Z"/>
                <w:rFonts w:ascii="Arial" w:eastAsia="Times New Roman" w:hAnsi="Arial" w:cs="Arial"/>
                <w:color w:val="000000"/>
                <w:sz w:val="20"/>
                <w:szCs w:val="14"/>
              </w:rPr>
            </w:pPr>
            <w:ins w:id="3523"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524" w:author="jie sun" w:date="2018-04-18T00:26:00Z"/>
                <w:rFonts w:ascii="Arial" w:eastAsia="Times New Roman" w:hAnsi="Arial" w:cs="Arial"/>
                <w:color w:val="000000"/>
                <w:sz w:val="20"/>
                <w:szCs w:val="14"/>
              </w:rPr>
            </w:pPr>
            <w:ins w:id="3525"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526" w:author="jie sun" w:date="2018-04-18T00:26:00Z"/>
                <w:rFonts w:ascii="Arial" w:eastAsia="Times New Roman" w:hAnsi="Arial" w:cs="Arial"/>
                <w:color w:val="000000"/>
                <w:sz w:val="20"/>
                <w:szCs w:val="14"/>
              </w:rPr>
            </w:pPr>
            <w:ins w:id="3527"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528" w:author="jie sun" w:date="2018-04-18T00:26:00Z"/>
                <w:rFonts w:ascii="Arial" w:eastAsia="Times New Roman" w:hAnsi="Arial" w:cs="Arial"/>
                <w:color w:val="000000"/>
                <w:sz w:val="20"/>
                <w:szCs w:val="14"/>
              </w:rPr>
            </w:pPr>
            <w:ins w:id="3529"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532"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33" w:author="jie sun" w:date="2018-04-18T00:26:00Z"/>
                <w:rFonts w:ascii="Arial" w:eastAsia="Times New Roman" w:hAnsi="Arial" w:cs="Arial"/>
                <w:b/>
                <w:bCs/>
                <w:color w:val="FFFFFF"/>
                <w:sz w:val="20"/>
                <w:szCs w:val="14"/>
              </w:rPr>
            </w:pPr>
            <w:ins w:id="3534"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35" w:author="jie sun" w:date="2018-04-18T00:26:00Z"/>
                <w:rFonts w:ascii="Arial" w:eastAsia="Times New Roman" w:hAnsi="Arial" w:cs="Arial"/>
                <w:color w:val="000000"/>
                <w:sz w:val="20"/>
                <w:szCs w:val="14"/>
              </w:rPr>
            </w:pPr>
            <w:ins w:id="3536"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37" w:author="jie sun" w:date="2018-04-18T00:26:00Z"/>
                <w:rFonts w:ascii="Arial" w:eastAsia="Times New Roman" w:hAnsi="Arial" w:cs="Arial"/>
                <w:color w:val="000000"/>
                <w:sz w:val="20"/>
                <w:szCs w:val="14"/>
              </w:rPr>
            </w:pPr>
            <w:ins w:id="3538"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39" w:author="jie sun" w:date="2018-04-18T00:26:00Z"/>
                <w:rFonts w:ascii="Arial" w:eastAsia="Times New Roman" w:hAnsi="Arial" w:cs="Arial"/>
                <w:color w:val="000000"/>
                <w:sz w:val="20"/>
                <w:szCs w:val="14"/>
              </w:rPr>
            </w:pPr>
            <w:ins w:id="3540"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41" w:author="jie sun" w:date="2018-04-18T00:26:00Z"/>
                <w:rFonts w:ascii="Arial" w:eastAsia="Times New Roman" w:hAnsi="Arial" w:cs="Arial"/>
                <w:color w:val="000000"/>
                <w:sz w:val="20"/>
                <w:szCs w:val="14"/>
              </w:rPr>
            </w:pPr>
            <w:ins w:id="3542"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43" w:author="jie sun" w:date="2018-04-18T00:26:00Z"/>
                <w:rFonts w:ascii="Arial" w:eastAsia="Times New Roman" w:hAnsi="Arial" w:cs="Arial"/>
                <w:color w:val="000000"/>
                <w:sz w:val="20"/>
                <w:szCs w:val="14"/>
              </w:rPr>
            </w:pPr>
            <w:ins w:id="3544"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45" w:author="jie sun" w:date="2018-04-18T00:26:00Z"/>
                <w:rFonts w:ascii="Arial" w:eastAsia="Times New Roman" w:hAnsi="Arial" w:cs="Arial"/>
                <w:color w:val="000000"/>
                <w:sz w:val="20"/>
                <w:szCs w:val="14"/>
              </w:rPr>
            </w:pPr>
            <w:ins w:id="3546"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47" w:author="jie sun" w:date="2018-04-18T00:26:00Z"/>
                <w:rFonts w:ascii="Arial" w:eastAsia="Times New Roman" w:hAnsi="Arial" w:cs="Arial"/>
                <w:color w:val="000000"/>
                <w:sz w:val="20"/>
                <w:szCs w:val="14"/>
              </w:rPr>
            </w:pPr>
            <w:ins w:id="3548"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49" w:author="jie sun" w:date="2018-04-18T00:26:00Z"/>
                <w:rFonts w:ascii="Arial" w:eastAsia="Times New Roman" w:hAnsi="Arial" w:cs="Arial"/>
                <w:color w:val="000000"/>
                <w:sz w:val="20"/>
                <w:szCs w:val="14"/>
              </w:rPr>
            </w:pPr>
            <w:ins w:id="3550"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51" w:author="jie sun" w:date="2018-04-18T00:26:00Z"/>
                <w:rFonts w:ascii="Arial" w:eastAsia="Times New Roman" w:hAnsi="Arial" w:cs="Arial"/>
                <w:color w:val="000000"/>
                <w:sz w:val="20"/>
                <w:szCs w:val="14"/>
              </w:rPr>
            </w:pPr>
            <w:ins w:id="3552"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53" w:author="像个男人一样" w:date="2018-03-22T11:57:00Z"/>
        </w:rPr>
      </w:pPr>
      <w:r>
        <w:t>.</w:t>
      </w:r>
    </w:p>
    <w:p w14:paraId="0548243A" w14:textId="2A02B184" w:rsidR="0087014B" w:rsidRDefault="00285914">
      <w:pPr>
        <w:pStyle w:val="Caption"/>
        <w:jc w:val="center"/>
        <w:pPrChange w:id="3554" w:author="jie sun" w:date="2018-04-16T21:37:00Z">
          <w:pPr>
            <w:pStyle w:val="Subtitle"/>
          </w:pPr>
        </w:pPrChange>
      </w:pPr>
      <w:bookmarkStart w:id="3555" w:name="_Toc517801883"/>
      <w:ins w:id="3556" w:author="jie sun" w:date="2018-04-16T21:37:00Z">
        <w:r>
          <w:t xml:space="preserve">Figure </w:t>
        </w:r>
      </w:ins>
      <w:ins w:id="3557" w:author="JIE  SUN" w:date="2018-06-21T13:36:00Z">
        <w:r w:rsidR="00A64E7B">
          <w:fldChar w:fldCharType="begin"/>
        </w:r>
        <w:r w:rsidR="00A64E7B">
          <w:instrText xml:space="preserve"> STYLEREF 1 \s </w:instrText>
        </w:r>
      </w:ins>
      <w:r w:rsidR="00A64E7B">
        <w:fldChar w:fldCharType="separate"/>
      </w:r>
      <w:r w:rsidR="009F4579">
        <w:rPr>
          <w:noProof/>
        </w:rPr>
        <w:t>3</w:t>
      </w:r>
      <w:ins w:id="355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10</w:t>
      </w:r>
      <w:ins w:id="3559" w:author="JIE  SUN" w:date="2018-06-21T13:36:00Z">
        <w:r w:rsidR="00A64E7B">
          <w:fldChar w:fldCharType="end"/>
        </w:r>
      </w:ins>
      <w:ins w:id="3560" w:author="jie sun" w:date="2018-04-19T13:00:00Z">
        <w:del w:id="3561" w:author="JIE  SUN" w:date="2018-06-21T13:34:00Z">
          <w:r w:rsidR="00083FE7" w:rsidDel="00A64E7B">
            <w:fldChar w:fldCharType="begin"/>
          </w:r>
          <w:r w:rsidR="00083FE7" w:rsidDel="00A64E7B">
            <w:delInstrText xml:space="preserve"> STYLEREF 1 \s </w:delInstrText>
          </w:r>
        </w:del>
      </w:ins>
      <w:del w:id="3562" w:author="JIE  SUN" w:date="2018-06-21T13:34:00Z">
        <w:r w:rsidR="00083FE7" w:rsidDel="00A64E7B">
          <w:fldChar w:fldCharType="separate"/>
        </w:r>
        <w:r w:rsidR="00083FE7" w:rsidDel="00A64E7B">
          <w:rPr>
            <w:noProof/>
          </w:rPr>
          <w:delText>2</w:delText>
        </w:r>
      </w:del>
      <w:ins w:id="3563" w:author="jie sun" w:date="2018-04-19T13:00:00Z">
        <w:del w:id="356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65" w:author="JIE  SUN" w:date="2018-06-21T13:34:00Z">
        <w:r w:rsidR="00083FE7" w:rsidDel="00A64E7B">
          <w:fldChar w:fldCharType="separate"/>
        </w:r>
      </w:del>
      <w:ins w:id="3566" w:author="jie sun" w:date="2018-04-19T13:00:00Z">
        <w:del w:id="3567" w:author="JIE  SUN" w:date="2018-06-21T13:34:00Z">
          <w:r w:rsidR="00083FE7" w:rsidDel="00A64E7B">
            <w:rPr>
              <w:noProof/>
            </w:rPr>
            <w:delText>13</w:delText>
          </w:r>
          <w:r w:rsidR="00083FE7" w:rsidDel="00A64E7B">
            <w:fldChar w:fldCharType="end"/>
          </w:r>
        </w:del>
      </w:ins>
      <w:ins w:id="3568" w:author="jie sun" w:date="2018-04-16T21:37:00Z">
        <w:r>
          <w:rPr>
            <w:rFonts w:hint="eastAsia"/>
          </w:rPr>
          <w:t xml:space="preserve">:The </w:t>
        </w:r>
      </w:ins>
      <w:ins w:id="3569" w:author="jie sun" w:date="2018-04-16T22:27:00Z">
        <w:r w:rsidR="001403E8">
          <w:rPr>
            <w:rFonts w:hint="eastAsia"/>
          </w:rPr>
          <w:t>A</w:t>
        </w:r>
      </w:ins>
      <w:ins w:id="3570" w:author="jie sun" w:date="2018-04-16T21:37:00Z">
        <w:r>
          <w:rPr>
            <w:rFonts w:hint="eastAsia"/>
          </w:rPr>
          <w:t>ccura</w:t>
        </w:r>
        <w:r>
          <w:t xml:space="preserve">cies </w:t>
        </w:r>
      </w:ins>
      <w:ins w:id="3571" w:author="jie sun" w:date="2018-04-16T22:27:00Z">
        <w:r w:rsidR="001403E8">
          <w:rPr>
            <w:rFonts w:hint="eastAsia"/>
          </w:rPr>
          <w:t>O</w:t>
        </w:r>
      </w:ins>
      <w:ins w:id="3572" w:author="jie sun" w:date="2018-04-16T21:37:00Z">
        <w:r>
          <w:rPr>
            <w:rFonts w:hint="eastAsia"/>
          </w:rPr>
          <w:t xml:space="preserve">f </w:t>
        </w:r>
      </w:ins>
      <w:ins w:id="3573" w:author="jie sun" w:date="2018-04-16T22:27:00Z">
        <w:r w:rsidR="001403E8">
          <w:rPr>
            <w:rFonts w:hint="eastAsia"/>
          </w:rPr>
          <w:t>T</w:t>
        </w:r>
      </w:ins>
      <w:ins w:id="3574" w:author="jie sun" w:date="2018-04-16T21:37:00Z">
        <w:r>
          <w:rPr>
            <w:rFonts w:hint="eastAsia"/>
          </w:rPr>
          <w:t xml:space="preserve">he </w:t>
        </w:r>
      </w:ins>
      <w:ins w:id="3575" w:author="jie sun" w:date="2018-04-16T22:28:00Z">
        <w:r w:rsidR="001403E8">
          <w:rPr>
            <w:rFonts w:hint="eastAsia"/>
          </w:rPr>
          <w:t>S</w:t>
        </w:r>
      </w:ins>
      <w:ins w:id="3576" w:author="jie sun" w:date="2018-04-16T21:37:00Z">
        <w:r>
          <w:rPr>
            <w:rFonts w:hint="eastAsia"/>
          </w:rPr>
          <w:t xml:space="preserve">tep </w:t>
        </w:r>
      </w:ins>
      <w:ins w:id="3577" w:author="jie sun" w:date="2018-04-16T22:28:00Z">
        <w:r w:rsidR="008F143B">
          <w:t>A</w:t>
        </w:r>
      </w:ins>
      <w:ins w:id="3578" w:author="jie sun" w:date="2018-04-16T21:37:00Z">
        <w:r>
          <w:rPr>
            <w:rFonts w:hint="eastAsia"/>
          </w:rPr>
          <w:t>lgo</w:t>
        </w:r>
        <w:r>
          <w:t>r</w:t>
        </w:r>
        <w:r>
          <w:rPr>
            <w:rFonts w:hint="eastAsia"/>
          </w:rPr>
          <w:t>ithm</w:t>
        </w:r>
        <w:r>
          <w:t>s</w:t>
        </w:r>
      </w:ins>
      <w:bookmarkEnd w:id="3555"/>
      <w:del w:id="3579"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80" w:author="像个男人一样" w:date="2018-03-22T11:51:00Z">
        <w:del w:id="3581" w:author="像个男人一样" w:date="2018-03-22T11:57:00Z">
          <w:r w:rsidR="00D5184D">
            <w:rPr>
              <w:b/>
            </w:rPr>
            <w:delText>错误！未指定顺序。</w:delText>
          </w:r>
        </w:del>
      </w:ins>
      <w:ins w:id="3582" w:author="像个男人一样" w:date="2018-03-21T23:39:00Z">
        <w:del w:id="3583" w:author="像个男人一样" w:date="2018-03-22T11:57:00Z">
          <w:r w:rsidR="00D5184D">
            <w:rPr>
              <w:b/>
            </w:rPr>
            <w:delText>错误！未指定顺序。</w:delText>
          </w:r>
        </w:del>
      </w:ins>
      <w:ins w:id="3584" w:author="像个男人一样" w:date="2018-03-21T23:10:00Z">
        <w:del w:id="3585" w:author="像个男人一样" w:date="2018-03-22T11:57:00Z">
          <w:r w:rsidR="00D5184D">
            <w:rPr>
              <w:b/>
            </w:rPr>
            <w:delText>错误！未指定顺序。</w:delText>
          </w:r>
        </w:del>
      </w:ins>
      <w:ins w:id="3586" w:author="像个男人一样" w:date="2018-03-21T23:08:00Z">
        <w:del w:id="3587" w:author="像个男人一样" w:date="2018-03-22T11:57:00Z">
          <w:r w:rsidR="00D5184D">
            <w:rPr>
              <w:b/>
            </w:rPr>
            <w:delText>错误！未指定顺序。</w:delText>
          </w:r>
        </w:del>
      </w:ins>
      <w:ins w:id="3588" w:author="像个男人一样" w:date="2018-03-21T02:33:00Z">
        <w:del w:id="3589" w:author="像个男人一样" w:date="2018-03-22T11:57:00Z">
          <w:r w:rsidR="00D5184D">
            <w:rPr>
              <w:b/>
            </w:rPr>
            <w:delText>错误！未指定顺序。错误！未指定顺序。</w:delText>
          </w:r>
        </w:del>
      </w:ins>
      <w:ins w:id="3590" w:author="像个男人一样" w:date="2018-03-21T02:31:00Z">
        <w:del w:id="3591" w:author="像个男人一样" w:date="2018-03-22T11:57:00Z">
          <w:r w:rsidR="00D5184D">
            <w:rPr>
              <w:b/>
            </w:rPr>
            <w:delText>错误！未指定顺序。</w:delText>
          </w:r>
        </w:del>
      </w:ins>
      <w:ins w:id="3592" w:author="像个男人一样" w:date="2018-03-21T02:30:00Z">
        <w:del w:id="3593" w:author="像个男人一样" w:date="2018-03-22T11:57:00Z">
          <w:r w:rsidR="00D5184D">
            <w:rPr>
              <w:b/>
            </w:rPr>
            <w:delText>错误！未指定顺序。</w:delText>
          </w:r>
        </w:del>
      </w:ins>
      <w:ins w:id="3594" w:author="像个男人一样" w:date="2018-03-21T02:29:00Z">
        <w:del w:id="3595" w:author="像个男人一样" w:date="2018-03-22T11:57:00Z">
          <w:r w:rsidR="00D5184D">
            <w:rPr>
              <w:b/>
            </w:rPr>
            <w:delText>错误！未指定顺序。错误！未指定顺序。</w:delText>
          </w:r>
        </w:del>
      </w:ins>
      <w:ins w:id="3596" w:author="像个男人一样" w:date="2018-03-21T02:26:00Z">
        <w:del w:id="3597" w:author="像个男人一样" w:date="2018-03-22T11:57:00Z">
          <w:r w:rsidR="00D5184D">
            <w:rPr>
              <w:b/>
            </w:rPr>
            <w:delText>错误！未指定顺序。</w:delText>
          </w:r>
        </w:del>
      </w:ins>
      <w:ins w:id="3598" w:author="像个男人一样" w:date="2018-03-21T02:25:00Z">
        <w:del w:id="3599" w:author="像个男人一样" w:date="2018-03-22T11:57:00Z">
          <w:r w:rsidR="00D5184D">
            <w:rPr>
              <w:b/>
            </w:rPr>
            <w:delText>错误！未指定顺序。</w:delText>
          </w:r>
        </w:del>
      </w:ins>
      <w:ins w:id="3600" w:author="像个男人一样" w:date="2018-03-21T02:24:00Z">
        <w:del w:id="3601" w:author="像个男人一样" w:date="2018-03-22T11:57:00Z">
          <w:r w:rsidR="00D5184D">
            <w:rPr>
              <w:b/>
            </w:rPr>
            <w:delText>错误！未指定顺序。</w:delText>
          </w:r>
        </w:del>
      </w:ins>
      <w:ins w:id="3602" w:author="像个男人一样" w:date="2018-03-21T02:23:00Z">
        <w:del w:id="3603" w:author="像个男人一样" w:date="2018-03-22T11:57:00Z">
          <w:r w:rsidR="00D5184D">
            <w:rPr>
              <w:b/>
            </w:rPr>
            <w:delText>错误！未指定顺序。</w:delText>
          </w:r>
        </w:del>
      </w:ins>
      <w:ins w:id="3604" w:author="像个男人一样" w:date="2018-03-21T02:22:00Z">
        <w:del w:id="3605" w:author="像个男人一样" w:date="2018-03-22T11:57:00Z">
          <w:r w:rsidR="00D5184D">
            <w:rPr>
              <w:b/>
            </w:rPr>
            <w:delText>错误！未指定顺序。</w:delText>
          </w:r>
        </w:del>
      </w:ins>
      <w:ins w:id="3606" w:author="像个男人一样" w:date="2018-03-21T02:17:00Z">
        <w:del w:id="3607" w:author="像个男人一样" w:date="2018-03-22T11:57:00Z">
          <w:r w:rsidR="00D5184D">
            <w:rPr>
              <w:b/>
            </w:rPr>
            <w:delText>错误！未指定顺序。错误！未指定顺序。错误！未指定顺序。</w:delText>
          </w:r>
        </w:del>
      </w:ins>
      <w:ins w:id="3608" w:author="像个男人一样" w:date="2018-03-21T02:15:00Z">
        <w:del w:id="3609" w:author="像个男人一样" w:date="2018-03-22T11:57:00Z">
          <w:r w:rsidR="00D5184D">
            <w:rPr>
              <w:b/>
            </w:rPr>
            <w:delText>错误！未指定顺序。</w:delText>
          </w:r>
        </w:del>
      </w:ins>
      <w:ins w:id="3610" w:author="像个男人一样" w:date="2018-03-21T02:14:00Z">
        <w:del w:id="3611" w:author="像个男人一样" w:date="2018-03-22T11:57:00Z">
          <w:r w:rsidR="00D5184D">
            <w:rPr>
              <w:b/>
            </w:rPr>
            <w:delText>错误！未指定顺序。</w:delText>
          </w:r>
        </w:del>
      </w:ins>
      <w:ins w:id="3612" w:author="像个男人一样" w:date="2018-03-21T02:13:00Z">
        <w:del w:id="3613" w:author="像个男人一样" w:date="2018-03-22T11:57:00Z">
          <w:r w:rsidR="00D5184D">
            <w:rPr>
              <w:b/>
            </w:rPr>
            <w:delText>错误！未指定顺序。</w:delText>
          </w:r>
        </w:del>
      </w:ins>
      <w:ins w:id="3614" w:author="像个男人一样" w:date="2018-03-21T02:12:00Z">
        <w:del w:id="3615" w:author="像个男人一样" w:date="2018-03-22T11:57:00Z">
          <w:r w:rsidR="00D5184D">
            <w:rPr>
              <w:b/>
            </w:rPr>
            <w:delText>错误！未指定顺序。</w:delText>
          </w:r>
        </w:del>
      </w:ins>
      <w:ins w:id="3616" w:author="像个男人一样" w:date="2018-03-21T02:02:00Z">
        <w:del w:id="3617" w:author="像个男人一样" w:date="2018-03-22T11:57:00Z">
          <w:r w:rsidR="00D5184D">
            <w:rPr>
              <w:b/>
            </w:rPr>
            <w:delText>错误！未指定顺序。错误！未指定顺序。</w:delText>
          </w:r>
        </w:del>
      </w:ins>
      <w:ins w:id="3618" w:author="像个男人一样" w:date="2018-03-21T02:01:00Z">
        <w:del w:id="3619" w:author="像个男人一样" w:date="2018-03-22T11:57:00Z">
          <w:r w:rsidR="00D5184D">
            <w:rPr>
              <w:b/>
            </w:rPr>
            <w:delText>错误！未指定顺序。</w:delText>
          </w:r>
        </w:del>
      </w:ins>
      <w:ins w:id="3620" w:author="像个男人一样" w:date="2018-03-21T02:00:00Z">
        <w:del w:id="3621" w:author="像个男人一样" w:date="2018-03-22T11:57:00Z">
          <w:r w:rsidR="00D5184D">
            <w:rPr>
              <w:b/>
            </w:rPr>
            <w:delText>错误！未指定顺序。</w:delText>
          </w:r>
        </w:del>
      </w:ins>
      <w:ins w:id="3622" w:author="像个男人一样" w:date="2018-03-21T01:59:00Z">
        <w:del w:id="3623" w:author="像个男人一样" w:date="2018-03-22T11:57:00Z">
          <w:r w:rsidR="00D5184D">
            <w:rPr>
              <w:b/>
            </w:rPr>
            <w:delText>错误！未指定顺序。</w:delText>
          </w:r>
        </w:del>
      </w:ins>
      <w:ins w:id="3624" w:author="像个男人一样" w:date="2018-03-21T01:58:00Z">
        <w:del w:id="3625" w:author="像个男人一样" w:date="2018-03-22T11:57:00Z">
          <w:r w:rsidR="00D5184D">
            <w:rPr>
              <w:b/>
            </w:rPr>
            <w:delText>错误！未指定顺序。错误！未指定顺序。</w:delText>
          </w:r>
        </w:del>
      </w:ins>
      <w:ins w:id="3626" w:author="像个男人一样" w:date="2018-03-21T01:57:00Z">
        <w:del w:id="3627" w:author="像个男人一样" w:date="2018-03-22T11:57:00Z">
          <w:r w:rsidR="00D5184D">
            <w:rPr>
              <w:b/>
            </w:rPr>
            <w:delText>错误！未指定顺序。</w:delText>
          </w:r>
        </w:del>
      </w:ins>
      <w:ins w:id="3628" w:author="像个男人一样" w:date="2018-03-21T01:48:00Z">
        <w:del w:id="3629" w:author="像个男人一样" w:date="2018-03-22T11:57:00Z">
          <w:r w:rsidR="00D5184D">
            <w:rPr>
              <w:b/>
            </w:rPr>
            <w:delText>错误！未指定顺序。错误！未指定顺序。</w:delText>
          </w:r>
        </w:del>
      </w:ins>
      <w:ins w:id="3630" w:author="像个男人一样" w:date="2018-03-21T01:47:00Z">
        <w:del w:id="3631" w:author="像个男人一样" w:date="2018-03-22T11:57:00Z">
          <w:r w:rsidR="00D5184D">
            <w:rPr>
              <w:b/>
            </w:rPr>
            <w:delText>错误！未指定顺序。</w:delText>
          </w:r>
        </w:del>
      </w:ins>
      <w:ins w:id="3632" w:author="像个男人一样" w:date="2018-03-21T01:46:00Z">
        <w:del w:id="3633" w:author="像个男人一样" w:date="2018-03-22T11:57:00Z">
          <w:r w:rsidR="00D5184D">
            <w:rPr>
              <w:b/>
            </w:rPr>
            <w:delText>错误！未指定顺序。</w:delText>
          </w:r>
        </w:del>
      </w:ins>
      <w:ins w:id="3634" w:author="像个男人一样" w:date="2018-03-21T01:45:00Z">
        <w:del w:id="3635" w:author="像个男人一样" w:date="2018-03-22T11:57:00Z">
          <w:r w:rsidR="00D5184D">
            <w:rPr>
              <w:b/>
            </w:rPr>
            <w:delText>错误！未指定顺序。错误！未指定顺序。</w:delText>
          </w:r>
        </w:del>
      </w:ins>
      <w:del w:id="3636" w:author="像个男人一样" w:date="2018-03-22T11:57:00Z">
        <w:r w:rsidR="00D5184D">
          <w:delText>1</w:delText>
        </w:r>
        <w:r w:rsidR="00D5184D">
          <w:fldChar w:fldCharType="end"/>
        </w:r>
      </w:del>
      <w:del w:id="3637"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38"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39"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40" w:author="jie sun" w:date="2018-04-16T21:37:00Z"/>
                      <w:rFonts w:ascii="Arial" w:eastAsia="Times New Roman" w:hAnsi="Arial" w:cs="Arial"/>
                      <w:b/>
                      <w:bCs/>
                      <w:color w:val="FFFFFF"/>
                      <w:sz w:val="20"/>
                      <w:szCs w:val="14"/>
                    </w:rPr>
                  </w:pPr>
                  <w:del w:id="3641" w:author="jie sun" w:date="2018-04-16T21:37:00Z">
                    <w:r w:rsidDel="00D05427">
                      <w:rPr>
                        <w:rFonts w:ascii="Arial" w:eastAsia="Times New Roman" w:hAnsi="Arial" w:cs="Arial"/>
                        <w:b/>
                        <w:bCs/>
                        <w:color w:val="FFFFFF"/>
                        <w:sz w:val="20"/>
                        <w:szCs w:val="14"/>
                      </w:rPr>
                      <w:delText>Action pattern</w:delText>
                    </w:r>
                    <w:bookmarkStart w:id="3642" w:name="_Toc511906227"/>
                    <w:bookmarkStart w:id="3643" w:name="_Toc517801775"/>
                    <w:bookmarkStart w:id="3644" w:name="_Toc517813684"/>
                    <w:bookmarkStart w:id="3645" w:name="_Toc517899099"/>
                    <w:bookmarkStart w:id="3646" w:name="_Toc517899620"/>
                    <w:bookmarkStart w:id="3647" w:name="_Toc517900228"/>
                    <w:bookmarkStart w:id="3648" w:name="_Toc517900408"/>
                    <w:bookmarkStart w:id="3649" w:name="_Toc517900677"/>
                    <w:bookmarkStart w:id="3650" w:name="_Toc517900813"/>
                    <w:bookmarkStart w:id="3651" w:name="_Toc517900945"/>
                    <w:bookmarkStart w:id="3652" w:name="_Toc517902460"/>
                    <w:bookmarkStart w:id="3653" w:name="_Toc517902910"/>
                    <w:bookmarkStart w:id="3654" w:name="_Toc517903477"/>
                    <w:bookmarkStart w:id="3655" w:name="_Toc517903613"/>
                    <w:bookmarkStart w:id="3656" w:name="_Toc517903885"/>
                    <w:bookmarkStart w:id="3657" w:name="_Toc517904020"/>
                    <w:bookmarkStart w:id="3658" w:name="_Toc517973679"/>
                    <w:bookmarkStart w:id="3659" w:name="_Toc517973808"/>
                    <w:bookmarkStart w:id="3660" w:name="_Toc517973937"/>
                    <w:bookmarkStart w:id="3661" w:name="_Toc517974191"/>
                    <w:bookmarkStart w:id="3662" w:name="_Toc518334359"/>
                    <w:bookmarkStart w:id="3663" w:name="_Toc518334629"/>
                    <w:bookmarkStart w:id="3664" w:name="_Toc518334759"/>
                    <w:bookmarkStart w:id="3665" w:name="_Toc518649108"/>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66" w:author="jie sun" w:date="2018-04-16T21:37:00Z"/>
                      <w:rFonts w:ascii="Arial" w:eastAsia="Times New Roman" w:hAnsi="Arial" w:cs="Arial"/>
                      <w:b/>
                      <w:bCs/>
                      <w:color w:val="FFFFFF"/>
                      <w:sz w:val="20"/>
                      <w:szCs w:val="14"/>
                    </w:rPr>
                  </w:pPr>
                  <w:del w:id="3667" w:author="jie sun" w:date="2018-04-16T21:37:00Z">
                    <w:r w:rsidDel="00D05427">
                      <w:rPr>
                        <w:rFonts w:ascii="Arial" w:eastAsia="Times New Roman" w:hAnsi="Arial" w:cs="Arial"/>
                        <w:b/>
                        <w:bCs/>
                        <w:color w:val="FFFFFF"/>
                        <w:sz w:val="20"/>
                        <w:szCs w:val="14"/>
                      </w:rPr>
                      <w:delText>Placement of Iphone</w:delText>
                    </w:r>
                    <w:bookmarkStart w:id="3668" w:name="_Toc511906228"/>
                    <w:bookmarkStart w:id="3669" w:name="_Toc517801776"/>
                    <w:bookmarkStart w:id="3670" w:name="_Toc517813685"/>
                    <w:bookmarkStart w:id="3671" w:name="_Toc517899100"/>
                    <w:bookmarkStart w:id="3672" w:name="_Toc517899621"/>
                    <w:bookmarkStart w:id="3673" w:name="_Toc517900229"/>
                    <w:bookmarkStart w:id="3674" w:name="_Toc517900409"/>
                    <w:bookmarkStart w:id="3675" w:name="_Toc517900678"/>
                    <w:bookmarkStart w:id="3676" w:name="_Toc517900814"/>
                    <w:bookmarkStart w:id="3677" w:name="_Toc517900946"/>
                    <w:bookmarkStart w:id="3678" w:name="_Toc517902461"/>
                    <w:bookmarkStart w:id="3679" w:name="_Toc517902911"/>
                    <w:bookmarkStart w:id="3680" w:name="_Toc517903478"/>
                    <w:bookmarkStart w:id="3681" w:name="_Toc517903614"/>
                    <w:bookmarkStart w:id="3682" w:name="_Toc517903886"/>
                    <w:bookmarkStart w:id="3683" w:name="_Toc517904021"/>
                    <w:bookmarkStart w:id="3684" w:name="_Toc517973680"/>
                    <w:bookmarkStart w:id="3685" w:name="_Toc517973809"/>
                    <w:bookmarkStart w:id="3686" w:name="_Toc517973938"/>
                    <w:bookmarkStart w:id="3687" w:name="_Toc517974192"/>
                    <w:bookmarkStart w:id="3688" w:name="_Toc518334360"/>
                    <w:bookmarkStart w:id="3689" w:name="_Toc518334630"/>
                    <w:bookmarkStart w:id="3690" w:name="_Toc518334760"/>
                    <w:bookmarkStart w:id="3691" w:name="_Toc518649109"/>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92" w:author="jie sun" w:date="2018-04-16T21:37:00Z"/>
                      <w:rFonts w:ascii="Arial" w:eastAsia="Times New Roman" w:hAnsi="Arial" w:cs="Arial"/>
                      <w:b/>
                      <w:bCs/>
                      <w:color w:val="FFFFFF"/>
                      <w:sz w:val="20"/>
                      <w:szCs w:val="14"/>
                    </w:rPr>
                  </w:pPr>
                  <w:del w:id="3693" w:author="jie sun" w:date="2018-04-16T21:37:00Z">
                    <w:r w:rsidDel="00D05427">
                      <w:rPr>
                        <w:rFonts w:ascii="Arial" w:eastAsia="Times New Roman" w:hAnsi="Arial" w:cs="Arial"/>
                        <w:b/>
                        <w:bCs/>
                        <w:color w:val="FFFFFF"/>
                        <w:sz w:val="20"/>
                        <w:szCs w:val="14"/>
                      </w:rPr>
                      <w:delText>Height</w:delText>
                    </w:r>
                    <w:bookmarkStart w:id="3694" w:name="_Toc511906229"/>
                    <w:bookmarkStart w:id="3695" w:name="_Toc517801777"/>
                    <w:bookmarkStart w:id="3696" w:name="_Toc517813686"/>
                    <w:bookmarkStart w:id="3697" w:name="_Toc517899101"/>
                    <w:bookmarkStart w:id="3698" w:name="_Toc517899622"/>
                    <w:bookmarkStart w:id="3699" w:name="_Toc517900230"/>
                    <w:bookmarkStart w:id="3700" w:name="_Toc517900410"/>
                    <w:bookmarkStart w:id="3701" w:name="_Toc517900679"/>
                    <w:bookmarkStart w:id="3702" w:name="_Toc517900815"/>
                    <w:bookmarkStart w:id="3703" w:name="_Toc517900947"/>
                    <w:bookmarkStart w:id="3704" w:name="_Toc517902462"/>
                    <w:bookmarkStart w:id="3705" w:name="_Toc517902912"/>
                    <w:bookmarkStart w:id="3706" w:name="_Toc517903479"/>
                    <w:bookmarkStart w:id="3707" w:name="_Toc517903615"/>
                    <w:bookmarkStart w:id="3708" w:name="_Toc517903887"/>
                    <w:bookmarkStart w:id="3709" w:name="_Toc517904022"/>
                    <w:bookmarkStart w:id="3710" w:name="_Toc517973681"/>
                    <w:bookmarkStart w:id="3711" w:name="_Toc517973810"/>
                    <w:bookmarkStart w:id="3712" w:name="_Toc517973939"/>
                    <w:bookmarkStart w:id="3713" w:name="_Toc517974193"/>
                    <w:bookmarkStart w:id="3714" w:name="_Toc518334361"/>
                    <w:bookmarkStart w:id="3715" w:name="_Toc518334631"/>
                    <w:bookmarkStart w:id="3716" w:name="_Toc518334761"/>
                    <w:bookmarkStart w:id="3717" w:name="_Toc518649110"/>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718" w:author="jie sun" w:date="2018-04-16T21:37:00Z"/>
                      <w:rFonts w:ascii="Arial" w:eastAsia="Times New Roman" w:hAnsi="Arial" w:cs="Arial"/>
                      <w:b/>
                      <w:bCs/>
                      <w:color w:val="FFFFFF"/>
                      <w:sz w:val="20"/>
                      <w:szCs w:val="14"/>
                    </w:rPr>
                  </w:pPr>
                  <w:del w:id="3719" w:author="jie sun" w:date="2018-04-16T21:37:00Z">
                    <w:r w:rsidDel="00D05427">
                      <w:rPr>
                        <w:rFonts w:ascii="Arial" w:eastAsia="Times New Roman" w:hAnsi="Arial" w:cs="Arial"/>
                        <w:b/>
                        <w:bCs/>
                        <w:color w:val="FFFFFF"/>
                        <w:sz w:val="20"/>
                        <w:szCs w:val="14"/>
                      </w:rPr>
                      <w:delText>Weight</w:delText>
                    </w:r>
                    <w:bookmarkStart w:id="3720" w:name="_Toc511906230"/>
                    <w:bookmarkStart w:id="3721" w:name="_Toc517801778"/>
                    <w:bookmarkStart w:id="3722" w:name="_Toc517813687"/>
                    <w:bookmarkStart w:id="3723" w:name="_Toc517899102"/>
                    <w:bookmarkStart w:id="3724" w:name="_Toc517899623"/>
                    <w:bookmarkStart w:id="3725" w:name="_Toc517900231"/>
                    <w:bookmarkStart w:id="3726" w:name="_Toc517900411"/>
                    <w:bookmarkStart w:id="3727" w:name="_Toc517900680"/>
                    <w:bookmarkStart w:id="3728" w:name="_Toc517900816"/>
                    <w:bookmarkStart w:id="3729" w:name="_Toc517900948"/>
                    <w:bookmarkStart w:id="3730" w:name="_Toc517902463"/>
                    <w:bookmarkStart w:id="3731" w:name="_Toc517902913"/>
                    <w:bookmarkStart w:id="3732" w:name="_Toc517903480"/>
                    <w:bookmarkStart w:id="3733" w:name="_Toc517903616"/>
                    <w:bookmarkStart w:id="3734" w:name="_Toc517903888"/>
                    <w:bookmarkStart w:id="3735" w:name="_Toc517904023"/>
                    <w:bookmarkStart w:id="3736" w:name="_Toc517973682"/>
                    <w:bookmarkStart w:id="3737" w:name="_Toc517973811"/>
                    <w:bookmarkStart w:id="3738" w:name="_Toc517973940"/>
                    <w:bookmarkStart w:id="3739" w:name="_Toc517974194"/>
                    <w:bookmarkStart w:id="3740" w:name="_Toc518334362"/>
                    <w:bookmarkStart w:id="3741" w:name="_Toc518334632"/>
                    <w:bookmarkStart w:id="3742" w:name="_Toc518334762"/>
                    <w:bookmarkStart w:id="3743" w:name="_Toc518649111"/>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44" w:author="jie sun" w:date="2018-04-16T21:37:00Z"/>
                      <w:rFonts w:ascii="Arial" w:eastAsia="Times New Roman" w:hAnsi="Arial" w:cs="Arial"/>
                      <w:b/>
                      <w:bCs/>
                      <w:color w:val="FFFFFF"/>
                      <w:sz w:val="20"/>
                      <w:szCs w:val="14"/>
                    </w:rPr>
                  </w:pPr>
                  <w:del w:id="3745" w:author="jie sun" w:date="2018-04-16T21:37:00Z">
                    <w:r w:rsidDel="00D05427">
                      <w:rPr>
                        <w:rFonts w:ascii="Arial" w:eastAsia="Times New Roman" w:hAnsi="Arial" w:cs="Arial"/>
                        <w:b/>
                        <w:bCs/>
                        <w:color w:val="FFFFFF"/>
                        <w:sz w:val="20"/>
                        <w:szCs w:val="14"/>
                      </w:rPr>
                      <w:delText>Age</w:delText>
                    </w:r>
                    <w:bookmarkStart w:id="3746" w:name="_Toc511906231"/>
                    <w:bookmarkStart w:id="3747" w:name="_Toc517801779"/>
                    <w:bookmarkStart w:id="3748" w:name="_Toc517813688"/>
                    <w:bookmarkStart w:id="3749" w:name="_Toc517899103"/>
                    <w:bookmarkStart w:id="3750" w:name="_Toc517899624"/>
                    <w:bookmarkStart w:id="3751" w:name="_Toc517900232"/>
                    <w:bookmarkStart w:id="3752" w:name="_Toc517900412"/>
                    <w:bookmarkStart w:id="3753" w:name="_Toc517900681"/>
                    <w:bookmarkStart w:id="3754" w:name="_Toc517900817"/>
                    <w:bookmarkStart w:id="3755" w:name="_Toc517900949"/>
                    <w:bookmarkStart w:id="3756" w:name="_Toc517902464"/>
                    <w:bookmarkStart w:id="3757" w:name="_Toc517902914"/>
                    <w:bookmarkStart w:id="3758" w:name="_Toc517903481"/>
                    <w:bookmarkStart w:id="3759" w:name="_Toc517903617"/>
                    <w:bookmarkStart w:id="3760" w:name="_Toc517903889"/>
                    <w:bookmarkStart w:id="3761" w:name="_Toc517904024"/>
                    <w:bookmarkStart w:id="3762" w:name="_Toc517973683"/>
                    <w:bookmarkStart w:id="3763" w:name="_Toc517973812"/>
                    <w:bookmarkStart w:id="3764" w:name="_Toc517973941"/>
                    <w:bookmarkStart w:id="3765" w:name="_Toc517974195"/>
                    <w:bookmarkStart w:id="3766" w:name="_Toc518334363"/>
                    <w:bookmarkStart w:id="3767" w:name="_Toc518334633"/>
                    <w:bookmarkStart w:id="3768" w:name="_Toc518334763"/>
                    <w:bookmarkStart w:id="3769" w:name="_Toc518649112"/>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70" w:author="jie sun" w:date="2018-04-16T21:37:00Z"/>
                      <w:rFonts w:ascii="Arial" w:eastAsia="Times New Roman" w:hAnsi="Arial" w:cs="Arial"/>
                      <w:b/>
                      <w:bCs/>
                      <w:color w:val="FFFFFF"/>
                      <w:sz w:val="20"/>
                      <w:szCs w:val="14"/>
                    </w:rPr>
                  </w:pPr>
                  <w:del w:id="3771" w:author="jie sun" w:date="2018-04-16T21:37:00Z">
                    <w:r w:rsidDel="00D05427">
                      <w:rPr>
                        <w:rFonts w:ascii="Arial" w:eastAsia="Times New Roman" w:hAnsi="Arial" w:cs="Arial"/>
                        <w:b/>
                        <w:bCs/>
                        <w:color w:val="FFFFFF"/>
                        <w:sz w:val="20"/>
                        <w:szCs w:val="14"/>
                      </w:rPr>
                      <w:delText>ground condition</w:delText>
                    </w:r>
                    <w:bookmarkStart w:id="3772" w:name="_Toc511906232"/>
                    <w:bookmarkStart w:id="3773" w:name="_Toc517801780"/>
                    <w:bookmarkStart w:id="3774" w:name="_Toc517813689"/>
                    <w:bookmarkStart w:id="3775" w:name="_Toc517899104"/>
                    <w:bookmarkStart w:id="3776" w:name="_Toc517899625"/>
                    <w:bookmarkStart w:id="3777" w:name="_Toc517900233"/>
                    <w:bookmarkStart w:id="3778" w:name="_Toc517900413"/>
                    <w:bookmarkStart w:id="3779" w:name="_Toc517900682"/>
                    <w:bookmarkStart w:id="3780" w:name="_Toc517900818"/>
                    <w:bookmarkStart w:id="3781" w:name="_Toc517900950"/>
                    <w:bookmarkStart w:id="3782" w:name="_Toc517902465"/>
                    <w:bookmarkStart w:id="3783" w:name="_Toc517902915"/>
                    <w:bookmarkStart w:id="3784" w:name="_Toc517903482"/>
                    <w:bookmarkStart w:id="3785" w:name="_Toc517903618"/>
                    <w:bookmarkStart w:id="3786" w:name="_Toc517903890"/>
                    <w:bookmarkStart w:id="3787" w:name="_Toc517904025"/>
                    <w:bookmarkStart w:id="3788" w:name="_Toc517973684"/>
                    <w:bookmarkStart w:id="3789" w:name="_Toc517973813"/>
                    <w:bookmarkStart w:id="3790" w:name="_Toc517973942"/>
                    <w:bookmarkStart w:id="3791" w:name="_Toc517974196"/>
                    <w:bookmarkStart w:id="3792" w:name="_Toc518334364"/>
                    <w:bookmarkStart w:id="3793" w:name="_Toc518334634"/>
                    <w:bookmarkStart w:id="3794" w:name="_Toc518334764"/>
                    <w:bookmarkStart w:id="3795" w:name="_Toc518649113"/>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96" w:author="jie sun" w:date="2018-04-16T21:37:00Z"/>
                      <w:rFonts w:ascii="Arial" w:eastAsia="Times New Roman" w:hAnsi="Arial" w:cs="Arial"/>
                      <w:b/>
                      <w:bCs/>
                      <w:color w:val="FFFFFF"/>
                      <w:sz w:val="20"/>
                      <w:szCs w:val="14"/>
                    </w:rPr>
                  </w:pPr>
                  <w:del w:id="3797" w:author="jie sun" w:date="2018-04-16T21:37:00Z">
                    <w:r w:rsidDel="00D05427">
                      <w:rPr>
                        <w:rFonts w:ascii="Arial" w:eastAsia="Times New Roman" w:hAnsi="Arial" w:cs="Arial"/>
                        <w:b/>
                        <w:bCs/>
                        <w:color w:val="FFFFFF"/>
                        <w:sz w:val="20"/>
                        <w:szCs w:val="14"/>
                      </w:rPr>
                      <w:delText>Frequncy</w:delText>
                    </w:r>
                    <w:bookmarkStart w:id="3798" w:name="_Toc511906233"/>
                    <w:bookmarkStart w:id="3799" w:name="_Toc517801781"/>
                    <w:bookmarkStart w:id="3800" w:name="_Toc517813690"/>
                    <w:bookmarkStart w:id="3801" w:name="_Toc517899105"/>
                    <w:bookmarkStart w:id="3802" w:name="_Toc517899626"/>
                    <w:bookmarkStart w:id="3803" w:name="_Toc517900234"/>
                    <w:bookmarkStart w:id="3804" w:name="_Toc517900414"/>
                    <w:bookmarkStart w:id="3805" w:name="_Toc517900683"/>
                    <w:bookmarkStart w:id="3806" w:name="_Toc517900819"/>
                    <w:bookmarkStart w:id="3807" w:name="_Toc517900951"/>
                    <w:bookmarkStart w:id="3808" w:name="_Toc517902466"/>
                    <w:bookmarkStart w:id="3809" w:name="_Toc517902916"/>
                    <w:bookmarkStart w:id="3810" w:name="_Toc517903483"/>
                    <w:bookmarkStart w:id="3811" w:name="_Toc517903619"/>
                    <w:bookmarkStart w:id="3812" w:name="_Toc517903891"/>
                    <w:bookmarkStart w:id="3813" w:name="_Toc517904026"/>
                    <w:bookmarkStart w:id="3814" w:name="_Toc517973685"/>
                    <w:bookmarkStart w:id="3815" w:name="_Toc517973814"/>
                    <w:bookmarkStart w:id="3816" w:name="_Toc517973943"/>
                    <w:bookmarkStart w:id="3817" w:name="_Toc517974197"/>
                    <w:bookmarkStart w:id="3818" w:name="_Toc518334365"/>
                    <w:bookmarkStart w:id="3819" w:name="_Toc518334635"/>
                    <w:bookmarkStart w:id="3820" w:name="_Toc518334765"/>
                    <w:bookmarkStart w:id="3821" w:name="_Toc518649114"/>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822" w:author="jie sun" w:date="2018-04-16T21:37:00Z"/>
                      <w:rFonts w:ascii="Arial" w:eastAsia="Times New Roman" w:hAnsi="Arial" w:cs="Arial"/>
                      <w:b/>
                      <w:bCs/>
                      <w:color w:val="FFFFFF"/>
                      <w:sz w:val="20"/>
                      <w:szCs w:val="14"/>
                    </w:rPr>
                  </w:pPr>
                  <w:del w:id="3823" w:author="jie sun" w:date="2018-04-16T21:37:00Z">
                    <w:r w:rsidDel="00D05427">
                      <w:rPr>
                        <w:rFonts w:ascii="Arial" w:eastAsia="Times New Roman" w:hAnsi="Arial" w:cs="Arial"/>
                        <w:b/>
                        <w:bCs/>
                        <w:color w:val="FFFFFF"/>
                        <w:sz w:val="20"/>
                        <w:szCs w:val="14"/>
                      </w:rPr>
                      <w:delText>Number of step (exactly)</w:delText>
                    </w:r>
                    <w:bookmarkStart w:id="3824" w:name="_Toc511906234"/>
                    <w:bookmarkStart w:id="3825" w:name="_Toc517801782"/>
                    <w:bookmarkStart w:id="3826" w:name="_Toc517813691"/>
                    <w:bookmarkStart w:id="3827" w:name="_Toc517899106"/>
                    <w:bookmarkStart w:id="3828" w:name="_Toc517899627"/>
                    <w:bookmarkStart w:id="3829" w:name="_Toc517900235"/>
                    <w:bookmarkStart w:id="3830" w:name="_Toc517900415"/>
                    <w:bookmarkStart w:id="3831" w:name="_Toc517900684"/>
                    <w:bookmarkStart w:id="3832" w:name="_Toc517900820"/>
                    <w:bookmarkStart w:id="3833" w:name="_Toc517900952"/>
                    <w:bookmarkStart w:id="3834" w:name="_Toc517902467"/>
                    <w:bookmarkStart w:id="3835" w:name="_Toc517902917"/>
                    <w:bookmarkStart w:id="3836" w:name="_Toc517903484"/>
                    <w:bookmarkStart w:id="3837" w:name="_Toc517903620"/>
                    <w:bookmarkStart w:id="3838" w:name="_Toc517903892"/>
                    <w:bookmarkStart w:id="3839" w:name="_Toc517904027"/>
                    <w:bookmarkStart w:id="3840" w:name="_Toc517973686"/>
                    <w:bookmarkStart w:id="3841" w:name="_Toc517973815"/>
                    <w:bookmarkStart w:id="3842" w:name="_Toc517973944"/>
                    <w:bookmarkStart w:id="3843" w:name="_Toc517974198"/>
                    <w:bookmarkStart w:id="3844" w:name="_Toc518334366"/>
                    <w:bookmarkStart w:id="3845" w:name="_Toc518334636"/>
                    <w:bookmarkStart w:id="3846" w:name="_Toc518334766"/>
                    <w:bookmarkStart w:id="3847" w:name="_Toc518649115"/>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48" w:author="jie sun" w:date="2018-04-16T21:37:00Z"/>
                      <w:rFonts w:ascii="Arial" w:eastAsia="Times New Roman" w:hAnsi="Arial" w:cs="Arial"/>
                      <w:b/>
                      <w:bCs/>
                      <w:color w:val="FFFFFF"/>
                      <w:sz w:val="20"/>
                      <w:szCs w:val="14"/>
                    </w:rPr>
                  </w:pPr>
                  <w:del w:id="3849" w:author="jie sun" w:date="2018-04-16T21:37:00Z">
                    <w:r w:rsidDel="00D05427">
                      <w:rPr>
                        <w:rFonts w:ascii="Arial" w:eastAsia="Times New Roman" w:hAnsi="Arial" w:cs="Arial"/>
                        <w:b/>
                        <w:bCs/>
                        <w:color w:val="FFFFFF"/>
                        <w:sz w:val="20"/>
                        <w:szCs w:val="14"/>
                      </w:rPr>
                      <w:delText>number of steps(by program)</w:delText>
                    </w:r>
                    <w:bookmarkStart w:id="3850" w:name="_Toc511906235"/>
                    <w:bookmarkStart w:id="3851" w:name="_Toc517801783"/>
                    <w:bookmarkStart w:id="3852" w:name="_Toc517813692"/>
                    <w:bookmarkStart w:id="3853" w:name="_Toc517899107"/>
                    <w:bookmarkStart w:id="3854" w:name="_Toc517899628"/>
                    <w:bookmarkStart w:id="3855" w:name="_Toc517900236"/>
                    <w:bookmarkStart w:id="3856" w:name="_Toc517900416"/>
                    <w:bookmarkStart w:id="3857" w:name="_Toc517900685"/>
                    <w:bookmarkStart w:id="3858" w:name="_Toc517900821"/>
                    <w:bookmarkStart w:id="3859" w:name="_Toc517900953"/>
                    <w:bookmarkStart w:id="3860" w:name="_Toc517902468"/>
                    <w:bookmarkStart w:id="3861" w:name="_Toc517902918"/>
                    <w:bookmarkStart w:id="3862" w:name="_Toc517903485"/>
                    <w:bookmarkStart w:id="3863" w:name="_Toc517903621"/>
                    <w:bookmarkStart w:id="3864" w:name="_Toc517903893"/>
                    <w:bookmarkStart w:id="3865" w:name="_Toc517904028"/>
                    <w:bookmarkStart w:id="3866" w:name="_Toc517973687"/>
                    <w:bookmarkStart w:id="3867" w:name="_Toc517973816"/>
                    <w:bookmarkStart w:id="3868" w:name="_Toc517973945"/>
                    <w:bookmarkStart w:id="3869" w:name="_Toc517974199"/>
                    <w:bookmarkStart w:id="3870" w:name="_Toc518334367"/>
                    <w:bookmarkStart w:id="3871" w:name="_Toc518334637"/>
                    <w:bookmarkStart w:id="3872" w:name="_Toc518334767"/>
                    <w:bookmarkStart w:id="3873" w:name="_Toc518649116"/>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74" w:author="jie sun" w:date="2018-04-16T21:37:00Z"/>
                      <w:rFonts w:ascii="Arial" w:eastAsia="Times New Roman" w:hAnsi="Arial" w:cs="Arial"/>
                      <w:b/>
                      <w:bCs/>
                      <w:color w:val="FFFFFF"/>
                      <w:sz w:val="20"/>
                      <w:szCs w:val="14"/>
                    </w:rPr>
                  </w:pPr>
                  <w:del w:id="3875" w:author="jie sun" w:date="2018-04-16T21:37:00Z">
                    <w:r w:rsidDel="00D05427">
                      <w:rPr>
                        <w:rFonts w:ascii="Arial" w:eastAsia="Times New Roman" w:hAnsi="Arial" w:cs="Arial"/>
                        <w:b/>
                        <w:bCs/>
                        <w:color w:val="FFFFFF"/>
                        <w:sz w:val="20"/>
                        <w:szCs w:val="14"/>
                      </w:rPr>
                      <w:delText>Accuracy</w:delText>
                    </w:r>
                    <w:bookmarkStart w:id="3876" w:name="_Toc511906236"/>
                    <w:bookmarkStart w:id="3877" w:name="_Toc517801784"/>
                    <w:bookmarkStart w:id="3878" w:name="_Toc517813693"/>
                    <w:bookmarkStart w:id="3879" w:name="_Toc517899108"/>
                    <w:bookmarkStart w:id="3880" w:name="_Toc517899629"/>
                    <w:bookmarkStart w:id="3881" w:name="_Toc517900237"/>
                    <w:bookmarkStart w:id="3882" w:name="_Toc517900417"/>
                    <w:bookmarkStart w:id="3883" w:name="_Toc517900686"/>
                    <w:bookmarkStart w:id="3884" w:name="_Toc517900822"/>
                    <w:bookmarkStart w:id="3885" w:name="_Toc517900954"/>
                    <w:bookmarkStart w:id="3886" w:name="_Toc517902469"/>
                    <w:bookmarkStart w:id="3887" w:name="_Toc517902919"/>
                    <w:bookmarkStart w:id="3888" w:name="_Toc517903486"/>
                    <w:bookmarkStart w:id="3889" w:name="_Toc517903622"/>
                    <w:bookmarkStart w:id="3890" w:name="_Toc517903894"/>
                    <w:bookmarkStart w:id="3891" w:name="_Toc517904029"/>
                    <w:bookmarkStart w:id="3892" w:name="_Toc517973688"/>
                    <w:bookmarkStart w:id="3893" w:name="_Toc517973817"/>
                    <w:bookmarkStart w:id="3894" w:name="_Toc517973946"/>
                    <w:bookmarkStart w:id="3895" w:name="_Toc517974200"/>
                    <w:bookmarkStart w:id="3896" w:name="_Toc518334368"/>
                    <w:bookmarkStart w:id="3897" w:name="_Toc518334638"/>
                    <w:bookmarkStart w:id="3898" w:name="_Toc518334768"/>
                    <w:bookmarkStart w:id="3899" w:name="_Toc518649117"/>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del>
                </w:p>
              </w:tc>
              <w:bookmarkStart w:id="3900" w:name="_Toc511906237"/>
              <w:bookmarkStart w:id="3901" w:name="_Toc517801785"/>
              <w:bookmarkStart w:id="3902" w:name="_Toc517813694"/>
              <w:bookmarkStart w:id="3903" w:name="_Toc517899109"/>
              <w:bookmarkStart w:id="3904" w:name="_Toc517899630"/>
              <w:bookmarkStart w:id="3905" w:name="_Toc517900238"/>
              <w:bookmarkStart w:id="3906" w:name="_Toc517900418"/>
              <w:bookmarkStart w:id="3907" w:name="_Toc517900687"/>
              <w:bookmarkStart w:id="3908" w:name="_Toc517900823"/>
              <w:bookmarkStart w:id="3909" w:name="_Toc517900955"/>
              <w:bookmarkStart w:id="3910" w:name="_Toc517902470"/>
              <w:bookmarkStart w:id="3911" w:name="_Toc517902920"/>
              <w:bookmarkStart w:id="3912" w:name="_Toc517903487"/>
              <w:bookmarkStart w:id="3913" w:name="_Toc517903623"/>
              <w:bookmarkStart w:id="3914" w:name="_Toc517903895"/>
              <w:bookmarkStart w:id="3915" w:name="_Toc517904030"/>
              <w:bookmarkStart w:id="3916" w:name="_Toc517973689"/>
              <w:bookmarkStart w:id="3917" w:name="_Toc517973818"/>
              <w:bookmarkStart w:id="3918" w:name="_Toc517973947"/>
              <w:bookmarkStart w:id="3919" w:name="_Toc517974201"/>
              <w:bookmarkStart w:id="3920" w:name="_Toc518334369"/>
              <w:bookmarkStart w:id="3921" w:name="_Toc518334639"/>
              <w:bookmarkStart w:id="3922" w:name="_Toc518334769"/>
              <w:bookmarkStart w:id="3923" w:name="_Toc518649118"/>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tr>
            <w:tr w:rsidR="0087014B" w:rsidDel="00D05427" w14:paraId="54F9956E" w14:textId="77777777">
              <w:trPr>
                <w:trHeight w:val="971"/>
                <w:del w:id="3924"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925" w:author="jie sun" w:date="2018-04-16T21:37:00Z"/>
                      <w:rFonts w:ascii="Arial" w:eastAsia="Times New Roman" w:hAnsi="Arial" w:cs="Arial"/>
                      <w:b/>
                      <w:bCs/>
                      <w:color w:val="FFFFFF"/>
                      <w:sz w:val="20"/>
                      <w:szCs w:val="14"/>
                    </w:rPr>
                  </w:pPr>
                  <w:del w:id="3926" w:author="jie sun" w:date="2018-04-16T21:37:00Z">
                    <w:r w:rsidDel="00D05427">
                      <w:rPr>
                        <w:rFonts w:ascii="Arial" w:eastAsia="Times New Roman" w:hAnsi="Arial" w:cs="Arial"/>
                        <w:b/>
                        <w:bCs/>
                        <w:color w:val="FFFFFF"/>
                        <w:sz w:val="20"/>
                        <w:szCs w:val="14"/>
                      </w:rPr>
                      <w:delText xml:space="preserve">Walking </w:delText>
                    </w:r>
                    <w:bookmarkStart w:id="3927" w:name="_Toc511906238"/>
                    <w:bookmarkStart w:id="3928" w:name="_Toc517801786"/>
                    <w:bookmarkStart w:id="3929" w:name="_Toc517813695"/>
                    <w:bookmarkStart w:id="3930" w:name="_Toc517899110"/>
                    <w:bookmarkStart w:id="3931" w:name="_Toc517899631"/>
                    <w:bookmarkStart w:id="3932" w:name="_Toc517900239"/>
                    <w:bookmarkStart w:id="3933" w:name="_Toc517900419"/>
                    <w:bookmarkStart w:id="3934" w:name="_Toc517900688"/>
                    <w:bookmarkStart w:id="3935" w:name="_Toc517900824"/>
                    <w:bookmarkStart w:id="3936" w:name="_Toc517900956"/>
                    <w:bookmarkStart w:id="3937" w:name="_Toc517902471"/>
                    <w:bookmarkStart w:id="3938" w:name="_Toc517902921"/>
                    <w:bookmarkStart w:id="3939" w:name="_Toc517903488"/>
                    <w:bookmarkStart w:id="3940" w:name="_Toc517903624"/>
                    <w:bookmarkStart w:id="3941" w:name="_Toc517903896"/>
                    <w:bookmarkStart w:id="3942" w:name="_Toc517904031"/>
                    <w:bookmarkStart w:id="3943" w:name="_Toc517973690"/>
                    <w:bookmarkStart w:id="3944" w:name="_Toc517973819"/>
                    <w:bookmarkStart w:id="3945" w:name="_Toc517973948"/>
                    <w:bookmarkStart w:id="3946" w:name="_Toc517974202"/>
                    <w:bookmarkStart w:id="3947" w:name="_Toc518334370"/>
                    <w:bookmarkStart w:id="3948" w:name="_Toc518334640"/>
                    <w:bookmarkStart w:id="3949" w:name="_Toc518334770"/>
                    <w:bookmarkStart w:id="3950" w:name="_Toc518649119"/>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951" w:author="jie sun" w:date="2018-04-16T21:37:00Z"/>
                      <w:rFonts w:ascii="Arial" w:eastAsia="Times New Roman" w:hAnsi="Arial" w:cs="Arial"/>
                      <w:color w:val="000000"/>
                      <w:sz w:val="20"/>
                      <w:szCs w:val="14"/>
                    </w:rPr>
                  </w:pPr>
                  <w:del w:id="3952" w:author="jie sun" w:date="2018-04-16T21:37:00Z">
                    <w:r w:rsidDel="00D05427">
                      <w:rPr>
                        <w:rFonts w:ascii="Arial" w:eastAsia="Times New Roman" w:hAnsi="Arial" w:cs="Arial"/>
                        <w:color w:val="000000"/>
                        <w:sz w:val="20"/>
                        <w:szCs w:val="14"/>
                      </w:rPr>
                      <w:delText>in pocket of pants</w:delText>
                    </w:r>
                    <w:bookmarkStart w:id="3953" w:name="_Toc511906239"/>
                    <w:bookmarkStart w:id="3954" w:name="_Toc517801787"/>
                    <w:bookmarkStart w:id="3955" w:name="_Toc517813696"/>
                    <w:bookmarkStart w:id="3956" w:name="_Toc517899111"/>
                    <w:bookmarkStart w:id="3957" w:name="_Toc517899632"/>
                    <w:bookmarkStart w:id="3958" w:name="_Toc517900240"/>
                    <w:bookmarkStart w:id="3959" w:name="_Toc517900420"/>
                    <w:bookmarkStart w:id="3960" w:name="_Toc517900689"/>
                    <w:bookmarkStart w:id="3961" w:name="_Toc517900825"/>
                    <w:bookmarkStart w:id="3962" w:name="_Toc517900957"/>
                    <w:bookmarkStart w:id="3963" w:name="_Toc517902472"/>
                    <w:bookmarkStart w:id="3964" w:name="_Toc517902922"/>
                    <w:bookmarkStart w:id="3965" w:name="_Toc517903489"/>
                    <w:bookmarkStart w:id="3966" w:name="_Toc517903625"/>
                    <w:bookmarkStart w:id="3967" w:name="_Toc517903897"/>
                    <w:bookmarkStart w:id="3968" w:name="_Toc517904032"/>
                    <w:bookmarkStart w:id="3969" w:name="_Toc517973691"/>
                    <w:bookmarkStart w:id="3970" w:name="_Toc517973820"/>
                    <w:bookmarkStart w:id="3971" w:name="_Toc517973949"/>
                    <w:bookmarkStart w:id="3972" w:name="_Toc517974203"/>
                    <w:bookmarkStart w:id="3973" w:name="_Toc518334371"/>
                    <w:bookmarkStart w:id="3974" w:name="_Toc518334641"/>
                    <w:bookmarkStart w:id="3975" w:name="_Toc518334771"/>
                    <w:bookmarkStart w:id="3976" w:name="_Toc518649120"/>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77" w:author="jie sun" w:date="2018-04-16T21:37:00Z"/>
                      <w:rFonts w:ascii="Arial" w:eastAsia="Times New Roman" w:hAnsi="Arial" w:cs="Arial"/>
                      <w:color w:val="000000"/>
                      <w:sz w:val="20"/>
                      <w:szCs w:val="14"/>
                    </w:rPr>
                  </w:pPr>
                  <w:del w:id="3978" w:author="jie sun" w:date="2018-04-16T21:37:00Z">
                    <w:r w:rsidDel="00D05427">
                      <w:rPr>
                        <w:rFonts w:ascii="Arial" w:eastAsia="Times New Roman" w:hAnsi="Arial" w:cs="Arial"/>
                        <w:color w:val="000000"/>
                        <w:sz w:val="20"/>
                        <w:szCs w:val="14"/>
                      </w:rPr>
                      <w:delText>173cm</w:delText>
                    </w:r>
                    <w:bookmarkStart w:id="3979" w:name="_Toc511906240"/>
                    <w:bookmarkStart w:id="3980" w:name="_Toc517801788"/>
                    <w:bookmarkStart w:id="3981" w:name="_Toc517813697"/>
                    <w:bookmarkStart w:id="3982" w:name="_Toc517899112"/>
                    <w:bookmarkStart w:id="3983" w:name="_Toc517899633"/>
                    <w:bookmarkStart w:id="3984" w:name="_Toc517900241"/>
                    <w:bookmarkStart w:id="3985" w:name="_Toc517900421"/>
                    <w:bookmarkStart w:id="3986" w:name="_Toc517900690"/>
                    <w:bookmarkStart w:id="3987" w:name="_Toc517900826"/>
                    <w:bookmarkStart w:id="3988" w:name="_Toc517900958"/>
                    <w:bookmarkStart w:id="3989" w:name="_Toc517902473"/>
                    <w:bookmarkStart w:id="3990" w:name="_Toc517902923"/>
                    <w:bookmarkStart w:id="3991" w:name="_Toc517903490"/>
                    <w:bookmarkStart w:id="3992" w:name="_Toc517903626"/>
                    <w:bookmarkStart w:id="3993" w:name="_Toc517903898"/>
                    <w:bookmarkStart w:id="3994" w:name="_Toc517904033"/>
                    <w:bookmarkStart w:id="3995" w:name="_Toc517973692"/>
                    <w:bookmarkStart w:id="3996" w:name="_Toc517973821"/>
                    <w:bookmarkStart w:id="3997" w:name="_Toc517973950"/>
                    <w:bookmarkStart w:id="3998" w:name="_Toc517974204"/>
                    <w:bookmarkStart w:id="3999" w:name="_Toc518334372"/>
                    <w:bookmarkStart w:id="4000" w:name="_Toc518334642"/>
                    <w:bookmarkStart w:id="4001" w:name="_Toc518334772"/>
                    <w:bookmarkStart w:id="4002" w:name="_Toc518649121"/>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4003" w:author="jie sun" w:date="2018-04-16T21:37:00Z"/>
                      <w:rFonts w:ascii="Arial" w:eastAsia="Times New Roman" w:hAnsi="Arial" w:cs="Arial"/>
                      <w:color w:val="000000"/>
                      <w:sz w:val="20"/>
                      <w:szCs w:val="14"/>
                    </w:rPr>
                  </w:pPr>
                  <w:del w:id="4004" w:author="jie sun" w:date="2018-04-16T21:37:00Z">
                    <w:r w:rsidDel="00D05427">
                      <w:rPr>
                        <w:rFonts w:ascii="Arial" w:eastAsia="Times New Roman" w:hAnsi="Arial" w:cs="Arial"/>
                        <w:color w:val="000000"/>
                        <w:sz w:val="20"/>
                        <w:szCs w:val="14"/>
                      </w:rPr>
                      <w:delText>60 Kilo</w:delText>
                    </w:r>
                    <w:bookmarkStart w:id="4005" w:name="_Toc511906241"/>
                    <w:bookmarkStart w:id="4006" w:name="_Toc517801789"/>
                    <w:bookmarkStart w:id="4007" w:name="_Toc517813698"/>
                    <w:bookmarkStart w:id="4008" w:name="_Toc517899113"/>
                    <w:bookmarkStart w:id="4009" w:name="_Toc517899634"/>
                    <w:bookmarkStart w:id="4010" w:name="_Toc517900242"/>
                    <w:bookmarkStart w:id="4011" w:name="_Toc517900422"/>
                    <w:bookmarkStart w:id="4012" w:name="_Toc517900691"/>
                    <w:bookmarkStart w:id="4013" w:name="_Toc517900827"/>
                    <w:bookmarkStart w:id="4014" w:name="_Toc517900959"/>
                    <w:bookmarkStart w:id="4015" w:name="_Toc517902474"/>
                    <w:bookmarkStart w:id="4016" w:name="_Toc517902924"/>
                    <w:bookmarkStart w:id="4017" w:name="_Toc517903491"/>
                    <w:bookmarkStart w:id="4018" w:name="_Toc517903627"/>
                    <w:bookmarkStart w:id="4019" w:name="_Toc517903899"/>
                    <w:bookmarkStart w:id="4020" w:name="_Toc517904034"/>
                    <w:bookmarkStart w:id="4021" w:name="_Toc517973693"/>
                    <w:bookmarkStart w:id="4022" w:name="_Toc517973822"/>
                    <w:bookmarkStart w:id="4023" w:name="_Toc517973951"/>
                    <w:bookmarkStart w:id="4024" w:name="_Toc517974205"/>
                    <w:bookmarkStart w:id="4025" w:name="_Toc518334373"/>
                    <w:bookmarkStart w:id="4026" w:name="_Toc518334643"/>
                    <w:bookmarkStart w:id="4027" w:name="_Toc518334773"/>
                    <w:bookmarkStart w:id="4028" w:name="_Toc518649122"/>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4029" w:author="jie sun" w:date="2018-04-16T21:37:00Z"/>
                      <w:rFonts w:ascii="Arial" w:eastAsia="Times New Roman" w:hAnsi="Arial" w:cs="Arial"/>
                      <w:color w:val="000000"/>
                      <w:sz w:val="20"/>
                      <w:szCs w:val="14"/>
                    </w:rPr>
                  </w:pPr>
                  <w:del w:id="4030" w:author="jie sun" w:date="2018-04-16T21:37:00Z">
                    <w:r w:rsidDel="00D05427">
                      <w:rPr>
                        <w:rFonts w:ascii="Arial" w:eastAsia="Times New Roman" w:hAnsi="Arial" w:cs="Arial"/>
                        <w:color w:val="000000"/>
                        <w:sz w:val="20"/>
                        <w:szCs w:val="14"/>
                      </w:rPr>
                      <w:delText>28</w:delText>
                    </w:r>
                    <w:bookmarkStart w:id="4031" w:name="_Toc511906242"/>
                    <w:bookmarkStart w:id="4032" w:name="_Toc517801790"/>
                    <w:bookmarkStart w:id="4033" w:name="_Toc517813699"/>
                    <w:bookmarkStart w:id="4034" w:name="_Toc517899114"/>
                    <w:bookmarkStart w:id="4035" w:name="_Toc517899635"/>
                    <w:bookmarkStart w:id="4036" w:name="_Toc517900243"/>
                    <w:bookmarkStart w:id="4037" w:name="_Toc517900423"/>
                    <w:bookmarkStart w:id="4038" w:name="_Toc517900692"/>
                    <w:bookmarkStart w:id="4039" w:name="_Toc517900828"/>
                    <w:bookmarkStart w:id="4040" w:name="_Toc517900960"/>
                    <w:bookmarkStart w:id="4041" w:name="_Toc517902475"/>
                    <w:bookmarkStart w:id="4042" w:name="_Toc517902925"/>
                    <w:bookmarkStart w:id="4043" w:name="_Toc517903492"/>
                    <w:bookmarkStart w:id="4044" w:name="_Toc517903628"/>
                    <w:bookmarkStart w:id="4045" w:name="_Toc517903900"/>
                    <w:bookmarkStart w:id="4046" w:name="_Toc517904035"/>
                    <w:bookmarkStart w:id="4047" w:name="_Toc517973694"/>
                    <w:bookmarkStart w:id="4048" w:name="_Toc517973823"/>
                    <w:bookmarkStart w:id="4049" w:name="_Toc517973952"/>
                    <w:bookmarkStart w:id="4050" w:name="_Toc517974206"/>
                    <w:bookmarkStart w:id="4051" w:name="_Toc518334374"/>
                    <w:bookmarkStart w:id="4052" w:name="_Toc518334644"/>
                    <w:bookmarkStart w:id="4053" w:name="_Toc518334774"/>
                    <w:bookmarkStart w:id="4054" w:name="_Toc518649123"/>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4055" w:author="jie sun" w:date="2018-04-16T21:37:00Z"/>
                      <w:rFonts w:ascii="Arial" w:eastAsia="Times New Roman" w:hAnsi="Arial" w:cs="Arial"/>
                      <w:color w:val="000000"/>
                      <w:sz w:val="20"/>
                      <w:szCs w:val="14"/>
                    </w:rPr>
                    <w:pPrChange w:id="4056" w:author="jie sun" w:date="2018-04-16T21:34:00Z">
                      <w:pPr>
                        <w:spacing w:after="0"/>
                        <w:jc w:val="center"/>
                      </w:pPr>
                    </w:pPrChange>
                  </w:pPr>
                  <w:del w:id="4057" w:author="jie sun" w:date="2018-04-16T21:37:00Z">
                    <w:r w:rsidDel="00D05427">
                      <w:rPr>
                        <w:rFonts w:ascii="Arial" w:eastAsia="Times New Roman" w:hAnsi="Arial" w:cs="Arial"/>
                        <w:color w:val="000000"/>
                        <w:sz w:val="20"/>
                        <w:szCs w:val="14"/>
                      </w:rPr>
                      <w:delText>Flat</w:delText>
                    </w:r>
                    <w:bookmarkStart w:id="4058" w:name="_Toc511906243"/>
                    <w:bookmarkStart w:id="4059" w:name="_Toc517801791"/>
                    <w:bookmarkStart w:id="4060" w:name="_Toc517813700"/>
                    <w:bookmarkStart w:id="4061" w:name="_Toc517899115"/>
                    <w:bookmarkStart w:id="4062" w:name="_Toc517899636"/>
                    <w:bookmarkStart w:id="4063" w:name="_Toc517900244"/>
                    <w:bookmarkStart w:id="4064" w:name="_Toc517900424"/>
                    <w:bookmarkStart w:id="4065" w:name="_Toc517900693"/>
                    <w:bookmarkStart w:id="4066" w:name="_Toc517900829"/>
                    <w:bookmarkStart w:id="4067" w:name="_Toc517900961"/>
                    <w:bookmarkStart w:id="4068" w:name="_Toc517902476"/>
                    <w:bookmarkStart w:id="4069" w:name="_Toc517902926"/>
                    <w:bookmarkStart w:id="4070" w:name="_Toc517903493"/>
                    <w:bookmarkStart w:id="4071" w:name="_Toc517903629"/>
                    <w:bookmarkStart w:id="4072" w:name="_Toc517903901"/>
                    <w:bookmarkStart w:id="4073" w:name="_Toc517904036"/>
                    <w:bookmarkStart w:id="4074" w:name="_Toc517973695"/>
                    <w:bookmarkStart w:id="4075" w:name="_Toc517973824"/>
                    <w:bookmarkStart w:id="4076" w:name="_Toc517973953"/>
                    <w:bookmarkStart w:id="4077" w:name="_Toc517974207"/>
                    <w:bookmarkStart w:id="4078" w:name="_Toc518334375"/>
                    <w:bookmarkStart w:id="4079" w:name="_Toc518334645"/>
                    <w:bookmarkStart w:id="4080" w:name="_Toc518334775"/>
                    <w:bookmarkStart w:id="4081" w:name="_Toc518649124"/>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82" w:author="jie sun" w:date="2018-04-16T21:37:00Z"/>
                      <w:rFonts w:ascii="Arial" w:eastAsia="Times New Roman" w:hAnsi="Arial" w:cs="Arial"/>
                      <w:color w:val="000000"/>
                      <w:sz w:val="20"/>
                      <w:szCs w:val="14"/>
                    </w:rPr>
                  </w:pPr>
                  <w:del w:id="4083" w:author="jie sun" w:date="2018-04-16T21:37:00Z">
                    <w:r w:rsidDel="00D05427">
                      <w:rPr>
                        <w:rFonts w:ascii="Arial" w:eastAsia="Times New Roman" w:hAnsi="Arial" w:cs="Arial"/>
                        <w:color w:val="000000"/>
                        <w:sz w:val="20"/>
                        <w:szCs w:val="14"/>
                      </w:rPr>
                      <w:delText xml:space="preserve">25Hz </w:delText>
                    </w:r>
                    <w:bookmarkStart w:id="4084" w:name="_Toc511906244"/>
                    <w:bookmarkStart w:id="4085" w:name="_Toc517801792"/>
                    <w:bookmarkStart w:id="4086" w:name="_Toc517813701"/>
                    <w:bookmarkStart w:id="4087" w:name="_Toc517899116"/>
                    <w:bookmarkStart w:id="4088" w:name="_Toc517899637"/>
                    <w:bookmarkStart w:id="4089" w:name="_Toc517900245"/>
                    <w:bookmarkStart w:id="4090" w:name="_Toc517900425"/>
                    <w:bookmarkStart w:id="4091" w:name="_Toc517900694"/>
                    <w:bookmarkStart w:id="4092" w:name="_Toc517900830"/>
                    <w:bookmarkStart w:id="4093" w:name="_Toc517900962"/>
                    <w:bookmarkStart w:id="4094" w:name="_Toc517902477"/>
                    <w:bookmarkStart w:id="4095" w:name="_Toc517902927"/>
                    <w:bookmarkStart w:id="4096" w:name="_Toc517903494"/>
                    <w:bookmarkStart w:id="4097" w:name="_Toc517903630"/>
                    <w:bookmarkStart w:id="4098" w:name="_Toc517903902"/>
                    <w:bookmarkStart w:id="4099" w:name="_Toc517904037"/>
                    <w:bookmarkStart w:id="4100" w:name="_Toc517973696"/>
                    <w:bookmarkStart w:id="4101" w:name="_Toc517973825"/>
                    <w:bookmarkStart w:id="4102" w:name="_Toc517973954"/>
                    <w:bookmarkStart w:id="4103" w:name="_Toc517974208"/>
                    <w:bookmarkStart w:id="4104" w:name="_Toc518334376"/>
                    <w:bookmarkStart w:id="4105" w:name="_Toc518334646"/>
                    <w:bookmarkStart w:id="4106" w:name="_Toc518334776"/>
                    <w:bookmarkStart w:id="4107" w:name="_Toc518649125"/>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108" w:author="jie sun" w:date="2018-04-16T21:37:00Z"/>
                      <w:rFonts w:ascii="Arial" w:eastAsia="Times New Roman" w:hAnsi="Arial" w:cs="Arial"/>
                      <w:color w:val="000000"/>
                      <w:sz w:val="20"/>
                      <w:szCs w:val="14"/>
                    </w:rPr>
                  </w:pPr>
                  <w:del w:id="4109" w:author="jie sun" w:date="2018-04-16T21:37:00Z">
                    <w:r w:rsidDel="00D05427">
                      <w:rPr>
                        <w:rFonts w:ascii="Arial" w:eastAsia="Times New Roman" w:hAnsi="Arial" w:cs="Arial"/>
                        <w:color w:val="000000"/>
                        <w:sz w:val="20"/>
                        <w:szCs w:val="14"/>
                      </w:rPr>
                      <w:delText>150</w:delText>
                    </w:r>
                    <w:bookmarkStart w:id="4110" w:name="_Toc511906245"/>
                    <w:bookmarkStart w:id="4111" w:name="_Toc517801793"/>
                    <w:bookmarkStart w:id="4112" w:name="_Toc517813702"/>
                    <w:bookmarkStart w:id="4113" w:name="_Toc517899117"/>
                    <w:bookmarkStart w:id="4114" w:name="_Toc517899638"/>
                    <w:bookmarkStart w:id="4115" w:name="_Toc517900246"/>
                    <w:bookmarkStart w:id="4116" w:name="_Toc517900426"/>
                    <w:bookmarkStart w:id="4117" w:name="_Toc517900695"/>
                    <w:bookmarkStart w:id="4118" w:name="_Toc517900831"/>
                    <w:bookmarkStart w:id="4119" w:name="_Toc517900963"/>
                    <w:bookmarkStart w:id="4120" w:name="_Toc517902478"/>
                    <w:bookmarkStart w:id="4121" w:name="_Toc517902928"/>
                    <w:bookmarkStart w:id="4122" w:name="_Toc517903495"/>
                    <w:bookmarkStart w:id="4123" w:name="_Toc517903631"/>
                    <w:bookmarkStart w:id="4124" w:name="_Toc517903903"/>
                    <w:bookmarkStart w:id="4125" w:name="_Toc517904038"/>
                    <w:bookmarkStart w:id="4126" w:name="_Toc517973697"/>
                    <w:bookmarkStart w:id="4127" w:name="_Toc517973826"/>
                    <w:bookmarkStart w:id="4128" w:name="_Toc517973955"/>
                    <w:bookmarkStart w:id="4129" w:name="_Toc517974209"/>
                    <w:bookmarkStart w:id="4130" w:name="_Toc518334377"/>
                    <w:bookmarkStart w:id="4131" w:name="_Toc518334647"/>
                    <w:bookmarkStart w:id="4132" w:name="_Toc518334777"/>
                    <w:bookmarkStart w:id="4133" w:name="_Toc518649126"/>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134" w:author="jie sun" w:date="2018-04-16T21:37:00Z"/>
                      <w:rFonts w:ascii="Arial" w:eastAsia="Times New Roman" w:hAnsi="Arial" w:cs="Arial"/>
                      <w:color w:val="000000"/>
                      <w:sz w:val="20"/>
                      <w:szCs w:val="14"/>
                    </w:rPr>
                  </w:pPr>
                  <w:del w:id="4135" w:author="jie sun" w:date="2018-04-16T21:37:00Z">
                    <w:r w:rsidDel="00D05427">
                      <w:rPr>
                        <w:rFonts w:ascii="Arial" w:eastAsia="Times New Roman" w:hAnsi="Arial" w:cs="Arial"/>
                        <w:color w:val="000000"/>
                        <w:sz w:val="20"/>
                        <w:szCs w:val="14"/>
                      </w:rPr>
                      <w:delText>250</w:delText>
                    </w:r>
                    <w:bookmarkStart w:id="4136" w:name="_Toc511906246"/>
                    <w:bookmarkStart w:id="4137" w:name="_Toc517801794"/>
                    <w:bookmarkStart w:id="4138" w:name="_Toc517813703"/>
                    <w:bookmarkStart w:id="4139" w:name="_Toc517899118"/>
                    <w:bookmarkStart w:id="4140" w:name="_Toc517899639"/>
                    <w:bookmarkStart w:id="4141" w:name="_Toc517900247"/>
                    <w:bookmarkStart w:id="4142" w:name="_Toc517900427"/>
                    <w:bookmarkStart w:id="4143" w:name="_Toc517900696"/>
                    <w:bookmarkStart w:id="4144" w:name="_Toc517900832"/>
                    <w:bookmarkStart w:id="4145" w:name="_Toc517900964"/>
                    <w:bookmarkStart w:id="4146" w:name="_Toc517902479"/>
                    <w:bookmarkStart w:id="4147" w:name="_Toc517902929"/>
                    <w:bookmarkStart w:id="4148" w:name="_Toc517903496"/>
                    <w:bookmarkStart w:id="4149" w:name="_Toc517903632"/>
                    <w:bookmarkStart w:id="4150" w:name="_Toc517903904"/>
                    <w:bookmarkStart w:id="4151" w:name="_Toc517904039"/>
                    <w:bookmarkStart w:id="4152" w:name="_Toc517973698"/>
                    <w:bookmarkStart w:id="4153" w:name="_Toc517973827"/>
                    <w:bookmarkStart w:id="4154" w:name="_Toc517973956"/>
                    <w:bookmarkStart w:id="4155" w:name="_Toc517974210"/>
                    <w:bookmarkStart w:id="4156" w:name="_Toc518334378"/>
                    <w:bookmarkStart w:id="4157" w:name="_Toc518334648"/>
                    <w:bookmarkStart w:id="4158" w:name="_Toc518334778"/>
                    <w:bookmarkStart w:id="4159" w:name="_Toc518649127"/>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160" w:author="jie sun" w:date="2018-04-16T21:37:00Z"/>
                      <w:rFonts w:ascii="Arial" w:eastAsia="Times New Roman" w:hAnsi="Arial" w:cs="Arial"/>
                      <w:color w:val="000000"/>
                      <w:sz w:val="20"/>
                      <w:szCs w:val="14"/>
                    </w:rPr>
                  </w:pPr>
                  <w:del w:id="4161" w:author="jie sun" w:date="2018-04-16T21:37:00Z">
                    <w:r w:rsidDel="00D05427">
                      <w:rPr>
                        <w:rFonts w:ascii="Arial" w:eastAsia="Times New Roman" w:hAnsi="Arial" w:cs="Arial"/>
                        <w:color w:val="000000"/>
                        <w:sz w:val="20"/>
                        <w:szCs w:val="14"/>
                      </w:rPr>
                      <w:delText>0.6</w:delText>
                    </w:r>
                    <w:bookmarkStart w:id="4162" w:name="_Toc511906247"/>
                    <w:bookmarkStart w:id="4163" w:name="_Toc517801795"/>
                    <w:bookmarkStart w:id="4164" w:name="_Toc517813704"/>
                    <w:bookmarkStart w:id="4165" w:name="_Toc517899119"/>
                    <w:bookmarkStart w:id="4166" w:name="_Toc517899640"/>
                    <w:bookmarkStart w:id="4167" w:name="_Toc517900248"/>
                    <w:bookmarkStart w:id="4168" w:name="_Toc517900428"/>
                    <w:bookmarkStart w:id="4169" w:name="_Toc517900697"/>
                    <w:bookmarkStart w:id="4170" w:name="_Toc517900833"/>
                    <w:bookmarkStart w:id="4171" w:name="_Toc517900965"/>
                    <w:bookmarkStart w:id="4172" w:name="_Toc517902480"/>
                    <w:bookmarkStart w:id="4173" w:name="_Toc517902930"/>
                    <w:bookmarkStart w:id="4174" w:name="_Toc517903497"/>
                    <w:bookmarkStart w:id="4175" w:name="_Toc517903633"/>
                    <w:bookmarkStart w:id="4176" w:name="_Toc517903905"/>
                    <w:bookmarkStart w:id="4177" w:name="_Toc517904040"/>
                    <w:bookmarkStart w:id="4178" w:name="_Toc517973699"/>
                    <w:bookmarkStart w:id="4179" w:name="_Toc517973828"/>
                    <w:bookmarkStart w:id="4180" w:name="_Toc517973957"/>
                    <w:bookmarkStart w:id="4181" w:name="_Toc517974211"/>
                    <w:bookmarkStart w:id="4182" w:name="_Toc518334379"/>
                    <w:bookmarkStart w:id="4183" w:name="_Toc518334649"/>
                    <w:bookmarkStart w:id="4184" w:name="_Toc518334779"/>
                    <w:bookmarkStart w:id="4185" w:name="_Toc518649128"/>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del>
                </w:p>
              </w:tc>
              <w:bookmarkStart w:id="4186" w:name="_Toc511906248"/>
              <w:bookmarkStart w:id="4187" w:name="_Toc517801796"/>
              <w:bookmarkStart w:id="4188" w:name="_Toc517813705"/>
              <w:bookmarkStart w:id="4189" w:name="_Toc517899120"/>
              <w:bookmarkStart w:id="4190" w:name="_Toc517899641"/>
              <w:bookmarkStart w:id="4191" w:name="_Toc517900249"/>
              <w:bookmarkStart w:id="4192" w:name="_Toc517900429"/>
              <w:bookmarkStart w:id="4193" w:name="_Toc517900698"/>
              <w:bookmarkStart w:id="4194" w:name="_Toc517900834"/>
              <w:bookmarkStart w:id="4195" w:name="_Toc517900966"/>
              <w:bookmarkStart w:id="4196" w:name="_Toc517902481"/>
              <w:bookmarkStart w:id="4197" w:name="_Toc517902931"/>
              <w:bookmarkStart w:id="4198" w:name="_Toc517903498"/>
              <w:bookmarkStart w:id="4199" w:name="_Toc517903634"/>
              <w:bookmarkStart w:id="4200" w:name="_Toc517903906"/>
              <w:bookmarkStart w:id="4201" w:name="_Toc517904041"/>
              <w:bookmarkStart w:id="4202" w:name="_Toc517973700"/>
              <w:bookmarkStart w:id="4203" w:name="_Toc517973829"/>
              <w:bookmarkStart w:id="4204" w:name="_Toc517973958"/>
              <w:bookmarkStart w:id="4205" w:name="_Toc517974212"/>
              <w:bookmarkStart w:id="4206" w:name="_Toc518334380"/>
              <w:bookmarkStart w:id="4207" w:name="_Toc518334650"/>
              <w:bookmarkStart w:id="4208" w:name="_Toc518334780"/>
              <w:bookmarkStart w:id="4209" w:name="_Toc518649129"/>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tr>
            <w:tr w:rsidR="0087014B" w:rsidDel="00D05427" w14:paraId="36C0B8A2" w14:textId="77777777">
              <w:trPr>
                <w:trHeight w:val="1140"/>
                <w:del w:id="4210"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211" w:author="jie sun" w:date="2018-04-16T21:37:00Z"/>
                      <w:rFonts w:ascii="Arial" w:eastAsia="Times New Roman" w:hAnsi="Arial" w:cs="Arial"/>
                      <w:b/>
                      <w:bCs/>
                      <w:color w:val="FFFFFF"/>
                      <w:sz w:val="20"/>
                      <w:szCs w:val="14"/>
                    </w:rPr>
                  </w:pPr>
                  <w:del w:id="4212" w:author="jie sun" w:date="2018-04-16T21:37:00Z">
                    <w:r w:rsidDel="00D05427">
                      <w:rPr>
                        <w:rFonts w:ascii="Arial" w:eastAsia="Times New Roman" w:hAnsi="Arial" w:cs="Arial"/>
                        <w:b/>
                        <w:bCs/>
                        <w:color w:val="FFFFFF"/>
                        <w:sz w:val="20"/>
                        <w:szCs w:val="14"/>
                      </w:rPr>
                      <w:delText>Walking</w:delText>
                    </w:r>
                    <w:bookmarkStart w:id="4213" w:name="_Toc511906249"/>
                    <w:bookmarkStart w:id="4214" w:name="_Toc517801797"/>
                    <w:bookmarkStart w:id="4215" w:name="_Toc517813706"/>
                    <w:bookmarkStart w:id="4216" w:name="_Toc517899121"/>
                    <w:bookmarkStart w:id="4217" w:name="_Toc517899642"/>
                    <w:bookmarkStart w:id="4218" w:name="_Toc517900250"/>
                    <w:bookmarkStart w:id="4219" w:name="_Toc517900430"/>
                    <w:bookmarkStart w:id="4220" w:name="_Toc517900699"/>
                    <w:bookmarkStart w:id="4221" w:name="_Toc517900835"/>
                    <w:bookmarkStart w:id="4222" w:name="_Toc517900967"/>
                    <w:bookmarkStart w:id="4223" w:name="_Toc517902482"/>
                    <w:bookmarkStart w:id="4224" w:name="_Toc517902932"/>
                    <w:bookmarkStart w:id="4225" w:name="_Toc517903499"/>
                    <w:bookmarkStart w:id="4226" w:name="_Toc517903635"/>
                    <w:bookmarkStart w:id="4227" w:name="_Toc517903907"/>
                    <w:bookmarkStart w:id="4228" w:name="_Toc517904042"/>
                    <w:bookmarkStart w:id="4229" w:name="_Toc517973701"/>
                    <w:bookmarkStart w:id="4230" w:name="_Toc517973830"/>
                    <w:bookmarkStart w:id="4231" w:name="_Toc517973959"/>
                    <w:bookmarkStart w:id="4232" w:name="_Toc517974213"/>
                    <w:bookmarkStart w:id="4233" w:name="_Toc518334381"/>
                    <w:bookmarkStart w:id="4234" w:name="_Toc518334651"/>
                    <w:bookmarkStart w:id="4235" w:name="_Toc518334781"/>
                    <w:bookmarkStart w:id="4236" w:name="_Toc518649130"/>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237" w:author="jie sun" w:date="2018-04-16T21:37:00Z"/>
                      <w:rFonts w:ascii="Arial" w:eastAsia="Times New Roman" w:hAnsi="Arial" w:cs="Arial"/>
                      <w:color w:val="000000"/>
                      <w:sz w:val="20"/>
                      <w:szCs w:val="14"/>
                    </w:rPr>
                  </w:pPr>
                  <w:del w:id="4238" w:author="jie sun" w:date="2018-04-16T21:37:00Z">
                    <w:r w:rsidDel="00D05427">
                      <w:rPr>
                        <w:rFonts w:ascii="Arial" w:eastAsia="Times New Roman" w:hAnsi="Arial" w:cs="Arial"/>
                        <w:color w:val="000000"/>
                        <w:sz w:val="20"/>
                        <w:szCs w:val="14"/>
                      </w:rPr>
                      <w:delText>in pocket of pants</w:delText>
                    </w:r>
                    <w:bookmarkStart w:id="4239" w:name="_Toc511906250"/>
                    <w:bookmarkStart w:id="4240" w:name="_Toc517801798"/>
                    <w:bookmarkStart w:id="4241" w:name="_Toc517813707"/>
                    <w:bookmarkStart w:id="4242" w:name="_Toc517899122"/>
                    <w:bookmarkStart w:id="4243" w:name="_Toc517899643"/>
                    <w:bookmarkStart w:id="4244" w:name="_Toc517900251"/>
                    <w:bookmarkStart w:id="4245" w:name="_Toc517900431"/>
                    <w:bookmarkStart w:id="4246" w:name="_Toc517900700"/>
                    <w:bookmarkStart w:id="4247" w:name="_Toc517900836"/>
                    <w:bookmarkStart w:id="4248" w:name="_Toc517900968"/>
                    <w:bookmarkStart w:id="4249" w:name="_Toc517902483"/>
                    <w:bookmarkStart w:id="4250" w:name="_Toc517902933"/>
                    <w:bookmarkStart w:id="4251" w:name="_Toc517903500"/>
                    <w:bookmarkStart w:id="4252" w:name="_Toc517903636"/>
                    <w:bookmarkStart w:id="4253" w:name="_Toc517903908"/>
                    <w:bookmarkStart w:id="4254" w:name="_Toc517904043"/>
                    <w:bookmarkStart w:id="4255" w:name="_Toc517973702"/>
                    <w:bookmarkStart w:id="4256" w:name="_Toc517973831"/>
                    <w:bookmarkStart w:id="4257" w:name="_Toc517973960"/>
                    <w:bookmarkStart w:id="4258" w:name="_Toc517974214"/>
                    <w:bookmarkStart w:id="4259" w:name="_Toc518334382"/>
                    <w:bookmarkStart w:id="4260" w:name="_Toc518334652"/>
                    <w:bookmarkStart w:id="4261" w:name="_Toc518334782"/>
                    <w:bookmarkStart w:id="4262" w:name="_Toc518649131"/>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263" w:author="jie sun" w:date="2018-04-16T21:37:00Z"/>
                      <w:rFonts w:ascii="Arial" w:eastAsia="Times New Roman" w:hAnsi="Arial" w:cs="Arial"/>
                      <w:color w:val="000000"/>
                      <w:sz w:val="20"/>
                      <w:szCs w:val="14"/>
                    </w:rPr>
                  </w:pPr>
                  <w:del w:id="4264" w:author="jie sun" w:date="2018-04-16T21:37:00Z">
                    <w:r w:rsidDel="00D05427">
                      <w:rPr>
                        <w:rFonts w:ascii="Arial" w:eastAsia="Times New Roman" w:hAnsi="Arial" w:cs="Arial"/>
                        <w:color w:val="000000"/>
                        <w:sz w:val="20"/>
                        <w:szCs w:val="14"/>
                      </w:rPr>
                      <w:delText>173cm</w:delText>
                    </w:r>
                    <w:bookmarkStart w:id="4265" w:name="_Toc511906251"/>
                    <w:bookmarkStart w:id="4266" w:name="_Toc517801799"/>
                    <w:bookmarkStart w:id="4267" w:name="_Toc517813708"/>
                    <w:bookmarkStart w:id="4268" w:name="_Toc517899123"/>
                    <w:bookmarkStart w:id="4269" w:name="_Toc517899644"/>
                    <w:bookmarkStart w:id="4270" w:name="_Toc517900252"/>
                    <w:bookmarkStart w:id="4271" w:name="_Toc517900432"/>
                    <w:bookmarkStart w:id="4272" w:name="_Toc517900701"/>
                    <w:bookmarkStart w:id="4273" w:name="_Toc517900837"/>
                    <w:bookmarkStart w:id="4274" w:name="_Toc517900969"/>
                    <w:bookmarkStart w:id="4275" w:name="_Toc517902484"/>
                    <w:bookmarkStart w:id="4276" w:name="_Toc517902934"/>
                    <w:bookmarkStart w:id="4277" w:name="_Toc517903501"/>
                    <w:bookmarkStart w:id="4278" w:name="_Toc517903637"/>
                    <w:bookmarkStart w:id="4279" w:name="_Toc517903909"/>
                    <w:bookmarkStart w:id="4280" w:name="_Toc517904044"/>
                    <w:bookmarkStart w:id="4281" w:name="_Toc517973703"/>
                    <w:bookmarkStart w:id="4282" w:name="_Toc517973832"/>
                    <w:bookmarkStart w:id="4283" w:name="_Toc517973961"/>
                    <w:bookmarkStart w:id="4284" w:name="_Toc517974215"/>
                    <w:bookmarkStart w:id="4285" w:name="_Toc518334383"/>
                    <w:bookmarkStart w:id="4286" w:name="_Toc518334653"/>
                    <w:bookmarkStart w:id="4287" w:name="_Toc518334783"/>
                    <w:bookmarkStart w:id="4288" w:name="_Toc518649132"/>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289" w:author="jie sun" w:date="2018-04-16T21:37:00Z"/>
                      <w:rFonts w:ascii="Arial" w:eastAsia="Times New Roman" w:hAnsi="Arial" w:cs="Arial"/>
                      <w:color w:val="000000"/>
                      <w:sz w:val="20"/>
                      <w:szCs w:val="14"/>
                    </w:rPr>
                  </w:pPr>
                  <w:del w:id="4290" w:author="jie sun" w:date="2018-04-16T21:37:00Z">
                    <w:r w:rsidDel="00D05427">
                      <w:rPr>
                        <w:rFonts w:ascii="Arial" w:eastAsia="Times New Roman" w:hAnsi="Arial" w:cs="Arial"/>
                        <w:color w:val="000000"/>
                        <w:sz w:val="20"/>
                        <w:szCs w:val="14"/>
                      </w:rPr>
                      <w:delText>60 Kilo</w:delText>
                    </w:r>
                    <w:bookmarkStart w:id="4291" w:name="_Toc511906252"/>
                    <w:bookmarkStart w:id="4292" w:name="_Toc517801800"/>
                    <w:bookmarkStart w:id="4293" w:name="_Toc517813709"/>
                    <w:bookmarkStart w:id="4294" w:name="_Toc517899124"/>
                    <w:bookmarkStart w:id="4295" w:name="_Toc517899645"/>
                    <w:bookmarkStart w:id="4296" w:name="_Toc517900253"/>
                    <w:bookmarkStart w:id="4297" w:name="_Toc517900433"/>
                    <w:bookmarkStart w:id="4298" w:name="_Toc517900702"/>
                    <w:bookmarkStart w:id="4299" w:name="_Toc517900838"/>
                    <w:bookmarkStart w:id="4300" w:name="_Toc517900970"/>
                    <w:bookmarkStart w:id="4301" w:name="_Toc517902485"/>
                    <w:bookmarkStart w:id="4302" w:name="_Toc517902935"/>
                    <w:bookmarkStart w:id="4303" w:name="_Toc517903502"/>
                    <w:bookmarkStart w:id="4304" w:name="_Toc517903638"/>
                    <w:bookmarkStart w:id="4305" w:name="_Toc517903910"/>
                    <w:bookmarkStart w:id="4306" w:name="_Toc517904045"/>
                    <w:bookmarkStart w:id="4307" w:name="_Toc517973704"/>
                    <w:bookmarkStart w:id="4308" w:name="_Toc517973833"/>
                    <w:bookmarkStart w:id="4309" w:name="_Toc517973962"/>
                    <w:bookmarkStart w:id="4310" w:name="_Toc517974216"/>
                    <w:bookmarkStart w:id="4311" w:name="_Toc518334384"/>
                    <w:bookmarkStart w:id="4312" w:name="_Toc518334654"/>
                    <w:bookmarkStart w:id="4313" w:name="_Toc518334784"/>
                    <w:bookmarkStart w:id="4314" w:name="_Toc518649133"/>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315" w:author="jie sun" w:date="2018-04-16T21:37:00Z"/>
                      <w:rFonts w:ascii="Arial" w:eastAsia="Times New Roman" w:hAnsi="Arial" w:cs="Arial"/>
                      <w:color w:val="000000"/>
                      <w:sz w:val="20"/>
                      <w:szCs w:val="14"/>
                    </w:rPr>
                  </w:pPr>
                  <w:del w:id="4316" w:author="jie sun" w:date="2018-04-16T21:37:00Z">
                    <w:r w:rsidDel="00D05427">
                      <w:rPr>
                        <w:rFonts w:ascii="Arial" w:eastAsia="Times New Roman" w:hAnsi="Arial" w:cs="Arial"/>
                        <w:color w:val="000000"/>
                        <w:sz w:val="20"/>
                        <w:szCs w:val="14"/>
                      </w:rPr>
                      <w:delText>28</w:delText>
                    </w:r>
                    <w:bookmarkStart w:id="4317" w:name="_Toc511906253"/>
                    <w:bookmarkStart w:id="4318" w:name="_Toc517801801"/>
                    <w:bookmarkStart w:id="4319" w:name="_Toc517813710"/>
                    <w:bookmarkStart w:id="4320" w:name="_Toc517899125"/>
                    <w:bookmarkStart w:id="4321" w:name="_Toc517899646"/>
                    <w:bookmarkStart w:id="4322" w:name="_Toc517900254"/>
                    <w:bookmarkStart w:id="4323" w:name="_Toc517900434"/>
                    <w:bookmarkStart w:id="4324" w:name="_Toc517900703"/>
                    <w:bookmarkStart w:id="4325" w:name="_Toc517900839"/>
                    <w:bookmarkStart w:id="4326" w:name="_Toc517900971"/>
                    <w:bookmarkStart w:id="4327" w:name="_Toc517902486"/>
                    <w:bookmarkStart w:id="4328" w:name="_Toc517902936"/>
                    <w:bookmarkStart w:id="4329" w:name="_Toc517903503"/>
                    <w:bookmarkStart w:id="4330" w:name="_Toc517903639"/>
                    <w:bookmarkStart w:id="4331" w:name="_Toc517903911"/>
                    <w:bookmarkStart w:id="4332" w:name="_Toc517904046"/>
                    <w:bookmarkStart w:id="4333" w:name="_Toc517973705"/>
                    <w:bookmarkStart w:id="4334" w:name="_Toc517973834"/>
                    <w:bookmarkStart w:id="4335" w:name="_Toc517973963"/>
                    <w:bookmarkStart w:id="4336" w:name="_Toc517974217"/>
                    <w:bookmarkStart w:id="4337" w:name="_Toc518334385"/>
                    <w:bookmarkStart w:id="4338" w:name="_Toc518334655"/>
                    <w:bookmarkStart w:id="4339" w:name="_Toc518334785"/>
                    <w:bookmarkStart w:id="4340" w:name="_Toc518649134"/>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341" w:author="jie sun" w:date="2018-04-16T21:37:00Z"/>
                      <w:rFonts w:ascii="Arial" w:eastAsia="Times New Roman" w:hAnsi="Arial" w:cs="Arial"/>
                      <w:color w:val="000000"/>
                      <w:sz w:val="20"/>
                      <w:szCs w:val="14"/>
                    </w:rPr>
                  </w:pPr>
                  <w:del w:id="4342" w:author="jie sun" w:date="2018-04-16T21:37:00Z">
                    <w:r w:rsidDel="00D05427">
                      <w:rPr>
                        <w:rFonts w:ascii="Arial" w:eastAsia="Times New Roman" w:hAnsi="Arial" w:cs="Arial"/>
                        <w:color w:val="000000"/>
                        <w:sz w:val="20"/>
                        <w:szCs w:val="14"/>
                      </w:rPr>
                      <w:delText>Flat</w:delText>
                    </w:r>
                    <w:bookmarkStart w:id="4343" w:name="_Toc511906254"/>
                    <w:bookmarkStart w:id="4344" w:name="_Toc517801802"/>
                    <w:bookmarkStart w:id="4345" w:name="_Toc517813711"/>
                    <w:bookmarkStart w:id="4346" w:name="_Toc517899126"/>
                    <w:bookmarkStart w:id="4347" w:name="_Toc517899647"/>
                    <w:bookmarkStart w:id="4348" w:name="_Toc517900255"/>
                    <w:bookmarkStart w:id="4349" w:name="_Toc517900435"/>
                    <w:bookmarkStart w:id="4350" w:name="_Toc517900704"/>
                    <w:bookmarkStart w:id="4351" w:name="_Toc517900840"/>
                    <w:bookmarkStart w:id="4352" w:name="_Toc517900972"/>
                    <w:bookmarkStart w:id="4353" w:name="_Toc517902487"/>
                    <w:bookmarkStart w:id="4354" w:name="_Toc517902937"/>
                    <w:bookmarkStart w:id="4355" w:name="_Toc517903504"/>
                    <w:bookmarkStart w:id="4356" w:name="_Toc517903640"/>
                    <w:bookmarkStart w:id="4357" w:name="_Toc517903912"/>
                    <w:bookmarkStart w:id="4358" w:name="_Toc517904047"/>
                    <w:bookmarkStart w:id="4359" w:name="_Toc517973706"/>
                    <w:bookmarkStart w:id="4360" w:name="_Toc517973835"/>
                    <w:bookmarkStart w:id="4361" w:name="_Toc517973964"/>
                    <w:bookmarkStart w:id="4362" w:name="_Toc517974218"/>
                    <w:bookmarkStart w:id="4363" w:name="_Toc518334386"/>
                    <w:bookmarkStart w:id="4364" w:name="_Toc518334656"/>
                    <w:bookmarkStart w:id="4365" w:name="_Toc518334786"/>
                    <w:bookmarkStart w:id="4366" w:name="_Toc518649135"/>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367" w:author="jie sun" w:date="2018-04-16T21:37:00Z"/>
                      <w:rFonts w:ascii="Arial" w:eastAsia="Times New Roman" w:hAnsi="Arial" w:cs="Arial"/>
                      <w:color w:val="000000"/>
                      <w:sz w:val="20"/>
                      <w:szCs w:val="14"/>
                    </w:rPr>
                  </w:pPr>
                  <w:del w:id="4368" w:author="jie sun" w:date="2018-04-16T21:37:00Z">
                    <w:r w:rsidDel="00D05427">
                      <w:rPr>
                        <w:rFonts w:ascii="Arial" w:eastAsia="Times New Roman" w:hAnsi="Arial" w:cs="Arial"/>
                        <w:color w:val="000000"/>
                        <w:sz w:val="20"/>
                        <w:szCs w:val="14"/>
                      </w:rPr>
                      <w:delText xml:space="preserve">50Hz </w:delText>
                    </w:r>
                    <w:bookmarkStart w:id="4369" w:name="_Toc511906255"/>
                    <w:bookmarkStart w:id="4370" w:name="_Toc517801803"/>
                    <w:bookmarkStart w:id="4371" w:name="_Toc517813712"/>
                    <w:bookmarkStart w:id="4372" w:name="_Toc517899127"/>
                    <w:bookmarkStart w:id="4373" w:name="_Toc517899648"/>
                    <w:bookmarkStart w:id="4374" w:name="_Toc517900256"/>
                    <w:bookmarkStart w:id="4375" w:name="_Toc517900436"/>
                    <w:bookmarkStart w:id="4376" w:name="_Toc517900705"/>
                    <w:bookmarkStart w:id="4377" w:name="_Toc517900841"/>
                    <w:bookmarkStart w:id="4378" w:name="_Toc517900973"/>
                    <w:bookmarkStart w:id="4379" w:name="_Toc517902488"/>
                    <w:bookmarkStart w:id="4380" w:name="_Toc517902938"/>
                    <w:bookmarkStart w:id="4381" w:name="_Toc517903505"/>
                    <w:bookmarkStart w:id="4382" w:name="_Toc517903641"/>
                    <w:bookmarkStart w:id="4383" w:name="_Toc517903913"/>
                    <w:bookmarkStart w:id="4384" w:name="_Toc517904048"/>
                    <w:bookmarkStart w:id="4385" w:name="_Toc517973707"/>
                    <w:bookmarkStart w:id="4386" w:name="_Toc517973836"/>
                    <w:bookmarkStart w:id="4387" w:name="_Toc517973965"/>
                    <w:bookmarkStart w:id="4388" w:name="_Toc517974219"/>
                    <w:bookmarkStart w:id="4389" w:name="_Toc518334387"/>
                    <w:bookmarkStart w:id="4390" w:name="_Toc518334657"/>
                    <w:bookmarkStart w:id="4391" w:name="_Toc518334787"/>
                    <w:bookmarkStart w:id="4392" w:name="_Toc518649136"/>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393" w:author="jie sun" w:date="2018-04-16T21:37:00Z"/>
                      <w:rFonts w:ascii="Arial" w:eastAsia="Times New Roman" w:hAnsi="Arial" w:cs="Arial"/>
                      <w:color w:val="000000"/>
                      <w:sz w:val="20"/>
                      <w:szCs w:val="14"/>
                    </w:rPr>
                  </w:pPr>
                  <w:del w:id="4394" w:author="jie sun" w:date="2018-04-16T21:37:00Z">
                    <w:r w:rsidDel="00D05427">
                      <w:rPr>
                        <w:rFonts w:ascii="Arial" w:eastAsia="Times New Roman" w:hAnsi="Arial" w:cs="Arial"/>
                        <w:color w:val="000000"/>
                        <w:sz w:val="20"/>
                        <w:szCs w:val="14"/>
                      </w:rPr>
                      <w:delText>235</w:delText>
                    </w:r>
                    <w:bookmarkStart w:id="4395" w:name="_Toc511906256"/>
                    <w:bookmarkStart w:id="4396" w:name="_Toc517801804"/>
                    <w:bookmarkStart w:id="4397" w:name="_Toc517813713"/>
                    <w:bookmarkStart w:id="4398" w:name="_Toc517899128"/>
                    <w:bookmarkStart w:id="4399" w:name="_Toc517899649"/>
                    <w:bookmarkStart w:id="4400" w:name="_Toc517900257"/>
                    <w:bookmarkStart w:id="4401" w:name="_Toc517900437"/>
                    <w:bookmarkStart w:id="4402" w:name="_Toc517900706"/>
                    <w:bookmarkStart w:id="4403" w:name="_Toc517900842"/>
                    <w:bookmarkStart w:id="4404" w:name="_Toc517900974"/>
                    <w:bookmarkStart w:id="4405" w:name="_Toc517902489"/>
                    <w:bookmarkStart w:id="4406" w:name="_Toc517902939"/>
                    <w:bookmarkStart w:id="4407" w:name="_Toc517903506"/>
                    <w:bookmarkStart w:id="4408" w:name="_Toc517903642"/>
                    <w:bookmarkStart w:id="4409" w:name="_Toc517903914"/>
                    <w:bookmarkStart w:id="4410" w:name="_Toc517904049"/>
                    <w:bookmarkStart w:id="4411" w:name="_Toc517973708"/>
                    <w:bookmarkStart w:id="4412" w:name="_Toc517973837"/>
                    <w:bookmarkStart w:id="4413" w:name="_Toc517973966"/>
                    <w:bookmarkStart w:id="4414" w:name="_Toc517974220"/>
                    <w:bookmarkStart w:id="4415" w:name="_Toc518334388"/>
                    <w:bookmarkStart w:id="4416" w:name="_Toc518334658"/>
                    <w:bookmarkStart w:id="4417" w:name="_Toc518334788"/>
                    <w:bookmarkStart w:id="4418" w:name="_Toc518649137"/>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419" w:author="jie sun" w:date="2018-04-16T21:37:00Z"/>
                      <w:rFonts w:ascii="Arial" w:eastAsia="Times New Roman" w:hAnsi="Arial" w:cs="Arial"/>
                      <w:color w:val="000000"/>
                      <w:sz w:val="20"/>
                      <w:szCs w:val="14"/>
                    </w:rPr>
                  </w:pPr>
                  <w:del w:id="4420" w:author="jie sun" w:date="2018-04-16T21:37:00Z">
                    <w:r w:rsidDel="00D05427">
                      <w:rPr>
                        <w:rFonts w:ascii="Arial" w:eastAsia="Times New Roman" w:hAnsi="Arial" w:cs="Arial"/>
                        <w:color w:val="000000"/>
                        <w:sz w:val="20"/>
                        <w:szCs w:val="14"/>
                      </w:rPr>
                      <w:delText>250</w:delText>
                    </w:r>
                    <w:bookmarkStart w:id="4421" w:name="_Toc511906257"/>
                    <w:bookmarkStart w:id="4422" w:name="_Toc517801805"/>
                    <w:bookmarkStart w:id="4423" w:name="_Toc517813714"/>
                    <w:bookmarkStart w:id="4424" w:name="_Toc517899129"/>
                    <w:bookmarkStart w:id="4425" w:name="_Toc517899650"/>
                    <w:bookmarkStart w:id="4426" w:name="_Toc517900258"/>
                    <w:bookmarkStart w:id="4427" w:name="_Toc517900438"/>
                    <w:bookmarkStart w:id="4428" w:name="_Toc517900707"/>
                    <w:bookmarkStart w:id="4429" w:name="_Toc517900843"/>
                    <w:bookmarkStart w:id="4430" w:name="_Toc517900975"/>
                    <w:bookmarkStart w:id="4431" w:name="_Toc517902490"/>
                    <w:bookmarkStart w:id="4432" w:name="_Toc517902940"/>
                    <w:bookmarkStart w:id="4433" w:name="_Toc517903507"/>
                    <w:bookmarkStart w:id="4434" w:name="_Toc517903643"/>
                    <w:bookmarkStart w:id="4435" w:name="_Toc517903915"/>
                    <w:bookmarkStart w:id="4436" w:name="_Toc517904050"/>
                    <w:bookmarkStart w:id="4437" w:name="_Toc517973709"/>
                    <w:bookmarkStart w:id="4438" w:name="_Toc517973838"/>
                    <w:bookmarkStart w:id="4439" w:name="_Toc517973967"/>
                    <w:bookmarkStart w:id="4440" w:name="_Toc517974221"/>
                    <w:bookmarkStart w:id="4441" w:name="_Toc518334389"/>
                    <w:bookmarkStart w:id="4442" w:name="_Toc518334659"/>
                    <w:bookmarkStart w:id="4443" w:name="_Toc518334789"/>
                    <w:bookmarkStart w:id="4444" w:name="_Toc518649138"/>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445" w:author="jie sun" w:date="2018-04-16T21:37:00Z"/>
                      <w:rFonts w:ascii="Arial" w:eastAsia="Times New Roman" w:hAnsi="Arial" w:cs="Arial"/>
                      <w:color w:val="000000"/>
                      <w:sz w:val="20"/>
                      <w:szCs w:val="14"/>
                    </w:rPr>
                  </w:pPr>
                  <w:del w:id="4446" w:author="jie sun" w:date="2018-04-16T21:37:00Z">
                    <w:r w:rsidDel="00D05427">
                      <w:rPr>
                        <w:rFonts w:ascii="Arial" w:eastAsia="Times New Roman" w:hAnsi="Arial" w:cs="Arial"/>
                        <w:color w:val="000000"/>
                        <w:sz w:val="20"/>
                        <w:szCs w:val="14"/>
                      </w:rPr>
                      <w:delText>0.94</w:delText>
                    </w:r>
                    <w:bookmarkStart w:id="4447" w:name="_Toc511906258"/>
                    <w:bookmarkStart w:id="4448" w:name="_Toc517801806"/>
                    <w:bookmarkStart w:id="4449" w:name="_Toc517813715"/>
                    <w:bookmarkStart w:id="4450" w:name="_Toc517899130"/>
                    <w:bookmarkStart w:id="4451" w:name="_Toc517899651"/>
                    <w:bookmarkStart w:id="4452" w:name="_Toc517900259"/>
                    <w:bookmarkStart w:id="4453" w:name="_Toc517900439"/>
                    <w:bookmarkStart w:id="4454" w:name="_Toc517900708"/>
                    <w:bookmarkStart w:id="4455" w:name="_Toc517900844"/>
                    <w:bookmarkStart w:id="4456" w:name="_Toc517900976"/>
                    <w:bookmarkStart w:id="4457" w:name="_Toc517902491"/>
                    <w:bookmarkStart w:id="4458" w:name="_Toc517902941"/>
                    <w:bookmarkStart w:id="4459" w:name="_Toc517903508"/>
                    <w:bookmarkStart w:id="4460" w:name="_Toc517903644"/>
                    <w:bookmarkStart w:id="4461" w:name="_Toc517903916"/>
                    <w:bookmarkStart w:id="4462" w:name="_Toc517904051"/>
                    <w:bookmarkStart w:id="4463" w:name="_Toc517973710"/>
                    <w:bookmarkStart w:id="4464" w:name="_Toc517973839"/>
                    <w:bookmarkStart w:id="4465" w:name="_Toc517973968"/>
                    <w:bookmarkStart w:id="4466" w:name="_Toc517974222"/>
                    <w:bookmarkStart w:id="4467" w:name="_Toc518334390"/>
                    <w:bookmarkStart w:id="4468" w:name="_Toc518334660"/>
                    <w:bookmarkStart w:id="4469" w:name="_Toc518334790"/>
                    <w:bookmarkStart w:id="4470" w:name="_Toc518649139"/>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del>
                </w:p>
              </w:tc>
              <w:bookmarkStart w:id="4471" w:name="_Toc511906259"/>
              <w:bookmarkStart w:id="4472" w:name="_Toc517801807"/>
              <w:bookmarkStart w:id="4473" w:name="_Toc517813716"/>
              <w:bookmarkStart w:id="4474" w:name="_Toc517899131"/>
              <w:bookmarkStart w:id="4475" w:name="_Toc517899652"/>
              <w:bookmarkStart w:id="4476" w:name="_Toc517900260"/>
              <w:bookmarkStart w:id="4477" w:name="_Toc517900440"/>
              <w:bookmarkStart w:id="4478" w:name="_Toc517900709"/>
              <w:bookmarkStart w:id="4479" w:name="_Toc517900845"/>
              <w:bookmarkStart w:id="4480" w:name="_Toc517900977"/>
              <w:bookmarkStart w:id="4481" w:name="_Toc517902492"/>
              <w:bookmarkStart w:id="4482" w:name="_Toc517902942"/>
              <w:bookmarkStart w:id="4483" w:name="_Toc517903509"/>
              <w:bookmarkStart w:id="4484" w:name="_Toc517903645"/>
              <w:bookmarkStart w:id="4485" w:name="_Toc517903917"/>
              <w:bookmarkStart w:id="4486" w:name="_Toc517904052"/>
              <w:bookmarkStart w:id="4487" w:name="_Toc517973711"/>
              <w:bookmarkStart w:id="4488" w:name="_Toc517973840"/>
              <w:bookmarkStart w:id="4489" w:name="_Toc517973969"/>
              <w:bookmarkStart w:id="4490" w:name="_Toc517974223"/>
              <w:bookmarkStart w:id="4491" w:name="_Toc518334391"/>
              <w:bookmarkStart w:id="4492" w:name="_Toc518334661"/>
              <w:bookmarkStart w:id="4493" w:name="_Toc518334791"/>
              <w:bookmarkStart w:id="4494" w:name="_Toc51864914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tr>
            <w:tr w:rsidR="0087014B" w:rsidDel="00D05427" w14:paraId="579BD9E4" w14:textId="77777777">
              <w:trPr>
                <w:trHeight w:val="800"/>
                <w:del w:id="449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496" w:author="jie sun" w:date="2018-04-16T21:37:00Z"/>
                      <w:rFonts w:ascii="Arial" w:eastAsia="Times New Roman" w:hAnsi="Arial" w:cs="Arial"/>
                      <w:b/>
                      <w:bCs/>
                      <w:color w:val="FFFFFF"/>
                      <w:sz w:val="20"/>
                      <w:szCs w:val="14"/>
                    </w:rPr>
                  </w:pPr>
                  <w:del w:id="4497" w:author="jie sun" w:date="2018-04-16T21:37:00Z">
                    <w:r w:rsidDel="00D05427">
                      <w:rPr>
                        <w:rFonts w:ascii="Arial" w:eastAsia="Times New Roman" w:hAnsi="Arial" w:cs="Arial"/>
                        <w:b/>
                        <w:bCs/>
                        <w:color w:val="FFFFFF"/>
                        <w:sz w:val="20"/>
                        <w:szCs w:val="14"/>
                      </w:rPr>
                      <w:delText xml:space="preserve">walking </w:delText>
                    </w:r>
                    <w:bookmarkStart w:id="4498" w:name="_Toc511906260"/>
                    <w:bookmarkStart w:id="4499" w:name="_Toc517801808"/>
                    <w:bookmarkStart w:id="4500" w:name="_Toc517813717"/>
                    <w:bookmarkStart w:id="4501" w:name="_Toc517899132"/>
                    <w:bookmarkStart w:id="4502" w:name="_Toc517899653"/>
                    <w:bookmarkStart w:id="4503" w:name="_Toc517900261"/>
                    <w:bookmarkStart w:id="4504" w:name="_Toc517900441"/>
                    <w:bookmarkStart w:id="4505" w:name="_Toc517900710"/>
                    <w:bookmarkStart w:id="4506" w:name="_Toc517900846"/>
                    <w:bookmarkStart w:id="4507" w:name="_Toc517900978"/>
                    <w:bookmarkStart w:id="4508" w:name="_Toc517902493"/>
                    <w:bookmarkStart w:id="4509" w:name="_Toc517902943"/>
                    <w:bookmarkStart w:id="4510" w:name="_Toc517903510"/>
                    <w:bookmarkStart w:id="4511" w:name="_Toc517903646"/>
                    <w:bookmarkStart w:id="4512" w:name="_Toc517903918"/>
                    <w:bookmarkStart w:id="4513" w:name="_Toc517904053"/>
                    <w:bookmarkStart w:id="4514" w:name="_Toc517973712"/>
                    <w:bookmarkStart w:id="4515" w:name="_Toc517973841"/>
                    <w:bookmarkStart w:id="4516" w:name="_Toc517973970"/>
                    <w:bookmarkStart w:id="4517" w:name="_Toc517974224"/>
                    <w:bookmarkStart w:id="4518" w:name="_Toc518334392"/>
                    <w:bookmarkStart w:id="4519" w:name="_Toc518334662"/>
                    <w:bookmarkStart w:id="4520" w:name="_Toc518334792"/>
                    <w:bookmarkStart w:id="4521" w:name="_Toc518649141"/>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522" w:author="jie sun" w:date="2018-04-16T21:37:00Z"/>
                      <w:rFonts w:ascii="Arial" w:eastAsia="Times New Roman" w:hAnsi="Arial" w:cs="Arial"/>
                      <w:color w:val="000000"/>
                      <w:sz w:val="20"/>
                      <w:szCs w:val="14"/>
                    </w:rPr>
                  </w:pPr>
                  <w:del w:id="4523" w:author="jie sun" w:date="2018-04-16T21:37:00Z">
                    <w:r w:rsidDel="00D05427">
                      <w:rPr>
                        <w:rFonts w:ascii="Arial" w:eastAsia="Times New Roman" w:hAnsi="Arial" w:cs="Arial"/>
                        <w:color w:val="000000"/>
                        <w:sz w:val="20"/>
                        <w:szCs w:val="14"/>
                      </w:rPr>
                      <w:delText>in hand(Natural Vertical)</w:delText>
                    </w:r>
                    <w:bookmarkStart w:id="4524" w:name="_Toc511906261"/>
                    <w:bookmarkStart w:id="4525" w:name="_Toc517801809"/>
                    <w:bookmarkStart w:id="4526" w:name="_Toc517813718"/>
                    <w:bookmarkStart w:id="4527" w:name="_Toc517899133"/>
                    <w:bookmarkStart w:id="4528" w:name="_Toc517899654"/>
                    <w:bookmarkStart w:id="4529" w:name="_Toc517900262"/>
                    <w:bookmarkStart w:id="4530" w:name="_Toc517900442"/>
                    <w:bookmarkStart w:id="4531" w:name="_Toc517900711"/>
                    <w:bookmarkStart w:id="4532" w:name="_Toc517900847"/>
                    <w:bookmarkStart w:id="4533" w:name="_Toc517900979"/>
                    <w:bookmarkStart w:id="4534" w:name="_Toc517902494"/>
                    <w:bookmarkStart w:id="4535" w:name="_Toc517902944"/>
                    <w:bookmarkStart w:id="4536" w:name="_Toc517903511"/>
                    <w:bookmarkStart w:id="4537" w:name="_Toc517903647"/>
                    <w:bookmarkStart w:id="4538" w:name="_Toc517903919"/>
                    <w:bookmarkStart w:id="4539" w:name="_Toc517904054"/>
                    <w:bookmarkStart w:id="4540" w:name="_Toc517973713"/>
                    <w:bookmarkStart w:id="4541" w:name="_Toc517973842"/>
                    <w:bookmarkStart w:id="4542" w:name="_Toc517973971"/>
                    <w:bookmarkStart w:id="4543" w:name="_Toc517974225"/>
                    <w:bookmarkStart w:id="4544" w:name="_Toc518334393"/>
                    <w:bookmarkStart w:id="4545" w:name="_Toc518334663"/>
                    <w:bookmarkStart w:id="4546" w:name="_Toc518334793"/>
                    <w:bookmarkStart w:id="4547" w:name="_Toc518649142"/>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548" w:author="jie sun" w:date="2018-04-16T21:37:00Z"/>
                      <w:rFonts w:ascii="Arial" w:eastAsia="Times New Roman" w:hAnsi="Arial" w:cs="Arial"/>
                      <w:color w:val="000000"/>
                      <w:sz w:val="20"/>
                      <w:szCs w:val="14"/>
                    </w:rPr>
                  </w:pPr>
                  <w:del w:id="4549" w:author="jie sun" w:date="2018-04-16T21:37:00Z">
                    <w:r w:rsidDel="00D05427">
                      <w:rPr>
                        <w:rFonts w:ascii="Arial" w:eastAsia="Times New Roman" w:hAnsi="Arial" w:cs="Arial"/>
                        <w:color w:val="000000"/>
                        <w:sz w:val="20"/>
                        <w:szCs w:val="14"/>
                      </w:rPr>
                      <w:delText>173cm</w:delText>
                    </w:r>
                    <w:bookmarkStart w:id="4550" w:name="_Toc511906262"/>
                    <w:bookmarkStart w:id="4551" w:name="_Toc517801810"/>
                    <w:bookmarkStart w:id="4552" w:name="_Toc517813719"/>
                    <w:bookmarkStart w:id="4553" w:name="_Toc517899134"/>
                    <w:bookmarkStart w:id="4554" w:name="_Toc517899655"/>
                    <w:bookmarkStart w:id="4555" w:name="_Toc517900263"/>
                    <w:bookmarkStart w:id="4556" w:name="_Toc517900443"/>
                    <w:bookmarkStart w:id="4557" w:name="_Toc517900712"/>
                    <w:bookmarkStart w:id="4558" w:name="_Toc517900848"/>
                    <w:bookmarkStart w:id="4559" w:name="_Toc517900980"/>
                    <w:bookmarkStart w:id="4560" w:name="_Toc517902495"/>
                    <w:bookmarkStart w:id="4561" w:name="_Toc517902945"/>
                    <w:bookmarkStart w:id="4562" w:name="_Toc517903512"/>
                    <w:bookmarkStart w:id="4563" w:name="_Toc517903648"/>
                    <w:bookmarkStart w:id="4564" w:name="_Toc517903920"/>
                    <w:bookmarkStart w:id="4565" w:name="_Toc517904055"/>
                    <w:bookmarkStart w:id="4566" w:name="_Toc517973714"/>
                    <w:bookmarkStart w:id="4567" w:name="_Toc517973843"/>
                    <w:bookmarkStart w:id="4568" w:name="_Toc517973972"/>
                    <w:bookmarkStart w:id="4569" w:name="_Toc517974226"/>
                    <w:bookmarkStart w:id="4570" w:name="_Toc518334394"/>
                    <w:bookmarkStart w:id="4571" w:name="_Toc518334664"/>
                    <w:bookmarkStart w:id="4572" w:name="_Toc518334794"/>
                    <w:bookmarkStart w:id="4573" w:name="_Toc518649143"/>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574" w:author="jie sun" w:date="2018-04-16T21:37:00Z"/>
                      <w:rFonts w:ascii="Arial" w:eastAsia="Times New Roman" w:hAnsi="Arial" w:cs="Arial"/>
                      <w:color w:val="000000"/>
                      <w:sz w:val="20"/>
                      <w:szCs w:val="14"/>
                    </w:rPr>
                  </w:pPr>
                  <w:del w:id="4575" w:author="jie sun" w:date="2018-04-16T21:37:00Z">
                    <w:r w:rsidDel="00D05427">
                      <w:rPr>
                        <w:rFonts w:ascii="Arial" w:eastAsia="Times New Roman" w:hAnsi="Arial" w:cs="Arial"/>
                        <w:color w:val="000000"/>
                        <w:sz w:val="20"/>
                        <w:szCs w:val="14"/>
                      </w:rPr>
                      <w:delText>60 Kilo</w:delText>
                    </w:r>
                    <w:bookmarkStart w:id="4576" w:name="_Toc511906263"/>
                    <w:bookmarkStart w:id="4577" w:name="_Toc517801811"/>
                    <w:bookmarkStart w:id="4578" w:name="_Toc517813720"/>
                    <w:bookmarkStart w:id="4579" w:name="_Toc517899135"/>
                    <w:bookmarkStart w:id="4580" w:name="_Toc517899656"/>
                    <w:bookmarkStart w:id="4581" w:name="_Toc517900264"/>
                    <w:bookmarkStart w:id="4582" w:name="_Toc517900444"/>
                    <w:bookmarkStart w:id="4583" w:name="_Toc517900713"/>
                    <w:bookmarkStart w:id="4584" w:name="_Toc517900849"/>
                    <w:bookmarkStart w:id="4585" w:name="_Toc517900981"/>
                    <w:bookmarkStart w:id="4586" w:name="_Toc517902496"/>
                    <w:bookmarkStart w:id="4587" w:name="_Toc517902946"/>
                    <w:bookmarkStart w:id="4588" w:name="_Toc517903513"/>
                    <w:bookmarkStart w:id="4589" w:name="_Toc517903649"/>
                    <w:bookmarkStart w:id="4590" w:name="_Toc517903921"/>
                    <w:bookmarkStart w:id="4591" w:name="_Toc517904056"/>
                    <w:bookmarkStart w:id="4592" w:name="_Toc517973715"/>
                    <w:bookmarkStart w:id="4593" w:name="_Toc517973844"/>
                    <w:bookmarkStart w:id="4594" w:name="_Toc517973973"/>
                    <w:bookmarkStart w:id="4595" w:name="_Toc517974227"/>
                    <w:bookmarkStart w:id="4596" w:name="_Toc518334395"/>
                    <w:bookmarkStart w:id="4597" w:name="_Toc518334665"/>
                    <w:bookmarkStart w:id="4598" w:name="_Toc518334795"/>
                    <w:bookmarkStart w:id="4599" w:name="_Toc518649144"/>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600" w:author="jie sun" w:date="2018-04-16T21:37:00Z"/>
                      <w:rFonts w:ascii="Arial" w:eastAsia="Times New Roman" w:hAnsi="Arial" w:cs="Arial"/>
                      <w:color w:val="000000"/>
                      <w:sz w:val="20"/>
                      <w:szCs w:val="14"/>
                    </w:rPr>
                  </w:pPr>
                  <w:del w:id="4601" w:author="jie sun" w:date="2018-04-16T21:37:00Z">
                    <w:r w:rsidDel="00D05427">
                      <w:rPr>
                        <w:rFonts w:ascii="Arial" w:eastAsia="Times New Roman" w:hAnsi="Arial" w:cs="Arial"/>
                        <w:color w:val="000000"/>
                        <w:sz w:val="20"/>
                        <w:szCs w:val="14"/>
                      </w:rPr>
                      <w:delText>28</w:delText>
                    </w:r>
                    <w:bookmarkStart w:id="4602" w:name="_Toc511906264"/>
                    <w:bookmarkStart w:id="4603" w:name="_Toc517801812"/>
                    <w:bookmarkStart w:id="4604" w:name="_Toc517813721"/>
                    <w:bookmarkStart w:id="4605" w:name="_Toc517899136"/>
                    <w:bookmarkStart w:id="4606" w:name="_Toc517899657"/>
                    <w:bookmarkStart w:id="4607" w:name="_Toc517900265"/>
                    <w:bookmarkStart w:id="4608" w:name="_Toc517900445"/>
                    <w:bookmarkStart w:id="4609" w:name="_Toc517900714"/>
                    <w:bookmarkStart w:id="4610" w:name="_Toc517900850"/>
                    <w:bookmarkStart w:id="4611" w:name="_Toc517900982"/>
                    <w:bookmarkStart w:id="4612" w:name="_Toc517902497"/>
                    <w:bookmarkStart w:id="4613" w:name="_Toc517902947"/>
                    <w:bookmarkStart w:id="4614" w:name="_Toc517903514"/>
                    <w:bookmarkStart w:id="4615" w:name="_Toc517903650"/>
                    <w:bookmarkStart w:id="4616" w:name="_Toc517903922"/>
                    <w:bookmarkStart w:id="4617" w:name="_Toc517904057"/>
                    <w:bookmarkStart w:id="4618" w:name="_Toc517973716"/>
                    <w:bookmarkStart w:id="4619" w:name="_Toc517973845"/>
                    <w:bookmarkStart w:id="4620" w:name="_Toc517973974"/>
                    <w:bookmarkStart w:id="4621" w:name="_Toc517974228"/>
                    <w:bookmarkStart w:id="4622" w:name="_Toc518334396"/>
                    <w:bookmarkStart w:id="4623" w:name="_Toc518334666"/>
                    <w:bookmarkStart w:id="4624" w:name="_Toc518334796"/>
                    <w:bookmarkStart w:id="4625" w:name="_Toc518649145"/>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626" w:author="jie sun" w:date="2018-04-16T21:37:00Z"/>
                      <w:rFonts w:ascii="Arial" w:eastAsia="Times New Roman" w:hAnsi="Arial" w:cs="Arial"/>
                      <w:color w:val="000000"/>
                      <w:sz w:val="20"/>
                      <w:szCs w:val="14"/>
                    </w:rPr>
                  </w:pPr>
                  <w:del w:id="4627" w:author="jie sun" w:date="2018-04-16T21:37:00Z">
                    <w:r w:rsidDel="00D05427">
                      <w:rPr>
                        <w:rFonts w:ascii="Arial" w:eastAsia="Times New Roman" w:hAnsi="Arial" w:cs="Arial"/>
                        <w:color w:val="000000"/>
                        <w:sz w:val="20"/>
                        <w:szCs w:val="14"/>
                      </w:rPr>
                      <w:delText>Flat</w:delText>
                    </w:r>
                    <w:bookmarkStart w:id="4628" w:name="_Toc511906265"/>
                    <w:bookmarkStart w:id="4629" w:name="_Toc517801813"/>
                    <w:bookmarkStart w:id="4630" w:name="_Toc517813722"/>
                    <w:bookmarkStart w:id="4631" w:name="_Toc517899137"/>
                    <w:bookmarkStart w:id="4632" w:name="_Toc517899658"/>
                    <w:bookmarkStart w:id="4633" w:name="_Toc517900266"/>
                    <w:bookmarkStart w:id="4634" w:name="_Toc517900446"/>
                    <w:bookmarkStart w:id="4635" w:name="_Toc517900715"/>
                    <w:bookmarkStart w:id="4636" w:name="_Toc517900851"/>
                    <w:bookmarkStart w:id="4637" w:name="_Toc517900983"/>
                    <w:bookmarkStart w:id="4638" w:name="_Toc517902498"/>
                    <w:bookmarkStart w:id="4639" w:name="_Toc517902948"/>
                    <w:bookmarkStart w:id="4640" w:name="_Toc517903515"/>
                    <w:bookmarkStart w:id="4641" w:name="_Toc517903651"/>
                    <w:bookmarkStart w:id="4642" w:name="_Toc517903923"/>
                    <w:bookmarkStart w:id="4643" w:name="_Toc517904058"/>
                    <w:bookmarkStart w:id="4644" w:name="_Toc517973717"/>
                    <w:bookmarkStart w:id="4645" w:name="_Toc517973846"/>
                    <w:bookmarkStart w:id="4646" w:name="_Toc517973975"/>
                    <w:bookmarkStart w:id="4647" w:name="_Toc517974229"/>
                    <w:bookmarkStart w:id="4648" w:name="_Toc518334397"/>
                    <w:bookmarkStart w:id="4649" w:name="_Toc518334667"/>
                    <w:bookmarkStart w:id="4650" w:name="_Toc518334797"/>
                    <w:bookmarkStart w:id="4651" w:name="_Toc518649146"/>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652" w:author="jie sun" w:date="2018-04-16T21:37:00Z"/>
                      <w:rFonts w:ascii="Arial" w:eastAsia="Times New Roman" w:hAnsi="Arial" w:cs="Arial"/>
                      <w:color w:val="000000"/>
                      <w:sz w:val="20"/>
                      <w:szCs w:val="14"/>
                    </w:rPr>
                  </w:pPr>
                  <w:del w:id="4653" w:author="jie sun" w:date="2018-04-16T21:37:00Z">
                    <w:r w:rsidDel="00D05427">
                      <w:rPr>
                        <w:rFonts w:ascii="Arial" w:eastAsia="Times New Roman" w:hAnsi="Arial" w:cs="Arial"/>
                        <w:color w:val="000000"/>
                        <w:sz w:val="20"/>
                        <w:szCs w:val="14"/>
                      </w:rPr>
                      <w:delText xml:space="preserve">50Hz </w:delText>
                    </w:r>
                    <w:bookmarkStart w:id="4654" w:name="_Toc511906266"/>
                    <w:bookmarkStart w:id="4655" w:name="_Toc517801814"/>
                    <w:bookmarkStart w:id="4656" w:name="_Toc517813723"/>
                    <w:bookmarkStart w:id="4657" w:name="_Toc517899138"/>
                    <w:bookmarkStart w:id="4658" w:name="_Toc517899659"/>
                    <w:bookmarkStart w:id="4659" w:name="_Toc517900267"/>
                    <w:bookmarkStart w:id="4660" w:name="_Toc517900447"/>
                    <w:bookmarkStart w:id="4661" w:name="_Toc517900716"/>
                    <w:bookmarkStart w:id="4662" w:name="_Toc517900852"/>
                    <w:bookmarkStart w:id="4663" w:name="_Toc517900984"/>
                    <w:bookmarkStart w:id="4664" w:name="_Toc517902499"/>
                    <w:bookmarkStart w:id="4665" w:name="_Toc517902949"/>
                    <w:bookmarkStart w:id="4666" w:name="_Toc517903516"/>
                    <w:bookmarkStart w:id="4667" w:name="_Toc517903652"/>
                    <w:bookmarkStart w:id="4668" w:name="_Toc517903924"/>
                    <w:bookmarkStart w:id="4669" w:name="_Toc517904059"/>
                    <w:bookmarkStart w:id="4670" w:name="_Toc517973718"/>
                    <w:bookmarkStart w:id="4671" w:name="_Toc517973847"/>
                    <w:bookmarkStart w:id="4672" w:name="_Toc517973976"/>
                    <w:bookmarkStart w:id="4673" w:name="_Toc517974230"/>
                    <w:bookmarkStart w:id="4674" w:name="_Toc518334398"/>
                    <w:bookmarkStart w:id="4675" w:name="_Toc518334668"/>
                    <w:bookmarkStart w:id="4676" w:name="_Toc518334798"/>
                    <w:bookmarkStart w:id="4677" w:name="_Toc518649147"/>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678" w:author="jie sun" w:date="2018-04-16T21:37:00Z"/>
                      <w:rFonts w:ascii="Arial" w:eastAsia="Times New Roman" w:hAnsi="Arial" w:cs="Arial"/>
                      <w:color w:val="000000"/>
                      <w:sz w:val="20"/>
                      <w:szCs w:val="14"/>
                    </w:rPr>
                  </w:pPr>
                  <w:del w:id="4679" w:author="jie sun" w:date="2018-04-16T21:37:00Z">
                    <w:r w:rsidDel="00D05427">
                      <w:rPr>
                        <w:rFonts w:ascii="Arial" w:eastAsia="Times New Roman" w:hAnsi="Arial" w:cs="Arial"/>
                        <w:color w:val="000000"/>
                        <w:sz w:val="20"/>
                        <w:szCs w:val="14"/>
                      </w:rPr>
                      <w:delText>243</w:delText>
                    </w:r>
                    <w:bookmarkStart w:id="4680" w:name="_Toc511906267"/>
                    <w:bookmarkStart w:id="4681" w:name="_Toc517801815"/>
                    <w:bookmarkStart w:id="4682" w:name="_Toc517813724"/>
                    <w:bookmarkStart w:id="4683" w:name="_Toc517899139"/>
                    <w:bookmarkStart w:id="4684" w:name="_Toc517899660"/>
                    <w:bookmarkStart w:id="4685" w:name="_Toc517900268"/>
                    <w:bookmarkStart w:id="4686" w:name="_Toc517900448"/>
                    <w:bookmarkStart w:id="4687" w:name="_Toc517900717"/>
                    <w:bookmarkStart w:id="4688" w:name="_Toc517900853"/>
                    <w:bookmarkStart w:id="4689" w:name="_Toc517900985"/>
                    <w:bookmarkStart w:id="4690" w:name="_Toc517902500"/>
                    <w:bookmarkStart w:id="4691" w:name="_Toc517902950"/>
                    <w:bookmarkStart w:id="4692" w:name="_Toc517903517"/>
                    <w:bookmarkStart w:id="4693" w:name="_Toc517903653"/>
                    <w:bookmarkStart w:id="4694" w:name="_Toc517903925"/>
                    <w:bookmarkStart w:id="4695" w:name="_Toc517904060"/>
                    <w:bookmarkStart w:id="4696" w:name="_Toc517973719"/>
                    <w:bookmarkStart w:id="4697" w:name="_Toc517973848"/>
                    <w:bookmarkStart w:id="4698" w:name="_Toc517973977"/>
                    <w:bookmarkStart w:id="4699" w:name="_Toc517974231"/>
                    <w:bookmarkStart w:id="4700" w:name="_Toc518334399"/>
                    <w:bookmarkStart w:id="4701" w:name="_Toc518334669"/>
                    <w:bookmarkStart w:id="4702" w:name="_Toc518334799"/>
                    <w:bookmarkStart w:id="4703" w:name="_Toc518649148"/>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704" w:author="jie sun" w:date="2018-04-16T21:37:00Z"/>
                      <w:rFonts w:ascii="Arial" w:eastAsia="Times New Roman" w:hAnsi="Arial" w:cs="Arial"/>
                      <w:color w:val="000000"/>
                      <w:sz w:val="20"/>
                      <w:szCs w:val="14"/>
                    </w:rPr>
                  </w:pPr>
                  <w:del w:id="4705" w:author="jie sun" w:date="2018-04-16T21:37:00Z">
                    <w:r w:rsidDel="00D05427">
                      <w:rPr>
                        <w:rFonts w:ascii="Arial" w:eastAsia="Times New Roman" w:hAnsi="Arial" w:cs="Arial"/>
                        <w:color w:val="000000"/>
                        <w:sz w:val="20"/>
                        <w:szCs w:val="14"/>
                      </w:rPr>
                      <w:delText>258</w:delText>
                    </w:r>
                    <w:bookmarkStart w:id="4706" w:name="_Toc511906268"/>
                    <w:bookmarkStart w:id="4707" w:name="_Toc517801816"/>
                    <w:bookmarkStart w:id="4708" w:name="_Toc517813725"/>
                    <w:bookmarkStart w:id="4709" w:name="_Toc517899140"/>
                    <w:bookmarkStart w:id="4710" w:name="_Toc517899661"/>
                    <w:bookmarkStart w:id="4711" w:name="_Toc517900269"/>
                    <w:bookmarkStart w:id="4712" w:name="_Toc517900449"/>
                    <w:bookmarkStart w:id="4713" w:name="_Toc517900718"/>
                    <w:bookmarkStart w:id="4714" w:name="_Toc517900854"/>
                    <w:bookmarkStart w:id="4715" w:name="_Toc517900986"/>
                    <w:bookmarkStart w:id="4716" w:name="_Toc517902501"/>
                    <w:bookmarkStart w:id="4717" w:name="_Toc517902951"/>
                    <w:bookmarkStart w:id="4718" w:name="_Toc517903518"/>
                    <w:bookmarkStart w:id="4719" w:name="_Toc517903654"/>
                    <w:bookmarkStart w:id="4720" w:name="_Toc517903926"/>
                    <w:bookmarkStart w:id="4721" w:name="_Toc517904061"/>
                    <w:bookmarkStart w:id="4722" w:name="_Toc517973720"/>
                    <w:bookmarkStart w:id="4723" w:name="_Toc517973849"/>
                    <w:bookmarkStart w:id="4724" w:name="_Toc517973978"/>
                    <w:bookmarkStart w:id="4725" w:name="_Toc517974232"/>
                    <w:bookmarkStart w:id="4726" w:name="_Toc518334400"/>
                    <w:bookmarkStart w:id="4727" w:name="_Toc518334670"/>
                    <w:bookmarkStart w:id="4728" w:name="_Toc518334800"/>
                    <w:bookmarkStart w:id="4729" w:name="_Toc518649149"/>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730" w:author="jie sun" w:date="2018-04-16T21:37:00Z"/>
                      <w:rFonts w:ascii="Arial" w:eastAsia="Times New Roman" w:hAnsi="Arial" w:cs="Arial"/>
                      <w:color w:val="000000"/>
                      <w:sz w:val="20"/>
                      <w:szCs w:val="14"/>
                    </w:rPr>
                  </w:pPr>
                  <w:del w:id="4731" w:author="jie sun" w:date="2018-04-16T21:37:00Z">
                    <w:r w:rsidDel="00D05427">
                      <w:rPr>
                        <w:rFonts w:ascii="Arial" w:eastAsia="Times New Roman" w:hAnsi="Arial" w:cs="Arial"/>
                        <w:color w:val="000000"/>
                        <w:sz w:val="20"/>
                        <w:szCs w:val="14"/>
                      </w:rPr>
                      <w:delText>0.94</w:delText>
                    </w:r>
                    <w:bookmarkStart w:id="4732" w:name="_Toc511906269"/>
                    <w:bookmarkStart w:id="4733" w:name="_Toc517801817"/>
                    <w:bookmarkStart w:id="4734" w:name="_Toc517813726"/>
                    <w:bookmarkStart w:id="4735" w:name="_Toc517899141"/>
                    <w:bookmarkStart w:id="4736" w:name="_Toc517899662"/>
                    <w:bookmarkStart w:id="4737" w:name="_Toc517900270"/>
                    <w:bookmarkStart w:id="4738" w:name="_Toc517900450"/>
                    <w:bookmarkStart w:id="4739" w:name="_Toc517900719"/>
                    <w:bookmarkStart w:id="4740" w:name="_Toc517900855"/>
                    <w:bookmarkStart w:id="4741" w:name="_Toc517900987"/>
                    <w:bookmarkStart w:id="4742" w:name="_Toc517902502"/>
                    <w:bookmarkStart w:id="4743" w:name="_Toc517902952"/>
                    <w:bookmarkStart w:id="4744" w:name="_Toc517903519"/>
                    <w:bookmarkStart w:id="4745" w:name="_Toc517903655"/>
                    <w:bookmarkStart w:id="4746" w:name="_Toc517903927"/>
                    <w:bookmarkStart w:id="4747" w:name="_Toc517904062"/>
                    <w:bookmarkStart w:id="4748" w:name="_Toc517973721"/>
                    <w:bookmarkStart w:id="4749" w:name="_Toc517973850"/>
                    <w:bookmarkStart w:id="4750" w:name="_Toc517973979"/>
                    <w:bookmarkStart w:id="4751" w:name="_Toc517974233"/>
                    <w:bookmarkStart w:id="4752" w:name="_Toc518334401"/>
                    <w:bookmarkStart w:id="4753" w:name="_Toc518334671"/>
                    <w:bookmarkStart w:id="4754" w:name="_Toc518334801"/>
                    <w:bookmarkStart w:id="4755" w:name="_Toc518649150"/>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del>
                </w:p>
              </w:tc>
              <w:bookmarkStart w:id="4756" w:name="_Toc511906270"/>
              <w:bookmarkStart w:id="4757" w:name="_Toc517801818"/>
              <w:bookmarkStart w:id="4758" w:name="_Toc517813727"/>
              <w:bookmarkStart w:id="4759" w:name="_Toc517899142"/>
              <w:bookmarkStart w:id="4760" w:name="_Toc517899663"/>
              <w:bookmarkStart w:id="4761" w:name="_Toc517900271"/>
              <w:bookmarkStart w:id="4762" w:name="_Toc517900451"/>
              <w:bookmarkStart w:id="4763" w:name="_Toc517900720"/>
              <w:bookmarkStart w:id="4764" w:name="_Toc517900856"/>
              <w:bookmarkStart w:id="4765" w:name="_Toc517900988"/>
              <w:bookmarkStart w:id="4766" w:name="_Toc517902503"/>
              <w:bookmarkStart w:id="4767" w:name="_Toc517902953"/>
              <w:bookmarkStart w:id="4768" w:name="_Toc517903520"/>
              <w:bookmarkStart w:id="4769" w:name="_Toc517903656"/>
              <w:bookmarkStart w:id="4770" w:name="_Toc517903928"/>
              <w:bookmarkStart w:id="4771" w:name="_Toc517904063"/>
              <w:bookmarkStart w:id="4772" w:name="_Toc517973722"/>
              <w:bookmarkStart w:id="4773" w:name="_Toc517973851"/>
              <w:bookmarkStart w:id="4774" w:name="_Toc517973980"/>
              <w:bookmarkStart w:id="4775" w:name="_Toc517974234"/>
              <w:bookmarkStart w:id="4776" w:name="_Toc518334402"/>
              <w:bookmarkStart w:id="4777" w:name="_Toc518334672"/>
              <w:bookmarkStart w:id="4778" w:name="_Toc518334802"/>
              <w:bookmarkStart w:id="4779" w:name="_Toc518649151"/>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tr>
            <w:tr w:rsidR="0087014B" w:rsidDel="00D05427" w14:paraId="23ACF149" w14:textId="77777777">
              <w:trPr>
                <w:trHeight w:val="48"/>
                <w:del w:id="4780"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781" w:author="jie sun" w:date="2018-04-16T21:37:00Z"/>
                      <w:rFonts w:ascii="Arial" w:eastAsia="Times New Roman" w:hAnsi="Arial" w:cs="Arial"/>
                      <w:b/>
                      <w:bCs/>
                      <w:color w:val="FFFFFF"/>
                      <w:sz w:val="20"/>
                      <w:szCs w:val="14"/>
                    </w:rPr>
                  </w:pPr>
                  <w:del w:id="4782" w:author="jie sun" w:date="2018-04-16T21:37:00Z">
                    <w:r w:rsidDel="00D05427">
                      <w:rPr>
                        <w:rFonts w:ascii="Arial" w:eastAsia="Times New Roman" w:hAnsi="Arial" w:cs="Arial"/>
                        <w:b/>
                        <w:bCs/>
                        <w:color w:val="FFFFFF"/>
                        <w:sz w:val="20"/>
                        <w:szCs w:val="14"/>
                      </w:rPr>
                      <w:delText>Walking</w:delText>
                    </w:r>
                    <w:bookmarkStart w:id="4783" w:name="_Toc511906271"/>
                    <w:bookmarkStart w:id="4784" w:name="_Toc517801819"/>
                    <w:bookmarkStart w:id="4785" w:name="_Toc517813728"/>
                    <w:bookmarkStart w:id="4786" w:name="_Toc517899143"/>
                    <w:bookmarkStart w:id="4787" w:name="_Toc517899664"/>
                    <w:bookmarkStart w:id="4788" w:name="_Toc517900272"/>
                    <w:bookmarkStart w:id="4789" w:name="_Toc517900452"/>
                    <w:bookmarkStart w:id="4790" w:name="_Toc517900721"/>
                    <w:bookmarkStart w:id="4791" w:name="_Toc517900857"/>
                    <w:bookmarkStart w:id="4792" w:name="_Toc517900989"/>
                    <w:bookmarkStart w:id="4793" w:name="_Toc517902504"/>
                    <w:bookmarkStart w:id="4794" w:name="_Toc517902954"/>
                    <w:bookmarkStart w:id="4795" w:name="_Toc517903521"/>
                    <w:bookmarkStart w:id="4796" w:name="_Toc517903657"/>
                    <w:bookmarkStart w:id="4797" w:name="_Toc517903929"/>
                    <w:bookmarkStart w:id="4798" w:name="_Toc517904064"/>
                    <w:bookmarkStart w:id="4799" w:name="_Toc517973723"/>
                    <w:bookmarkStart w:id="4800" w:name="_Toc517973852"/>
                    <w:bookmarkStart w:id="4801" w:name="_Toc517973981"/>
                    <w:bookmarkStart w:id="4802" w:name="_Toc517974235"/>
                    <w:bookmarkStart w:id="4803" w:name="_Toc518334403"/>
                    <w:bookmarkStart w:id="4804" w:name="_Toc518334673"/>
                    <w:bookmarkStart w:id="4805" w:name="_Toc518334803"/>
                    <w:bookmarkStart w:id="4806" w:name="_Toc51864915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807" w:author="jie sun" w:date="2018-04-16T21:37:00Z"/>
                      <w:rFonts w:ascii="Arial" w:eastAsia="Times New Roman" w:hAnsi="Arial" w:cs="Arial"/>
                      <w:color w:val="000000"/>
                      <w:sz w:val="20"/>
                      <w:szCs w:val="14"/>
                    </w:rPr>
                  </w:pPr>
                  <w:del w:id="4808" w:author="jie sun" w:date="2018-04-16T21:37:00Z">
                    <w:r w:rsidDel="00D05427">
                      <w:rPr>
                        <w:rFonts w:ascii="Arial" w:eastAsia="Times New Roman" w:hAnsi="Arial" w:cs="Arial"/>
                        <w:color w:val="000000"/>
                        <w:sz w:val="20"/>
                        <w:szCs w:val="14"/>
                      </w:rPr>
                      <w:delText>Put the Phone Beside Ear (to answer the phone call)</w:delText>
                    </w:r>
                    <w:bookmarkStart w:id="4809" w:name="_Toc511906272"/>
                    <w:bookmarkStart w:id="4810" w:name="_Toc517801820"/>
                    <w:bookmarkStart w:id="4811" w:name="_Toc517813729"/>
                    <w:bookmarkStart w:id="4812" w:name="_Toc517899144"/>
                    <w:bookmarkStart w:id="4813" w:name="_Toc517899665"/>
                    <w:bookmarkStart w:id="4814" w:name="_Toc517900273"/>
                    <w:bookmarkStart w:id="4815" w:name="_Toc517900453"/>
                    <w:bookmarkStart w:id="4816" w:name="_Toc517900722"/>
                    <w:bookmarkStart w:id="4817" w:name="_Toc517900858"/>
                    <w:bookmarkStart w:id="4818" w:name="_Toc517900990"/>
                    <w:bookmarkStart w:id="4819" w:name="_Toc517902505"/>
                    <w:bookmarkStart w:id="4820" w:name="_Toc517902955"/>
                    <w:bookmarkStart w:id="4821" w:name="_Toc517903522"/>
                    <w:bookmarkStart w:id="4822" w:name="_Toc517903658"/>
                    <w:bookmarkStart w:id="4823" w:name="_Toc517903930"/>
                    <w:bookmarkStart w:id="4824" w:name="_Toc517904065"/>
                    <w:bookmarkStart w:id="4825" w:name="_Toc517973724"/>
                    <w:bookmarkStart w:id="4826" w:name="_Toc517973853"/>
                    <w:bookmarkStart w:id="4827" w:name="_Toc517973982"/>
                    <w:bookmarkStart w:id="4828" w:name="_Toc517974236"/>
                    <w:bookmarkStart w:id="4829" w:name="_Toc518334404"/>
                    <w:bookmarkStart w:id="4830" w:name="_Toc518334674"/>
                    <w:bookmarkStart w:id="4831" w:name="_Toc518334804"/>
                    <w:bookmarkStart w:id="4832" w:name="_Toc518649153"/>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833" w:author="jie sun" w:date="2018-04-16T21:37:00Z"/>
                      <w:rFonts w:ascii="Arial" w:eastAsia="Times New Roman" w:hAnsi="Arial" w:cs="Arial"/>
                      <w:color w:val="000000"/>
                      <w:sz w:val="20"/>
                      <w:szCs w:val="14"/>
                    </w:rPr>
                    <w:pPrChange w:id="4834" w:author="像个男人一样" w:date="2018-03-21T01:45:00Z">
                      <w:pPr>
                        <w:spacing w:after="0"/>
                        <w:jc w:val="center"/>
                      </w:pPr>
                    </w:pPrChange>
                  </w:pPr>
                  <w:del w:id="4835" w:author="jie sun" w:date="2018-04-16T21:37:00Z">
                    <w:r w:rsidDel="00D05427">
                      <w:rPr>
                        <w:rFonts w:ascii="Arial" w:eastAsia="Times New Roman" w:hAnsi="Arial" w:cs="Arial"/>
                        <w:color w:val="000000"/>
                        <w:sz w:val="20"/>
                        <w:szCs w:val="14"/>
                      </w:rPr>
                      <w:delText>173cm</w:delText>
                    </w:r>
                    <w:bookmarkStart w:id="4836" w:name="_Toc511906273"/>
                    <w:bookmarkStart w:id="4837" w:name="_Toc517801821"/>
                    <w:bookmarkStart w:id="4838" w:name="_Toc517813730"/>
                    <w:bookmarkStart w:id="4839" w:name="_Toc517899145"/>
                    <w:bookmarkStart w:id="4840" w:name="_Toc517899666"/>
                    <w:bookmarkStart w:id="4841" w:name="_Toc517900274"/>
                    <w:bookmarkStart w:id="4842" w:name="_Toc517900454"/>
                    <w:bookmarkStart w:id="4843" w:name="_Toc517900723"/>
                    <w:bookmarkStart w:id="4844" w:name="_Toc517900859"/>
                    <w:bookmarkStart w:id="4845" w:name="_Toc517900991"/>
                    <w:bookmarkStart w:id="4846" w:name="_Toc517902506"/>
                    <w:bookmarkStart w:id="4847" w:name="_Toc517902956"/>
                    <w:bookmarkStart w:id="4848" w:name="_Toc517903523"/>
                    <w:bookmarkStart w:id="4849" w:name="_Toc517903659"/>
                    <w:bookmarkStart w:id="4850" w:name="_Toc517903931"/>
                    <w:bookmarkStart w:id="4851" w:name="_Toc517904066"/>
                    <w:bookmarkStart w:id="4852" w:name="_Toc517973725"/>
                    <w:bookmarkStart w:id="4853" w:name="_Toc517973854"/>
                    <w:bookmarkStart w:id="4854" w:name="_Toc517973983"/>
                    <w:bookmarkStart w:id="4855" w:name="_Toc517974237"/>
                    <w:bookmarkStart w:id="4856" w:name="_Toc518334405"/>
                    <w:bookmarkStart w:id="4857" w:name="_Toc518334675"/>
                    <w:bookmarkStart w:id="4858" w:name="_Toc518334805"/>
                    <w:bookmarkStart w:id="4859" w:name="_Toc518649154"/>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860" w:author="jie sun" w:date="2018-04-16T21:37:00Z"/>
                      <w:rFonts w:ascii="Arial" w:eastAsia="Times New Roman" w:hAnsi="Arial" w:cs="Arial"/>
                      <w:color w:val="000000"/>
                      <w:sz w:val="20"/>
                      <w:szCs w:val="14"/>
                    </w:rPr>
                  </w:pPr>
                  <w:del w:id="4861" w:author="jie sun" w:date="2018-04-16T21:37:00Z">
                    <w:r w:rsidDel="00D05427">
                      <w:rPr>
                        <w:rFonts w:ascii="Arial" w:eastAsia="Times New Roman" w:hAnsi="Arial" w:cs="Arial"/>
                        <w:color w:val="000000"/>
                        <w:sz w:val="20"/>
                        <w:szCs w:val="14"/>
                      </w:rPr>
                      <w:delText>60 Kilo</w:delText>
                    </w:r>
                    <w:bookmarkStart w:id="4862" w:name="_Toc511906274"/>
                    <w:bookmarkStart w:id="4863" w:name="_Toc517801822"/>
                    <w:bookmarkStart w:id="4864" w:name="_Toc517813731"/>
                    <w:bookmarkStart w:id="4865" w:name="_Toc517899146"/>
                    <w:bookmarkStart w:id="4866" w:name="_Toc517899667"/>
                    <w:bookmarkStart w:id="4867" w:name="_Toc517900275"/>
                    <w:bookmarkStart w:id="4868" w:name="_Toc517900455"/>
                    <w:bookmarkStart w:id="4869" w:name="_Toc517900724"/>
                    <w:bookmarkStart w:id="4870" w:name="_Toc517900860"/>
                    <w:bookmarkStart w:id="4871" w:name="_Toc517900992"/>
                    <w:bookmarkStart w:id="4872" w:name="_Toc517902507"/>
                    <w:bookmarkStart w:id="4873" w:name="_Toc517902957"/>
                    <w:bookmarkStart w:id="4874" w:name="_Toc517903524"/>
                    <w:bookmarkStart w:id="4875" w:name="_Toc517903660"/>
                    <w:bookmarkStart w:id="4876" w:name="_Toc517903932"/>
                    <w:bookmarkStart w:id="4877" w:name="_Toc517904067"/>
                    <w:bookmarkStart w:id="4878" w:name="_Toc517973726"/>
                    <w:bookmarkStart w:id="4879" w:name="_Toc517973855"/>
                    <w:bookmarkStart w:id="4880" w:name="_Toc517973984"/>
                    <w:bookmarkStart w:id="4881" w:name="_Toc517974238"/>
                    <w:bookmarkStart w:id="4882" w:name="_Toc518334406"/>
                    <w:bookmarkStart w:id="4883" w:name="_Toc518334676"/>
                    <w:bookmarkStart w:id="4884" w:name="_Toc518334806"/>
                    <w:bookmarkStart w:id="4885" w:name="_Toc518649155"/>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886" w:author="jie sun" w:date="2018-04-16T21:37:00Z"/>
                      <w:rFonts w:ascii="Arial" w:eastAsia="Times New Roman" w:hAnsi="Arial" w:cs="Arial"/>
                      <w:color w:val="000000"/>
                      <w:sz w:val="20"/>
                      <w:szCs w:val="14"/>
                    </w:rPr>
                  </w:pPr>
                  <w:del w:id="4887" w:author="jie sun" w:date="2018-04-16T21:37:00Z">
                    <w:r w:rsidDel="00D05427">
                      <w:rPr>
                        <w:rFonts w:ascii="Arial" w:eastAsia="Times New Roman" w:hAnsi="Arial" w:cs="Arial"/>
                        <w:color w:val="000000"/>
                        <w:sz w:val="20"/>
                        <w:szCs w:val="14"/>
                      </w:rPr>
                      <w:delText>28</w:delText>
                    </w:r>
                    <w:bookmarkStart w:id="4888" w:name="_Toc511906275"/>
                    <w:bookmarkStart w:id="4889" w:name="_Toc517801823"/>
                    <w:bookmarkStart w:id="4890" w:name="_Toc517813732"/>
                    <w:bookmarkStart w:id="4891" w:name="_Toc517899147"/>
                    <w:bookmarkStart w:id="4892" w:name="_Toc517899668"/>
                    <w:bookmarkStart w:id="4893" w:name="_Toc517900276"/>
                    <w:bookmarkStart w:id="4894" w:name="_Toc517900456"/>
                    <w:bookmarkStart w:id="4895" w:name="_Toc517900725"/>
                    <w:bookmarkStart w:id="4896" w:name="_Toc517900861"/>
                    <w:bookmarkStart w:id="4897" w:name="_Toc517900993"/>
                    <w:bookmarkStart w:id="4898" w:name="_Toc517902508"/>
                    <w:bookmarkStart w:id="4899" w:name="_Toc517902958"/>
                    <w:bookmarkStart w:id="4900" w:name="_Toc517903525"/>
                    <w:bookmarkStart w:id="4901" w:name="_Toc517903661"/>
                    <w:bookmarkStart w:id="4902" w:name="_Toc517903933"/>
                    <w:bookmarkStart w:id="4903" w:name="_Toc517904068"/>
                    <w:bookmarkStart w:id="4904" w:name="_Toc517973727"/>
                    <w:bookmarkStart w:id="4905" w:name="_Toc517973856"/>
                    <w:bookmarkStart w:id="4906" w:name="_Toc517973985"/>
                    <w:bookmarkStart w:id="4907" w:name="_Toc517974239"/>
                    <w:bookmarkStart w:id="4908" w:name="_Toc518334407"/>
                    <w:bookmarkStart w:id="4909" w:name="_Toc518334677"/>
                    <w:bookmarkStart w:id="4910" w:name="_Toc518334807"/>
                    <w:bookmarkStart w:id="4911" w:name="_Toc518649156"/>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912" w:author="jie sun" w:date="2018-04-16T21:37:00Z"/>
                      <w:rFonts w:ascii="Arial" w:eastAsia="Times New Roman" w:hAnsi="Arial" w:cs="Arial"/>
                      <w:color w:val="000000"/>
                      <w:sz w:val="20"/>
                      <w:szCs w:val="14"/>
                    </w:rPr>
                  </w:pPr>
                  <w:del w:id="4913" w:author="jie sun" w:date="2018-04-16T21:37:00Z">
                    <w:r w:rsidDel="00D05427">
                      <w:rPr>
                        <w:rFonts w:ascii="Arial" w:eastAsia="Times New Roman" w:hAnsi="Arial" w:cs="Arial"/>
                        <w:color w:val="000000"/>
                        <w:sz w:val="20"/>
                        <w:szCs w:val="14"/>
                      </w:rPr>
                      <w:delText>Flat</w:delText>
                    </w:r>
                    <w:bookmarkStart w:id="4914" w:name="_Toc511906276"/>
                    <w:bookmarkStart w:id="4915" w:name="_Toc517801824"/>
                    <w:bookmarkStart w:id="4916" w:name="_Toc517813733"/>
                    <w:bookmarkStart w:id="4917" w:name="_Toc517899148"/>
                    <w:bookmarkStart w:id="4918" w:name="_Toc517899669"/>
                    <w:bookmarkStart w:id="4919" w:name="_Toc517900277"/>
                    <w:bookmarkStart w:id="4920" w:name="_Toc517900457"/>
                    <w:bookmarkStart w:id="4921" w:name="_Toc517900726"/>
                    <w:bookmarkStart w:id="4922" w:name="_Toc517900862"/>
                    <w:bookmarkStart w:id="4923" w:name="_Toc517900994"/>
                    <w:bookmarkStart w:id="4924" w:name="_Toc517902509"/>
                    <w:bookmarkStart w:id="4925" w:name="_Toc517902959"/>
                    <w:bookmarkStart w:id="4926" w:name="_Toc517903526"/>
                    <w:bookmarkStart w:id="4927" w:name="_Toc517903662"/>
                    <w:bookmarkStart w:id="4928" w:name="_Toc517903934"/>
                    <w:bookmarkStart w:id="4929" w:name="_Toc517904069"/>
                    <w:bookmarkStart w:id="4930" w:name="_Toc517973728"/>
                    <w:bookmarkStart w:id="4931" w:name="_Toc517973857"/>
                    <w:bookmarkStart w:id="4932" w:name="_Toc517973986"/>
                    <w:bookmarkStart w:id="4933" w:name="_Toc517974240"/>
                    <w:bookmarkStart w:id="4934" w:name="_Toc518334408"/>
                    <w:bookmarkStart w:id="4935" w:name="_Toc518334678"/>
                    <w:bookmarkStart w:id="4936" w:name="_Toc518334808"/>
                    <w:bookmarkStart w:id="4937" w:name="_Toc518649157"/>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938" w:author="jie sun" w:date="2018-04-16T21:37:00Z"/>
                      <w:rFonts w:ascii="Arial" w:eastAsia="Times New Roman" w:hAnsi="Arial" w:cs="Arial"/>
                      <w:color w:val="000000"/>
                      <w:sz w:val="20"/>
                      <w:szCs w:val="14"/>
                    </w:rPr>
                  </w:pPr>
                  <w:del w:id="4939" w:author="jie sun" w:date="2018-04-16T21:37:00Z">
                    <w:r w:rsidDel="00D05427">
                      <w:rPr>
                        <w:rFonts w:ascii="Arial" w:eastAsia="Times New Roman" w:hAnsi="Arial" w:cs="Arial"/>
                        <w:color w:val="000000"/>
                        <w:sz w:val="20"/>
                        <w:szCs w:val="14"/>
                      </w:rPr>
                      <w:delText xml:space="preserve">50Hz </w:delText>
                    </w:r>
                    <w:bookmarkStart w:id="4940" w:name="_Toc511906277"/>
                    <w:bookmarkStart w:id="4941" w:name="_Toc517801825"/>
                    <w:bookmarkStart w:id="4942" w:name="_Toc517813734"/>
                    <w:bookmarkStart w:id="4943" w:name="_Toc517899149"/>
                    <w:bookmarkStart w:id="4944" w:name="_Toc517899670"/>
                    <w:bookmarkStart w:id="4945" w:name="_Toc517900278"/>
                    <w:bookmarkStart w:id="4946" w:name="_Toc517900458"/>
                    <w:bookmarkStart w:id="4947" w:name="_Toc517900727"/>
                    <w:bookmarkStart w:id="4948" w:name="_Toc517900863"/>
                    <w:bookmarkStart w:id="4949" w:name="_Toc517900995"/>
                    <w:bookmarkStart w:id="4950" w:name="_Toc517902510"/>
                    <w:bookmarkStart w:id="4951" w:name="_Toc517902960"/>
                    <w:bookmarkStart w:id="4952" w:name="_Toc517903527"/>
                    <w:bookmarkStart w:id="4953" w:name="_Toc517903663"/>
                    <w:bookmarkStart w:id="4954" w:name="_Toc517903935"/>
                    <w:bookmarkStart w:id="4955" w:name="_Toc517904070"/>
                    <w:bookmarkStart w:id="4956" w:name="_Toc517973729"/>
                    <w:bookmarkStart w:id="4957" w:name="_Toc517973858"/>
                    <w:bookmarkStart w:id="4958" w:name="_Toc517973987"/>
                    <w:bookmarkStart w:id="4959" w:name="_Toc517974241"/>
                    <w:bookmarkStart w:id="4960" w:name="_Toc518334409"/>
                    <w:bookmarkStart w:id="4961" w:name="_Toc518334679"/>
                    <w:bookmarkStart w:id="4962" w:name="_Toc518334809"/>
                    <w:bookmarkStart w:id="4963" w:name="_Toc518649158"/>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964" w:author="jie sun" w:date="2018-04-16T21:37:00Z"/>
                      <w:rFonts w:ascii="Arial" w:eastAsia="Times New Roman" w:hAnsi="Arial" w:cs="Arial"/>
                      <w:color w:val="000000"/>
                      <w:sz w:val="20"/>
                      <w:szCs w:val="14"/>
                    </w:rPr>
                  </w:pPr>
                  <w:del w:id="4965" w:author="jie sun" w:date="2018-04-16T21:37:00Z">
                    <w:r w:rsidDel="00D05427">
                      <w:rPr>
                        <w:rFonts w:ascii="Arial" w:eastAsia="Times New Roman" w:hAnsi="Arial" w:cs="Arial"/>
                        <w:color w:val="000000"/>
                        <w:sz w:val="20"/>
                        <w:szCs w:val="14"/>
                      </w:rPr>
                      <w:delText>192</w:delText>
                    </w:r>
                    <w:bookmarkStart w:id="4966" w:name="_Toc511906278"/>
                    <w:bookmarkStart w:id="4967" w:name="_Toc517801826"/>
                    <w:bookmarkStart w:id="4968" w:name="_Toc517813735"/>
                    <w:bookmarkStart w:id="4969" w:name="_Toc517899150"/>
                    <w:bookmarkStart w:id="4970" w:name="_Toc517899671"/>
                    <w:bookmarkStart w:id="4971" w:name="_Toc517900279"/>
                    <w:bookmarkStart w:id="4972" w:name="_Toc517900459"/>
                    <w:bookmarkStart w:id="4973" w:name="_Toc517900728"/>
                    <w:bookmarkStart w:id="4974" w:name="_Toc517900864"/>
                    <w:bookmarkStart w:id="4975" w:name="_Toc517900996"/>
                    <w:bookmarkStart w:id="4976" w:name="_Toc517902511"/>
                    <w:bookmarkStart w:id="4977" w:name="_Toc517902961"/>
                    <w:bookmarkStart w:id="4978" w:name="_Toc517903528"/>
                    <w:bookmarkStart w:id="4979" w:name="_Toc517903664"/>
                    <w:bookmarkStart w:id="4980" w:name="_Toc517903936"/>
                    <w:bookmarkStart w:id="4981" w:name="_Toc517904071"/>
                    <w:bookmarkStart w:id="4982" w:name="_Toc517973730"/>
                    <w:bookmarkStart w:id="4983" w:name="_Toc517973859"/>
                    <w:bookmarkStart w:id="4984" w:name="_Toc517973988"/>
                    <w:bookmarkStart w:id="4985" w:name="_Toc517974242"/>
                    <w:bookmarkStart w:id="4986" w:name="_Toc518334410"/>
                    <w:bookmarkStart w:id="4987" w:name="_Toc518334680"/>
                    <w:bookmarkStart w:id="4988" w:name="_Toc518334810"/>
                    <w:bookmarkStart w:id="4989" w:name="_Toc518649159"/>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990" w:author="jie sun" w:date="2018-04-16T21:37:00Z"/>
                      <w:rFonts w:ascii="Arial" w:eastAsia="Times New Roman" w:hAnsi="Arial" w:cs="Arial"/>
                      <w:color w:val="000000"/>
                      <w:sz w:val="20"/>
                      <w:szCs w:val="14"/>
                    </w:rPr>
                  </w:pPr>
                  <w:del w:id="4991" w:author="jie sun" w:date="2018-04-16T21:37:00Z">
                    <w:r w:rsidDel="00D05427">
                      <w:rPr>
                        <w:rFonts w:ascii="Arial" w:eastAsia="Times New Roman" w:hAnsi="Arial" w:cs="Arial"/>
                        <w:color w:val="000000"/>
                        <w:sz w:val="20"/>
                        <w:szCs w:val="14"/>
                      </w:rPr>
                      <w:delText>250</w:delText>
                    </w:r>
                    <w:bookmarkStart w:id="4992" w:name="_Toc511906279"/>
                    <w:bookmarkStart w:id="4993" w:name="_Toc517801827"/>
                    <w:bookmarkStart w:id="4994" w:name="_Toc517813736"/>
                    <w:bookmarkStart w:id="4995" w:name="_Toc517899151"/>
                    <w:bookmarkStart w:id="4996" w:name="_Toc517899672"/>
                    <w:bookmarkStart w:id="4997" w:name="_Toc517900280"/>
                    <w:bookmarkStart w:id="4998" w:name="_Toc517900460"/>
                    <w:bookmarkStart w:id="4999" w:name="_Toc517900729"/>
                    <w:bookmarkStart w:id="5000" w:name="_Toc517900865"/>
                    <w:bookmarkStart w:id="5001" w:name="_Toc517900997"/>
                    <w:bookmarkStart w:id="5002" w:name="_Toc517902512"/>
                    <w:bookmarkStart w:id="5003" w:name="_Toc517902962"/>
                    <w:bookmarkStart w:id="5004" w:name="_Toc517903529"/>
                    <w:bookmarkStart w:id="5005" w:name="_Toc517903665"/>
                    <w:bookmarkStart w:id="5006" w:name="_Toc517903937"/>
                    <w:bookmarkStart w:id="5007" w:name="_Toc517904072"/>
                    <w:bookmarkStart w:id="5008" w:name="_Toc517973731"/>
                    <w:bookmarkStart w:id="5009" w:name="_Toc517973860"/>
                    <w:bookmarkStart w:id="5010" w:name="_Toc517973989"/>
                    <w:bookmarkStart w:id="5011" w:name="_Toc517974243"/>
                    <w:bookmarkStart w:id="5012" w:name="_Toc518334411"/>
                    <w:bookmarkStart w:id="5013" w:name="_Toc518334681"/>
                    <w:bookmarkStart w:id="5014" w:name="_Toc518334811"/>
                    <w:bookmarkStart w:id="5015" w:name="_Toc518649160"/>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5016" w:author="jie sun" w:date="2018-04-16T21:37:00Z"/>
                      <w:rFonts w:ascii="Arial" w:eastAsia="Times New Roman" w:hAnsi="Arial" w:cs="Arial"/>
                      <w:color w:val="000000"/>
                      <w:sz w:val="20"/>
                      <w:szCs w:val="14"/>
                    </w:rPr>
                  </w:pPr>
                  <w:del w:id="5017" w:author="jie sun" w:date="2018-04-16T21:37:00Z">
                    <w:r w:rsidDel="00D05427">
                      <w:rPr>
                        <w:rFonts w:ascii="Arial" w:eastAsia="Times New Roman" w:hAnsi="Arial" w:cs="Arial"/>
                        <w:color w:val="000000"/>
                        <w:sz w:val="20"/>
                        <w:szCs w:val="14"/>
                      </w:rPr>
                      <w:delText>0.77</w:delText>
                    </w:r>
                    <w:bookmarkStart w:id="5018" w:name="_Toc511906280"/>
                    <w:bookmarkStart w:id="5019" w:name="_Toc517801828"/>
                    <w:bookmarkStart w:id="5020" w:name="_Toc517813737"/>
                    <w:bookmarkStart w:id="5021" w:name="_Toc517899152"/>
                    <w:bookmarkStart w:id="5022" w:name="_Toc517899673"/>
                    <w:bookmarkStart w:id="5023" w:name="_Toc517900281"/>
                    <w:bookmarkStart w:id="5024" w:name="_Toc517900461"/>
                    <w:bookmarkStart w:id="5025" w:name="_Toc517900730"/>
                    <w:bookmarkStart w:id="5026" w:name="_Toc517900866"/>
                    <w:bookmarkStart w:id="5027" w:name="_Toc517900998"/>
                    <w:bookmarkStart w:id="5028" w:name="_Toc517902513"/>
                    <w:bookmarkStart w:id="5029" w:name="_Toc517902963"/>
                    <w:bookmarkStart w:id="5030" w:name="_Toc517903530"/>
                    <w:bookmarkStart w:id="5031" w:name="_Toc517903666"/>
                    <w:bookmarkStart w:id="5032" w:name="_Toc517903938"/>
                    <w:bookmarkStart w:id="5033" w:name="_Toc517904073"/>
                    <w:bookmarkStart w:id="5034" w:name="_Toc517973732"/>
                    <w:bookmarkStart w:id="5035" w:name="_Toc517973861"/>
                    <w:bookmarkStart w:id="5036" w:name="_Toc517973990"/>
                    <w:bookmarkStart w:id="5037" w:name="_Toc517974244"/>
                    <w:bookmarkStart w:id="5038" w:name="_Toc518334412"/>
                    <w:bookmarkStart w:id="5039" w:name="_Toc518334682"/>
                    <w:bookmarkStart w:id="5040" w:name="_Toc518334812"/>
                    <w:bookmarkStart w:id="5041" w:name="_Toc518649161"/>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del>
                </w:p>
              </w:tc>
              <w:bookmarkStart w:id="5042" w:name="_Toc511906281"/>
              <w:bookmarkStart w:id="5043" w:name="_Toc517801829"/>
              <w:bookmarkStart w:id="5044" w:name="_Toc517813738"/>
              <w:bookmarkStart w:id="5045" w:name="_Toc517899153"/>
              <w:bookmarkStart w:id="5046" w:name="_Toc517899674"/>
              <w:bookmarkStart w:id="5047" w:name="_Toc517900282"/>
              <w:bookmarkStart w:id="5048" w:name="_Toc517900462"/>
              <w:bookmarkStart w:id="5049" w:name="_Toc517900731"/>
              <w:bookmarkStart w:id="5050" w:name="_Toc517900867"/>
              <w:bookmarkStart w:id="5051" w:name="_Toc517900999"/>
              <w:bookmarkStart w:id="5052" w:name="_Toc517902514"/>
              <w:bookmarkStart w:id="5053" w:name="_Toc517902964"/>
              <w:bookmarkStart w:id="5054" w:name="_Toc517903531"/>
              <w:bookmarkStart w:id="5055" w:name="_Toc517903667"/>
              <w:bookmarkStart w:id="5056" w:name="_Toc517903939"/>
              <w:bookmarkStart w:id="5057" w:name="_Toc517904074"/>
              <w:bookmarkStart w:id="5058" w:name="_Toc517973733"/>
              <w:bookmarkStart w:id="5059" w:name="_Toc517973862"/>
              <w:bookmarkStart w:id="5060" w:name="_Toc517973991"/>
              <w:bookmarkStart w:id="5061" w:name="_Toc517974245"/>
              <w:bookmarkStart w:id="5062" w:name="_Toc518334413"/>
              <w:bookmarkStart w:id="5063" w:name="_Toc518334683"/>
              <w:bookmarkStart w:id="5064" w:name="_Toc518334813"/>
              <w:bookmarkStart w:id="5065" w:name="_Toc518649162"/>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tr>
            <w:tr w:rsidR="0087014B" w:rsidDel="00D05427" w14:paraId="7CB3C37B" w14:textId="77777777">
              <w:trPr>
                <w:trHeight w:val="852"/>
                <w:del w:id="5066"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5067" w:author="jie sun" w:date="2018-04-16T21:37:00Z"/>
                      <w:rFonts w:ascii="Arial" w:eastAsia="Times New Roman" w:hAnsi="Arial" w:cs="Arial"/>
                      <w:b/>
                      <w:bCs/>
                      <w:color w:val="FFFFFF"/>
                      <w:sz w:val="20"/>
                      <w:szCs w:val="14"/>
                    </w:rPr>
                  </w:pPr>
                  <w:del w:id="5068" w:author="jie sun" w:date="2018-04-16T21:37:00Z">
                    <w:r w:rsidDel="00D05427">
                      <w:rPr>
                        <w:rFonts w:ascii="Arial" w:eastAsia="Times New Roman" w:hAnsi="Arial" w:cs="Arial"/>
                        <w:b/>
                        <w:bCs/>
                        <w:color w:val="FFFFFF"/>
                        <w:sz w:val="20"/>
                        <w:szCs w:val="14"/>
                      </w:rPr>
                      <w:delText>Running</w:delText>
                    </w:r>
                    <w:bookmarkStart w:id="5069" w:name="_Toc511906282"/>
                    <w:bookmarkStart w:id="5070" w:name="_Toc517801830"/>
                    <w:bookmarkStart w:id="5071" w:name="_Toc517813739"/>
                    <w:bookmarkStart w:id="5072" w:name="_Toc517899154"/>
                    <w:bookmarkStart w:id="5073" w:name="_Toc517899675"/>
                    <w:bookmarkStart w:id="5074" w:name="_Toc517900283"/>
                    <w:bookmarkStart w:id="5075" w:name="_Toc517900463"/>
                    <w:bookmarkStart w:id="5076" w:name="_Toc517900732"/>
                    <w:bookmarkStart w:id="5077" w:name="_Toc517900868"/>
                    <w:bookmarkStart w:id="5078" w:name="_Toc517901000"/>
                    <w:bookmarkStart w:id="5079" w:name="_Toc517902515"/>
                    <w:bookmarkStart w:id="5080" w:name="_Toc517902965"/>
                    <w:bookmarkStart w:id="5081" w:name="_Toc517903532"/>
                    <w:bookmarkStart w:id="5082" w:name="_Toc517903668"/>
                    <w:bookmarkStart w:id="5083" w:name="_Toc517903940"/>
                    <w:bookmarkStart w:id="5084" w:name="_Toc517904075"/>
                    <w:bookmarkStart w:id="5085" w:name="_Toc517973734"/>
                    <w:bookmarkStart w:id="5086" w:name="_Toc517973863"/>
                    <w:bookmarkStart w:id="5087" w:name="_Toc517973992"/>
                    <w:bookmarkStart w:id="5088" w:name="_Toc517974246"/>
                    <w:bookmarkStart w:id="5089" w:name="_Toc518334414"/>
                    <w:bookmarkStart w:id="5090" w:name="_Toc518334684"/>
                    <w:bookmarkStart w:id="5091" w:name="_Toc518334814"/>
                    <w:bookmarkStart w:id="5092" w:name="_Toc518649163"/>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5093" w:author="jie sun" w:date="2018-04-16T21:37:00Z"/>
                      <w:rFonts w:ascii="Arial" w:eastAsia="Times New Roman" w:hAnsi="Arial" w:cs="Arial"/>
                      <w:color w:val="000000"/>
                      <w:sz w:val="20"/>
                      <w:szCs w:val="14"/>
                    </w:rPr>
                  </w:pPr>
                  <w:del w:id="5094" w:author="jie sun" w:date="2018-04-16T21:37:00Z">
                    <w:r w:rsidDel="00D05427">
                      <w:rPr>
                        <w:rFonts w:ascii="Arial" w:eastAsia="Times New Roman" w:hAnsi="Arial" w:cs="Arial"/>
                        <w:color w:val="000000"/>
                        <w:sz w:val="20"/>
                        <w:szCs w:val="14"/>
                      </w:rPr>
                      <w:delText>In pocket of Pants</w:delText>
                    </w:r>
                    <w:bookmarkStart w:id="5095" w:name="_Toc511906283"/>
                    <w:bookmarkStart w:id="5096" w:name="_Toc517801831"/>
                    <w:bookmarkStart w:id="5097" w:name="_Toc517813740"/>
                    <w:bookmarkStart w:id="5098" w:name="_Toc517899155"/>
                    <w:bookmarkStart w:id="5099" w:name="_Toc517899676"/>
                    <w:bookmarkStart w:id="5100" w:name="_Toc517900284"/>
                    <w:bookmarkStart w:id="5101" w:name="_Toc517900464"/>
                    <w:bookmarkStart w:id="5102" w:name="_Toc517900733"/>
                    <w:bookmarkStart w:id="5103" w:name="_Toc517900869"/>
                    <w:bookmarkStart w:id="5104" w:name="_Toc517901001"/>
                    <w:bookmarkStart w:id="5105" w:name="_Toc517902516"/>
                    <w:bookmarkStart w:id="5106" w:name="_Toc517902966"/>
                    <w:bookmarkStart w:id="5107" w:name="_Toc517903533"/>
                    <w:bookmarkStart w:id="5108" w:name="_Toc517903669"/>
                    <w:bookmarkStart w:id="5109" w:name="_Toc517903941"/>
                    <w:bookmarkStart w:id="5110" w:name="_Toc517904076"/>
                    <w:bookmarkStart w:id="5111" w:name="_Toc517973735"/>
                    <w:bookmarkStart w:id="5112" w:name="_Toc517973864"/>
                    <w:bookmarkStart w:id="5113" w:name="_Toc517973993"/>
                    <w:bookmarkStart w:id="5114" w:name="_Toc517974247"/>
                    <w:bookmarkStart w:id="5115" w:name="_Toc518334415"/>
                    <w:bookmarkStart w:id="5116" w:name="_Toc518334685"/>
                    <w:bookmarkStart w:id="5117" w:name="_Toc518334815"/>
                    <w:bookmarkStart w:id="5118" w:name="_Toc51864916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5119" w:author="jie sun" w:date="2018-04-16T21:37:00Z"/>
                      <w:rFonts w:ascii="Arial" w:eastAsia="Times New Roman" w:hAnsi="Arial" w:cs="Arial"/>
                      <w:color w:val="000000"/>
                      <w:sz w:val="20"/>
                      <w:szCs w:val="14"/>
                    </w:rPr>
                  </w:pPr>
                  <w:del w:id="5120" w:author="jie sun" w:date="2018-04-16T21:37:00Z">
                    <w:r w:rsidDel="00D05427">
                      <w:rPr>
                        <w:rFonts w:ascii="Arial" w:eastAsia="Times New Roman" w:hAnsi="Arial" w:cs="Arial"/>
                        <w:color w:val="000000"/>
                        <w:sz w:val="20"/>
                        <w:szCs w:val="14"/>
                      </w:rPr>
                      <w:delText>173cm</w:delText>
                    </w:r>
                    <w:bookmarkStart w:id="5121" w:name="_Toc511906284"/>
                    <w:bookmarkStart w:id="5122" w:name="_Toc517801832"/>
                    <w:bookmarkStart w:id="5123" w:name="_Toc517813741"/>
                    <w:bookmarkStart w:id="5124" w:name="_Toc517899156"/>
                    <w:bookmarkStart w:id="5125" w:name="_Toc517899677"/>
                    <w:bookmarkStart w:id="5126" w:name="_Toc517900285"/>
                    <w:bookmarkStart w:id="5127" w:name="_Toc517900465"/>
                    <w:bookmarkStart w:id="5128" w:name="_Toc517900734"/>
                    <w:bookmarkStart w:id="5129" w:name="_Toc517900870"/>
                    <w:bookmarkStart w:id="5130" w:name="_Toc517901002"/>
                    <w:bookmarkStart w:id="5131" w:name="_Toc517902517"/>
                    <w:bookmarkStart w:id="5132" w:name="_Toc517902967"/>
                    <w:bookmarkStart w:id="5133" w:name="_Toc517903534"/>
                    <w:bookmarkStart w:id="5134" w:name="_Toc517903670"/>
                    <w:bookmarkStart w:id="5135" w:name="_Toc517903942"/>
                    <w:bookmarkStart w:id="5136" w:name="_Toc517904077"/>
                    <w:bookmarkStart w:id="5137" w:name="_Toc517973736"/>
                    <w:bookmarkStart w:id="5138" w:name="_Toc517973865"/>
                    <w:bookmarkStart w:id="5139" w:name="_Toc517973994"/>
                    <w:bookmarkStart w:id="5140" w:name="_Toc517974248"/>
                    <w:bookmarkStart w:id="5141" w:name="_Toc518334416"/>
                    <w:bookmarkStart w:id="5142" w:name="_Toc518334686"/>
                    <w:bookmarkStart w:id="5143" w:name="_Toc518334816"/>
                    <w:bookmarkStart w:id="5144" w:name="_Toc518649165"/>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5145" w:author="jie sun" w:date="2018-04-16T21:37:00Z"/>
                      <w:rFonts w:ascii="Arial" w:eastAsia="Times New Roman" w:hAnsi="Arial" w:cs="Arial"/>
                      <w:color w:val="000000"/>
                      <w:sz w:val="20"/>
                      <w:szCs w:val="14"/>
                    </w:rPr>
                  </w:pPr>
                  <w:del w:id="5146" w:author="jie sun" w:date="2018-04-16T21:37:00Z">
                    <w:r w:rsidDel="00D05427">
                      <w:rPr>
                        <w:rFonts w:ascii="Arial" w:eastAsia="Times New Roman" w:hAnsi="Arial" w:cs="Arial"/>
                        <w:color w:val="000000"/>
                        <w:sz w:val="20"/>
                        <w:szCs w:val="14"/>
                      </w:rPr>
                      <w:delText>60 Kilo</w:delText>
                    </w:r>
                    <w:bookmarkStart w:id="5147" w:name="_Toc511906285"/>
                    <w:bookmarkStart w:id="5148" w:name="_Toc517801833"/>
                    <w:bookmarkStart w:id="5149" w:name="_Toc517813742"/>
                    <w:bookmarkStart w:id="5150" w:name="_Toc517899157"/>
                    <w:bookmarkStart w:id="5151" w:name="_Toc517899678"/>
                    <w:bookmarkStart w:id="5152" w:name="_Toc517900286"/>
                    <w:bookmarkStart w:id="5153" w:name="_Toc517900466"/>
                    <w:bookmarkStart w:id="5154" w:name="_Toc517900735"/>
                    <w:bookmarkStart w:id="5155" w:name="_Toc517900871"/>
                    <w:bookmarkStart w:id="5156" w:name="_Toc517901003"/>
                    <w:bookmarkStart w:id="5157" w:name="_Toc517902518"/>
                    <w:bookmarkStart w:id="5158" w:name="_Toc517902968"/>
                    <w:bookmarkStart w:id="5159" w:name="_Toc517903535"/>
                    <w:bookmarkStart w:id="5160" w:name="_Toc517903671"/>
                    <w:bookmarkStart w:id="5161" w:name="_Toc517903943"/>
                    <w:bookmarkStart w:id="5162" w:name="_Toc517904078"/>
                    <w:bookmarkStart w:id="5163" w:name="_Toc517973737"/>
                    <w:bookmarkStart w:id="5164" w:name="_Toc517973866"/>
                    <w:bookmarkStart w:id="5165" w:name="_Toc517973995"/>
                    <w:bookmarkStart w:id="5166" w:name="_Toc517974249"/>
                    <w:bookmarkStart w:id="5167" w:name="_Toc518334417"/>
                    <w:bookmarkStart w:id="5168" w:name="_Toc518334687"/>
                    <w:bookmarkStart w:id="5169" w:name="_Toc518334817"/>
                    <w:bookmarkStart w:id="5170" w:name="_Toc51864916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5171" w:author="jie sun" w:date="2018-04-16T21:37:00Z"/>
                      <w:rFonts w:ascii="Arial" w:eastAsia="Times New Roman" w:hAnsi="Arial" w:cs="Arial"/>
                      <w:color w:val="000000"/>
                      <w:sz w:val="20"/>
                      <w:szCs w:val="14"/>
                    </w:rPr>
                  </w:pPr>
                  <w:del w:id="5172" w:author="jie sun" w:date="2018-04-16T21:37:00Z">
                    <w:r w:rsidDel="00D05427">
                      <w:rPr>
                        <w:rFonts w:ascii="Arial" w:eastAsia="Times New Roman" w:hAnsi="Arial" w:cs="Arial"/>
                        <w:color w:val="000000"/>
                        <w:sz w:val="20"/>
                        <w:szCs w:val="14"/>
                      </w:rPr>
                      <w:delText>28</w:delText>
                    </w:r>
                    <w:bookmarkStart w:id="5173" w:name="_Toc511906286"/>
                    <w:bookmarkStart w:id="5174" w:name="_Toc517801834"/>
                    <w:bookmarkStart w:id="5175" w:name="_Toc517813743"/>
                    <w:bookmarkStart w:id="5176" w:name="_Toc517899158"/>
                    <w:bookmarkStart w:id="5177" w:name="_Toc517899679"/>
                    <w:bookmarkStart w:id="5178" w:name="_Toc517900287"/>
                    <w:bookmarkStart w:id="5179" w:name="_Toc517900467"/>
                    <w:bookmarkStart w:id="5180" w:name="_Toc517900736"/>
                    <w:bookmarkStart w:id="5181" w:name="_Toc517900872"/>
                    <w:bookmarkStart w:id="5182" w:name="_Toc517901004"/>
                    <w:bookmarkStart w:id="5183" w:name="_Toc517902519"/>
                    <w:bookmarkStart w:id="5184" w:name="_Toc517902969"/>
                    <w:bookmarkStart w:id="5185" w:name="_Toc517903536"/>
                    <w:bookmarkStart w:id="5186" w:name="_Toc517903672"/>
                    <w:bookmarkStart w:id="5187" w:name="_Toc517903944"/>
                    <w:bookmarkStart w:id="5188" w:name="_Toc517904079"/>
                    <w:bookmarkStart w:id="5189" w:name="_Toc517973738"/>
                    <w:bookmarkStart w:id="5190" w:name="_Toc517973867"/>
                    <w:bookmarkStart w:id="5191" w:name="_Toc517973996"/>
                    <w:bookmarkStart w:id="5192" w:name="_Toc517974250"/>
                    <w:bookmarkStart w:id="5193" w:name="_Toc518334418"/>
                    <w:bookmarkStart w:id="5194" w:name="_Toc518334688"/>
                    <w:bookmarkStart w:id="5195" w:name="_Toc518334818"/>
                    <w:bookmarkStart w:id="5196" w:name="_Toc518649167"/>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5197" w:author="jie sun" w:date="2018-04-16T21:37:00Z"/>
                      <w:rFonts w:ascii="Arial" w:eastAsia="Times New Roman" w:hAnsi="Arial" w:cs="Arial"/>
                      <w:color w:val="000000"/>
                      <w:sz w:val="20"/>
                      <w:szCs w:val="14"/>
                    </w:rPr>
                  </w:pPr>
                  <w:del w:id="5198" w:author="jie sun" w:date="2018-04-16T21:37:00Z">
                    <w:r w:rsidDel="00D05427">
                      <w:rPr>
                        <w:rFonts w:ascii="Arial" w:eastAsia="Times New Roman" w:hAnsi="Arial" w:cs="Arial"/>
                        <w:color w:val="000000"/>
                        <w:sz w:val="20"/>
                        <w:szCs w:val="14"/>
                      </w:rPr>
                      <w:delText>Flat</w:delText>
                    </w:r>
                    <w:bookmarkStart w:id="5199" w:name="_Toc511906287"/>
                    <w:bookmarkStart w:id="5200" w:name="_Toc517801835"/>
                    <w:bookmarkStart w:id="5201" w:name="_Toc517813744"/>
                    <w:bookmarkStart w:id="5202" w:name="_Toc517899159"/>
                    <w:bookmarkStart w:id="5203" w:name="_Toc517899680"/>
                    <w:bookmarkStart w:id="5204" w:name="_Toc517900288"/>
                    <w:bookmarkStart w:id="5205" w:name="_Toc517900468"/>
                    <w:bookmarkStart w:id="5206" w:name="_Toc517900737"/>
                    <w:bookmarkStart w:id="5207" w:name="_Toc517900873"/>
                    <w:bookmarkStart w:id="5208" w:name="_Toc517901005"/>
                    <w:bookmarkStart w:id="5209" w:name="_Toc517902520"/>
                    <w:bookmarkStart w:id="5210" w:name="_Toc517902970"/>
                    <w:bookmarkStart w:id="5211" w:name="_Toc517903537"/>
                    <w:bookmarkStart w:id="5212" w:name="_Toc517903673"/>
                    <w:bookmarkStart w:id="5213" w:name="_Toc517903945"/>
                    <w:bookmarkStart w:id="5214" w:name="_Toc517904080"/>
                    <w:bookmarkStart w:id="5215" w:name="_Toc517973739"/>
                    <w:bookmarkStart w:id="5216" w:name="_Toc517973868"/>
                    <w:bookmarkStart w:id="5217" w:name="_Toc517973997"/>
                    <w:bookmarkStart w:id="5218" w:name="_Toc517974251"/>
                    <w:bookmarkStart w:id="5219" w:name="_Toc518334419"/>
                    <w:bookmarkStart w:id="5220" w:name="_Toc518334689"/>
                    <w:bookmarkStart w:id="5221" w:name="_Toc518334819"/>
                    <w:bookmarkStart w:id="5222" w:name="_Toc51864916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5223" w:author="jie sun" w:date="2018-04-16T21:37:00Z"/>
                      <w:rFonts w:ascii="Arial" w:eastAsia="Times New Roman" w:hAnsi="Arial" w:cs="Arial"/>
                      <w:color w:val="000000"/>
                      <w:sz w:val="20"/>
                      <w:szCs w:val="14"/>
                    </w:rPr>
                  </w:pPr>
                  <w:del w:id="5224" w:author="jie sun" w:date="2018-04-16T21:37:00Z">
                    <w:r w:rsidDel="00D05427">
                      <w:rPr>
                        <w:rFonts w:ascii="Arial" w:eastAsia="Times New Roman" w:hAnsi="Arial" w:cs="Arial"/>
                        <w:color w:val="000000"/>
                        <w:sz w:val="20"/>
                        <w:szCs w:val="14"/>
                      </w:rPr>
                      <w:delText xml:space="preserve">50Hz </w:delText>
                    </w:r>
                    <w:bookmarkStart w:id="5225" w:name="_Toc511906288"/>
                    <w:bookmarkStart w:id="5226" w:name="_Toc517801836"/>
                    <w:bookmarkStart w:id="5227" w:name="_Toc517813745"/>
                    <w:bookmarkStart w:id="5228" w:name="_Toc517899160"/>
                    <w:bookmarkStart w:id="5229" w:name="_Toc517899681"/>
                    <w:bookmarkStart w:id="5230" w:name="_Toc517900289"/>
                    <w:bookmarkStart w:id="5231" w:name="_Toc517900469"/>
                    <w:bookmarkStart w:id="5232" w:name="_Toc517900738"/>
                    <w:bookmarkStart w:id="5233" w:name="_Toc517900874"/>
                    <w:bookmarkStart w:id="5234" w:name="_Toc517901006"/>
                    <w:bookmarkStart w:id="5235" w:name="_Toc517902521"/>
                    <w:bookmarkStart w:id="5236" w:name="_Toc517902971"/>
                    <w:bookmarkStart w:id="5237" w:name="_Toc517903538"/>
                    <w:bookmarkStart w:id="5238" w:name="_Toc517903674"/>
                    <w:bookmarkStart w:id="5239" w:name="_Toc517903946"/>
                    <w:bookmarkStart w:id="5240" w:name="_Toc517904081"/>
                    <w:bookmarkStart w:id="5241" w:name="_Toc517973740"/>
                    <w:bookmarkStart w:id="5242" w:name="_Toc517973869"/>
                    <w:bookmarkStart w:id="5243" w:name="_Toc517973998"/>
                    <w:bookmarkStart w:id="5244" w:name="_Toc517974252"/>
                    <w:bookmarkStart w:id="5245" w:name="_Toc518334420"/>
                    <w:bookmarkStart w:id="5246" w:name="_Toc518334690"/>
                    <w:bookmarkStart w:id="5247" w:name="_Toc518334820"/>
                    <w:bookmarkStart w:id="5248" w:name="_Toc518649169"/>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5249" w:author="jie sun" w:date="2018-04-16T21:37:00Z"/>
                      <w:rFonts w:ascii="Arial" w:eastAsia="Times New Roman" w:hAnsi="Arial" w:cs="Arial"/>
                      <w:color w:val="000000"/>
                      <w:sz w:val="20"/>
                      <w:szCs w:val="14"/>
                    </w:rPr>
                  </w:pPr>
                  <w:del w:id="5250" w:author="jie sun" w:date="2018-04-16T21:37:00Z">
                    <w:r w:rsidDel="00D05427">
                      <w:rPr>
                        <w:rFonts w:ascii="Arial" w:eastAsia="Times New Roman" w:hAnsi="Arial" w:cs="Arial"/>
                        <w:color w:val="000000"/>
                        <w:sz w:val="20"/>
                        <w:szCs w:val="14"/>
                      </w:rPr>
                      <w:delText>258</w:delText>
                    </w:r>
                    <w:bookmarkStart w:id="5251" w:name="_Toc511906289"/>
                    <w:bookmarkStart w:id="5252" w:name="_Toc517801837"/>
                    <w:bookmarkStart w:id="5253" w:name="_Toc517813746"/>
                    <w:bookmarkStart w:id="5254" w:name="_Toc517899161"/>
                    <w:bookmarkStart w:id="5255" w:name="_Toc517899682"/>
                    <w:bookmarkStart w:id="5256" w:name="_Toc517900290"/>
                    <w:bookmarkStart w:id="5257" w:name="_Toc517900470"/>
                    <w:bookmarkStart w:id="5258" w:name="_Toc517900739"/>
                    <w:bookmarkStart w:id="5259" w:name="_Toc517900875"/>
                    <w:bookmarkStart w:id="5260" w:name="_Toc517901007"/>
                    <w:bookmarkStart w:id="5261" w:name="_Toc517902522"/>
                    <w:bookmarkStart w:id="5262" w:name="_Toc517902972"/>
                    <w:bookmarkStart w:id="5263" w:name="_Toc517903539"/>
                    <w:bookmarkStart w:id="5264" w:name="_Toc517903675"/>
                    <w:bookmarkStart w:id="5265" w:name="_Toc517903947"/>
                    <w:bookmarkStart w:id="5266" w:name="_Toc517904082"/>
                    <w:bookmarkStart w:id="5267" w:name="_Toc517973741"/>
                    <w:bookmarkStart w:id="5268" w:name="_Toc517973870"/>
                    <w:bookmarkStart w:id="5269" w:name="_Toc517973999"/>
                    <w:bookmarkStart w:id="5270" w:name="_Toc517974253"/>
                    <w:bookmarkStart w:id="5271" w:name="_Toc518334421"/>
                    <w:bookmarkStart w:id="5272" w:name="_Toc518334691"/>
                    <w:bookmarkStart w:id="5273" w:name="_Toc518334821"/>
                    <w:bookmarkStart w:id="5274" w:name="_Toc51864917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275" w:author="jie sun" w:date="2018-04-16T21:37:00Z"/>
                      <w:rFonts w:ascii="Arial" w:eastAsia="Times New Roman" w:hAnsi="Arial" w:cs="Arial"/>
                      <w:color w:val="000000"/>
                      <w:sz w:val="20"/>
                      <w:szCs w:val="14"/>
                    </w:rPr>
                  </w:pPr>
                  <w:del w:id="5276" w:author="jie sun" w:date="2018-04-16T21:37:00Z">
                    <w:r w:rsidDel="00D05427">
                      <w:rPr>
                        <w:rFonts w:ascii="Arial" w:eastAsia="Times New Roman" w:hAnsi="Arial" w:cs="Arial"/>
                        <w:color w:val="000000"/>
                        <w:sz w:val="20"/>
                        <w:szCs w:val="14"/>
                      </w:rPr>
                      <w:delText>250</w:delText>
                    </w:r>
                    <w:bookmarkStart w:id="5277" w:name="_Toc511906290"/>
                    <w:bookmarkStart w:id="5278" w:name="_Toc517801838"/>
                    <w:bookmarkStart w:id="5279" w:name="_Toc517813747"/>
                    <w:bookmarkStart w:id="5280" w:name="_Toc517899162"/>
                    <w:bookmarkStart w:id="5281" w:name="_Toc517899683"/>
                    <w:bookmarkStart w:id="5282" w:name="_Toc517900291"/>
                    <w:bookmarkStart w:id="5283" w:name="_Toc517900471"/>
                    <w:bookmarkStart w:id="5284" w:name="_Toc517900740"/>
                    <w:bookmarkStart w:id="5285" w:name="_Toc517900876"/>
                    <w:bookmarkStart w:id="5286" w:name="_Toc517901008"/>
                    <w:bookmarkStart w:id="5287" w:name="_Toc517902523"/>
                    <w:bookmarkStart w:id="5288" w:name="_Toc517902973"/>
                    <w:bookmarkStart w:id="5289" w:name="_Toc517903540"/>
                    <w:bookmarkStart w:id="5290" w:name="_Toc517903676"/>
                    <w:bookmarkStart w:id="5291" w:name="_Toc517903948"/>
                    <w:bookmarkStart w:id="5292" w:name="_Toc517904083"/>
                    <w:bookmarkStart w:id="5293" w:name="_Toc517973742"/>
                    <w:bookmarkStart w:id="5294" w:name="_Toc517973871"/>
                    <w:bookmarkStart w:id="5295" w:name="_Toc517974000"/>
                    <w:bookmarkStart w:id="5296" w:name="_Toc517974254"/>
                    <w:bookmarkStart w:id="5297" w:name="_Toc518334422"/>
                    <w:bookmarkStart w:id="5298" w:name="_Toc518334692"/>
                    <w:bookmarkStart w:id="5299" w:name="_Toc518334822"/>
                    <w:bookmarkStart w:id="5300" w:name="_Toc518649171"/>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301" w:author="jie sun" w:date="2018-04-16T21:37:00Z"/>
                      <w:rFonts w:ascii="Arial" w:eastAsia="Times New Roman" w:hAnsi="Arial" w:cs="Arial"/>
                      <w:color w:val="000000"/>
                      <w:sz w:val="20"/>
                      <w:szCs w:val="14"/>
                    </w:rPr>
                  </w:pPr>
                  <w:del w:id="5302" w:author="jie sun" w:date="2018-04-16T21:37:00Z">
                    <w:r w:rsidDel="00D05427">
                      <w:rPr>
                        <w:rFonts w:ascii="Arial" w:eastAsia="Times New Roman" w:hAnsi="Arial" w:cs="Arial"/>
                        <w:color w:val="000000"/>
                        <w:sz w:val="20"/>
                        <w:szCs w:val="14"/>
                      </w:rPr>
                      <w:delText>0.97</w:delText>
                    </w:r>
                    <w:bookmarkStart w:id="5303" w:name="_Toc511906291"/>
                    <w:bookmarkStart w:id="5304" w:name="_Toc517801839"/>
                    <w:bookmarkStart w:id="5305" w:name="_Toc517813748"/>
                    <w:bookmarkStart w:id="5306" w:name="_Toc517899163"/>
                    <w:bookmarkStart w:id="5307" w:name="_Toc517899684"/>
                    <w:bookmarkStart w:id="5308" w:name="_Toc517900292"/>
                    <w:bookmarkStart w:id="5309" w:name="_Toc517900472"/>
                    <w:bookmarkStart w:id="5310" w:name="_Toc517900741"/>
                    <w:bookmarkStart w:id="5311" w:name="_Toc517900877"/>
                    <w:bookmarkStart w:id="5312" w:name="_Toc517901009"/>
                    <w:bookmarkStart w:id="5313" w:name="_Toc517902524"/>
                    <w:bookmarkStart w:id="5314" w:name="_Toc517902974"/>
                    <w:bookmarkStart w:id="5315" w:name="_Toc517903541"/>
                    <w:bookmarkStart w:id="5316" w:name="_Toc517903677"/>
                    <w:bookmarkStart w:id="5317" w:name="_Toc517903949"/>
                    <w:bookmarkStart w:id="5318" w:name="_Toc517904084"/>
                    <w:bookmarkStart w:id="5319" w:name="_Toc517973743"/>
                    <w:bookmarkStart w:id="5320" w:name="_Toc517973872"/>
                    <w:bookmarkStart w:id="5321" w:name="_Toc517974001"/>
                    <w:bookmarkStart w:id="5322" w:name="_Toc517974255"/>
                    <w:bookmarkStart w:id="5323" w:name="_Toc518334423"/>
                    <w:bookmarkStart w:id="5324" w:name="_Toc518334693"/>
                    <w:bookmarkStart w:id="5325" w:name="_Toc518334823"/>
                    <w:bookmarkStart w:id="5326" w:name="_Toc51864917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del>
                </w:p>
              </w:tc>
              <w:bookmarkStart w:id="5327" w:name="_Toc511906292"/>
              <w:bookmarkStart w:id="5328" w:name="_Toc517801840"/>
              <w:bookmarkStart w:id="5329" w:name="_Toc517813749"/>
              <w:bookmarkStart w:id="5330" w:name="_Toc517899164"/>
              <w:bookmarkStart w:id="5331" w:name="_Toc517899685"/>
              <w:bookmarkStart w:id="5332" w:name="_Toc517900293"/>
              <w:bookmarkStart w:id="5333" w:name="_Toc517900473"/>
              <w:bookmarkStart w:id="5334" w:name="_Toc517900742"/>
              <w:bookmarkStart w:id="5335" w:name="_Toc517900878"/>
              <w:bookmarkStart w:id="5336" w:name="_Toc517901010"/>
              <w:bookmarkStart w:id="5337" w:name="_Toc517902525"/>
              <w:bookmarkStart w:id="5338" w:name="_Toc517902975"/>
              <w:bookmarkStart w:id="5339" w:name="_Toc517903542"/>
              <w:bookmarkStart w:id="5340" w:name="_Toc517903678"/>
              <w:bookmarkStart w:id="5341" w:name="_Toc517903950"/>
              <w:bookmarkStart w:id="5342" w:name="_Toc517904085"/>
              <w:bookmarkStart w:id="5343" w:name="_Toc517973744"/>
              <w:bookmarkStart w:id="5344" w:name="_Toc517973873"/>
              <w:bookmarkStart w:id="5345" w:name="_Toc517974002"/>
              <w:bookmarkStart w:id="5346" w:name="_Toc517974256"/>
              <w:bookmarkStart w:id="5347" w:name="_Toc518334424"/>
              <w:bookmarkStart w:id="5348" w:name="_Toc518334694"/>
              <w:bookmarkStart w:id="5349" w:name="_Toc518334824"/>
              <w:bookmarkStart w:id="5350" w:name="_Toc518649173"/>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tr>
          </w:tbl>
          <w:p w14:paraId="175F47FD" w14:textId="77777777" w:rsidR="0087014B" w:rsidDel="00D05427" w:rsidRDefault="0087014B">
            <w:pPr>
              <w:spacing w:after="0"/>
              <w:rPr>
                <w:del w:id="5351" w:author="jie sun" w:date="2018-04-16T21:37:00Z"/>
              </w:rPr>
            </w:pPr>
            <w:bookmarkStart w:id="5352" w:name="_Toc511906293"/>
            <w:bookmarkStart w:id="5353" w:name="_Toc517801841"/>
            <w:bookmarkStart w:id="5354" w:name="_Toc517813750"/>
            <w:bookmarkStart w:id="5355" w:name="_Toc517899165"/>
            <w:bookmarkStart w:id="5356" w:name="_Toc517899686"/>
            <w:bookmarkStart w:id="5357" w:name="_Toc517900294"/>
            <w:bookmarkStart w:id="5358" w:name="_Toc517900474"/>
            <w:bookmarkStart w:id="5359" w:name="_Toc517900743"/>
            <w:bookmarkStart w:id="5360" w:name="_Toc517900879"/>
            <w:bookmarkStart w:id="5361" w:name="_Toc517901011"/>
            <w:bookmarkStart w:id="5362" w:name="_Toc517902526"/>
            <w:bookmarkStart w:id="5363" w:name="_Toc517902976"/>
            <w:bookmarkStart w:id="5364" w:name="_Toc517903543"/>
            <w:bookmarkStart w:id="5365" w:name="_Toc517903679"/>
            <w:bookmarkStart w:id="5366" w:name="_Toc517903951"/>
            <w:bookmarkStart w:id="5367" w:name="_Toc517904086"/>
            <w:bookmarkStart w:id="5368" w:name="_Toc517973745"/>
            <w:bookmarkStart w:id="5369" w:name="_Toc517973874"/>
            <w:bookmarkStart w:id="5370" w:name="_Toc517974003"/>
            <w:bookmarkStart w:id="5371" w:name="_Toc517974257"/>
            <w:bookmarkStart w:id="5372" w:name="_Toc518334425"/>
            <w:bookmarkStart w:id="5373" w:name="_Toc518334695"/>
            <w:bookmarkStart w:id="5374" w:name="_Toc518334825"/>
            <w:bookmarkStart w:id="5375" w:name="_Toc518649174"/>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tc>
        <w:bookmarkStart w:id="5376" w:name="_Toc511906294"/>
        <w:bookmarkStart w:id="5377" w:name="_Toc517801842"/>
        <w:bookmarkStart w:id="5378" w:name="_Toc517813751"/>
        <w:bookmarkStart w:id="5379" w:name="_Toc517899166"/>
        <w:bookmarkStart w:id="5380" w:name="_Toc517899687"/>
        <w:bookmarkStart w:id="5381" w:name="_Toc517900295"/>
        <w:bookmarkStart w:id="5382" w:name="_Toc517900475"/>
        <w:bookmarkStart w:id="5383" w:name="_Toc517900744"/>
        <w:bookmarkStart w:id="5384" w:name="_Toc517900880"/>
        <w:bookmarkStart w:id="5385" w:name="_Toc517901012"/>
        <w:bookmarkStart w:id="5386" w:name="_Toc517902527"/>
        <w:bookmarkStart w:id="5387" w:name="_Toc517902977"/>
        <w:bookmarkStart w:id="5388" w:name="_Toc517903544"/>
        <w:bookmarkStart w:id="5389" w:name="_Toc517903680"/>
        <w:bookmarkStart w:id="5390" w:name="_Toc517903952"/>
        <w:bookmarkStart w:id="5391" w:name="_Toc517904087"/>
        <w:bookmarkStart w:id="5392" w:name="_Toc517973746"/>
        <w:bookmarkStart w:id="5393" w:name="_Toc517973875"/>
        <w:bookmarkStart w:id="5394" w:name="_Toc517974004"/>
        <w:bookmarkStart w:id="5395" w:name="_Toc517974258"/>
        <w:bookmarkStart w:id="5396" w:name="_Toc518334426"/>
        <w:bookmarkStart w:id="5397" w:name="_Toc518334696"/>
        <w:bookmarkStart w:id="5398" w:name="_Toc518334826"/>
        <w:bookmarkStart w:id="5399" w:name="_Toc5186491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tr>
    </w:tbl>
    <w:p w14:paraId="294E77EA" w14:textId="77777777" w:rsidR="0087014B" w:rsidDel="00285914" w:rsidRDefault="00D5184D">
      <w:pPr>
        <w:pStyle w:val="Caption"/>
        <w:rPr>
          <w:del w:id="5400" w:author="jie sun" w:date="2018-04-16T21:37:00Z"/>
        </w:rPr>
        <w:pPrChange w:id="5401" w:author="像个男人一样" w:date="2018-03-21T01:45:00Z">
          <w:pPr/>
        </w:pPrChange>
      </w:pPr>
      <w:ins w:id="5402" w:author="像个男人一样" w:date="2018-03-21T01:45:00Z">
        <w:del w:id="5403" w:author="jie sun" w:date="2018-04-16T21:37:00Z">
          <w:r w:rsidDel="00285914">
            <w:delText xml:space="preserve">Figure </w:delText>
          </w:r>
        </w:del>
        <w:del w:id="5404"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5405" w:author="像个男人一样" w:date="2018-03-22T11:51:00Z">
        <w:del w:id="5406" w:author="jie sun" w:date="2018-04-10T21:45:00Z">
          <w:r w:rsidDel="00454521">
            <w:delText>13</w:delText>
          </w:r>
        </w:del>
      </w:ins>
      <w:ins w:id="5407" w:author="像个男人一样" w:date="2018-03-21T01:45:00Z">
        <w:del w:id="5408" w:author="jie sun" w:date="2018-04-10T21:45:00Z">
          <w:r w:rsidDel="00454521">
            <w:rPr>
              <w:iCs w:val="0"/>
            </w:rPr>
            <w:fldChar w:fldCharType="end"/>
          </w:r>
        </w:del>
        <w:bookmarkStart w:id="5409" w:name="_Toc12737"/>
        <w:bookmarkStart w:id="5410" w:name="_Toc26798"/>
        <w:bookmarkStart w:id="5411" w:name="_Toc11990"/>
        <w:bookmarkStart w:id="5412" w:name="_Toc27493"/>
        <w:bookmarkStart w:id="5413" w:name="_Toc14739"/>
        <w:bookmarkStart w:id="5414" w:name="_Toc4444"/>
        <w:bookmarkStart w:id="5415" w:name="_Toc23789"/>
        <w:bookmarkStart w:id="5416" w:name="_Toc25292"/>
        <w:bookmarkStart w:id="5417" w:name="_Toc12028"/>
        <w:bookmarkStart w:id="5418" w:name="_Toc30571"/>
        <w:bookmarkStart w:id="5419" w:name="_Toc4698"/>
        <w:bookmarkStart w:id="5420" w:name="_Toc12795"/>
        <w:bookmarkStart w:id="5421" w:name="_Toc2493"/>
        <w:bookmarkStart w:id="5422" w:name="_Toc17291"/>
        <w:bookmarkStart w:id="5423" w:name="_Toc19860"/>
        <w:bookmarkStart w:id="5424" w:name="_Toc7391"/>
        <w:bookmarkStart w:id="5425" w:name="_Toc24774"/>
        <w:bookmarkStart w:id="5426" w:name="_Toc32674"/>
        <w:bookmarkStart w:id="5427" w:name="_Toc12211"/>
        <w:bookmarkStart w:id="5428" w:name="_Toc5945"/>
        <w:bookmarkStart w:id="5429" w:name="_Toc15073"/>
        <w:bookmarkStart w:id="5430" w:name="_Toc30976"/>
        <w:bookmarkStart w:id="5431" w:name="_Toc29649"/>
        <w:bookmarkStart w:id="5432" w:name="_Toc2511"/>
        <w:bookmarkStart w:id="5433" w:name="_Toc16930"/>
        <w:del w:id="5434" w:author="jie sun" w:date="2018-04-16T21:37:00Z">
          <w:r w:rsidDel="00285914">
            <w:rPr>
              <w:rFonts w:hint="eastAsia"/>
            </w:rPr>
            <w:delText>:The accura</w:delText>
          </w:r>
        </w:del>
        <w:del w:id="5435" w:author="jie sun" w:date="2018-04-15T19:32:00Z">
          <w:r w:rsidDel="009445D9">
            <w:rPr>
              <w:rFonts w:hint="eastAsia"/>
            </w:rPr>
            <w:delText xml:space="preserve">te data </w:delText>
          </w:r>
        </w:del>
        <w:del w:id="5436" w:author="jie sun" w:date="2018-04-16T21:37:00Z">
          <w:r w:rsidDel="00285914">
            <w:rPr>
              <w:rFonts w:hint="eastAsia"/>
            </w:rPr>
            <w:delText>of the step alg</w:delText>
          </w:r>
        </w:del>
        <w:del w:id="5437" w:author="jie sun" w:date="2018-04-15T19:32:00Z">
          <w:r w:rsidDel="000F5689">
            <w:rPr>
              <w:rFonts w:hint="eastAsia"/>
            </w:rPr>
            <w:delText>r</w:delText>
          </w:r>
        </w:del>
        <w:del w:id="5438" w:author="jie sun" w:date="2018-04-16T21:37:00Z">
          <w:r w:rsidDel="00285914">
            <w:rPr>
              <w:rFonts w:hint="eastAsia"/>
            </w:rPr>
            <w:delText>oithm</w:delText>
          </w:r>
        </w:del>
      </w:ins>
      <w:bookmarkStart w:id="5439" w:name="_Toc511906295"/>
      <w:bookmarkStart w:id="5440" w:name="_Toc517801843"/>
      <w:bookmarkStart w:id="5441" w:name="_Toc517813752"/>
      <w:bookmarkStart w:id="5442" w:name="_Toc517899167"/>
      <w:bookmarkStart w:id="5443" w:name="_Toc517899688"/>
      <w:bookmarkStart w:id="5444" w:name="_Toc517900296"/>
      <w:bookmarkStart w:id="5445" w:name="_Toc517900476"/>
      <w:bookmarkStart w:id="5446" w:name="_Toc517900745"/>
      <w:bookmarkStart w:id="5447" w:name="_Toc517900881"/>
      <w:bookmarkStart w:id="5448" w:name="_Toc517901013"/>
      <w:bookmarkStart w:id="5449" w:name="_Toc517902528"/>
      <w:bookmarkStart w:id="5450" w:name="_Toc517902978"/>
      <w:bookmarkStart w:id="5451" w:name="_Toc517903545"/>
      <w:bookmarkStart w:id="5452" w:name="_Toc517903681"/>
      <w:bookmarkStart w:id="5453" w:name="_Toc517903953"/>
      <w:bookmarkStart w:id="5454" w:name="_Toc517904088"/>
      <w:bookmarkStart w:id="5455" w:name="_Toc517973747"/>
      <w:bookmarkStart w:id="5456" w:name="_Toc517973876"/>
      <w:bookmarkStart w:id="5457" w:name="_Toc517974005"/>
      <w:bookmarkStart w:id="5458" w:name="_Toc517974259"/>
      <w:bookmarkStart w:id="5459" w:name="_Toc518334427"/>
      <w:bookmarkStart w:id="5460" w:name="_Toc518334697"/>
      <w:bookmarkStart w:id="5461" w:name="_Toc518334827"/>
      <w:bookmarkStart w:id="5462" w:name="_Toc518649176"/>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p>
    <w:p w14:paraId="73C3B5BC" w14:textId="70EEA602" w:rsidR="0087014B" w:rsidRDefault="00D5184D" w:rsidP="00652641">
      <w:pPr>
        <w:pStyle w:val="Heading1"/>
      </w:pPr>
      <w:bookmarkStart w:id="5463" w:name="_Toc31151"/>
      <w:bookmarkStart w:id="5464" w:name="_Toc16562"/>
      <w:bookmarkStart w:id="5465" w:name="_Toc28581"/>
      <w:bookmarkStart w:id="5466" w:name="_Toc8642"/>
      <w:bookmarkStart w:id="5467" w:name="_Toc10149"/>
      <w:bookmarkStart w:id="5468" w:name="_Toc27157"/>
      <w:bookmarkStart w:id="5469" w:name="_Toc6683"/>
      <w:bookmarkStart w:id="5470" w:name="_Toc22142"/>
      <w:bookmarkStart w:id="5471" w:name="_Toc2853"/>
      <w:bookmarkStart w:id="5472" w:name="_Toc518649177"/>
      <w:r>
        <w:t xml:space="preserve">Gyroscope </w:t>
      </w:r>
      <w:ins w:id="5473" w:author="jie sun" w:date="2018-04-16T21:18:00Z">
        <w:r w:rsidR="008D006D">
          <w:rPr>
            <w:rFonts w:hint="eastAsia"/>
          </w:rPr>
          <w:t>W</w:t>
        </w:r>
      </w:ins>
      <w:del w:id="5474" w:author="jie sun" w:date="2018-04-16T21:18:00Z">
        <w:r w:rsidDel="008D006D">
          <w:delText>w</w:delText>
        </w:r>
      </w:del>
      <w:r>
        <w:t xml:space="preserve">ith </w:t>
      </w:r>
      <w:ins w:id="5475" w:author="jie sun" w:date="2018-04-16T21:18:00Z">
        <w:r w:rsidR="008D006D">
          <w:rPr>
            <w:rFonts w:hint="eastAsia"/>
          </w:rPr>
          <w:t>B</w:t>
        </w:r>
      </w:ins>
      <w:del w:id="5476" w:author="jie sun" w:date="2018-04-16T21:18:00Z">
        <w:r w:rsidDel="008D006D">
          <w:delText>b</w:delText>
        </w:r>
      </w:del>
      <w:r>
        <w:t xml:space="preserve">alance </w:t>
      </w:r>
      <w:ins w:id="5477" w:author="jie sun" w:date="2018-04-16T21:18:00Z">
        <w:r w:rsidR="008D006D">
          <w:t>R</w:t>
        </w:r>
      </w:ins>
      <w:del w:id="5478" w:author="jie sun" w:date="2018-04-16T21:18:00Z">
        <w:r w:rsidDel="008D006D">
          <w:delText>r</w:delText>
        </w:r>
      </w:del>
      <w:r>
        <w:t xml:space="preserve">acing </w:t>
      </w:r>
      <w:del w:id="5479" w:author="jie sun" w:date="2018-04-16T21:18:00Z">
        <w:r w:rsidDel="008D006D">
          <w:delText>game</w:delText>
        </w:r>
      </w:del>
      <w:bookmarkEnd w:id="5463"/>
      <w:bookmarkEnd w:id="5464"/>
      <w:bookmarkEnd w:id="5465"/>
      <w:bookmarkEnd w:id="5466"/>
      <w:bookmarkEnd w:id="5467"/>
      <w:bookmarkEnd w:id="5468"/>
      <w:bookmarkEnd w:id="5469"/>
      <w:bookmarkEnd w:id="5470"/>
      <w:bookmarkEnd w:id="5471"/>
      <w:ins w:id="5480" w:author="jie sun" w:date="2018-04-16T21:18:00Z">
        <w:r w:rsidR="008D006D">
          <w:t>Game</w:t>
        </w:r>
      </w:ins>
      <w:bookmarkEnd w:id="5472"/>
    </w:p>
    <w:p w14:paraId="361FDDC4" w14:textId="252BE900" w:rsidR="0087014B" w:rsidRDefault="00D5184D">
      <w:pPr>
        <w:pStyle w:val="Heading2"/>
      </w:pPr>
      <w:bookmarkStart w:id="5481" w:name="_Toc975"/>
      <w:bookmarkStart w:id="5482" w:name="_Toc23023"/>
      <w:bookmarkStart w:id="5483" w:name="_Toc31296"/>
      <w:bookmarkStart w:id="5484" w:name="_Toc12079"/>
      <w:bookmarkStart w:id="5485" w:name="_Toc27095"/>
      <w:bookmarkStart w:id="5486" w:name="_Toc32456"/>
      <w:bookmarkStart w:id="5487" w:name="_Toc9660"/>
      <w:bookmarkStart w:id="5488" w:name="_Toc25146"/>
      <w:bookmarkStart w:id="5489" w:name="_Toc8159"/>
      <w:bookmarkStart w:id="5490" w:name="_Toc518649178"/>
      <w:r>
        <w:t xml:space="preserve">The </w:t>
      </w:r>
      <w:ins w:id="5491" w:author="jie sun" w:date="2018-04-16T21:20:00Z">
        <w:r w:rsidR="00BD1A3F">
          <w:t>R</w:t>
        </w:r>
      </w:ins>
      <w:del w:id="5492" w:author="jie sun" w:date="2018-04-16T21:20:00Z">
        <w:r w:rsidDel="00BD1A3F">
          <w:delText>r</w:delText>
        </w:r>
      </w:del>
      <w:r>
        <w:t xml:space="preserve">acing </w:t>
      </w:r>
      <w:ins w:id="5493" w:author="jie sun" w:date="2018-04-16T21:20:00Z">
        <w:r w:rsidR="00BD1A3F">
          <w:t>G</w:t>
        </w:r>
      </w:ins>
      <w:del w:id="5494" w:author="jie sun" w:date="2018-04-16T21:20:00Z">
        <w:r w:rsidDel="00BD1A3F">
          <w:delText>g</w:delText>
        </w:r>
      </w:del>
      <w:r>
        <w:t xml:space="preserve">ame </w:t>
      </w:r>
      <w:ins w:id="5495" w:author="jie sun" w:date="2018-04-16T21:20:00Z">
        <w:r w:rsidR="00BD1A3F">
          <w:t>W</w:t>
        </w:r>
      </w:ins>
      <w:del w:id="5496" w:author="jie sun" w:date="2018-04-16T21:20:00Z">
        <w:r w:rsidDel="00BD1A3F">
          <w:delText>w</w:delText>
        </w:r>
      </w:del>
      <w:r>
        <w:t>ith Gyroscope</w:t>
      </w:r>
      <w:bookmarkEnd w:id="5481"/>
      <w:bookmarkEnd w:id="5482"/>
      <w:bookmarkEnd w:id="5483"/>
      <w:bookmarkEnd w:id="5484"/>
      <w:bookmarkEnd w:id="5485"/>
      <w:bookmarkEnd w:id="5486"/>
      <w:bookmarkEnd w:id="5487"/>
      <w:bookmarkEnd w:id="5488"/>
      <w:bookmarkEnd w:id="5489"/>
      <w:bookmarkEnd w:id="5490"/>
    </w:p>
    <w:p w14:paraId="7F8B7467" w14:textId="10C639F1" w:rsidR="0087014B" w:rsidRDefault="00D5184D">
      <w:pPr>
        <w:pStyle w:val="Heading3"/>
      </w:pPr>
      <w:bookmarkStart w:id="5497" w:name="_Toc16527"/>
      <w:bookmarkStart w:id="5498" w:name="_Toc2125"/>
      <w:bookmarkStart w:id="5499" w:name="_Toc6761"/>
      <w:bookmarkStart w:id="5500" w:name="_Toc23045"/>
      <w:bookmarkStart w:id="5501" w:name="_Toc22974"/>
      <w:bookmarkStart w:id="5502" w:name="_Toc28864"/>
      <w:bookmarkStart w:id="5503" w:name="_Toc24045"/>
      <w:bookmarkStart w:id="5504" w:name="_Toc32524"/>
      <w:bookmarkStart w:id="5505" w:name="_Toc29962"/>
      <w:bookmarkStart w:id="5506" w:name="_Toc518649179"/>
      <w:r>
        <w:t xml:space="preserve">How </w:t>
      </w:r>
      <w:ins w:id="5507" w:author="jie sun" w:date="2018-04-16T21:20:00Z">
        <w:r w:rsidR="00BD1A3F">
          <w:t>A</w:t>
        </w:r>
      </w:ins>
      <w:del w:id="5508" w:author="jie sun" w:date="2018-04-16T21:20:00Z">
        <w:r w:rsidDel="00BD1A3F">
          <w:delText>a</w:delText>
        </w:r>
      </w:del>
      <w:r>
        <w:t xml:space="preserve"> </w:t>
      </w:r>
      <w:ins w:id="5509" w:author="jie sun" w:date="2018-04-16T21:20:00Z">
        <w:r w:rsidR="00BD1A3F">
          <w:t>G</w:t>
        </w:r>
      </w:ins>
      <w:del w:id="5510" w:author="jie sun" w:date="2018-04-16T21:20:00Z">
        <w:r w:rsidDel="00BD1A3F">
          <w:delText>g</w:delText>
        </w:r>
      </w:del>
      <w:r>
        <w:t xml:space="preserve">yroscope </w:t>
      </w:r>
      <w:ins w:id="5511" w:author="jie sun" w:date="2018-04-16T21:20:00Z">
        <w:r w:rsidR="00BD1A3F">
          <w:t>W</w:t>
        </w:r>
      </w:ins>
      <w:del w:id="5512" w:author="jie sun" w:date="2018-04-16T21:20:00Z">
        <w:r w:rsidDel="00BD1A3F">
          <w:delText>w</w:delText>
        </w:r>
      </w:del>
      <w:r>
        <w:t xml:space="preserve">orks </w:t>
      </w:r>
      <w:ins w:id="5513" w:author="jie sun" w:date="2018-04-16T21:20:00Z">
        <w:r w:rsidR="00BD1A3F">
          <w:t>I</w:t>
        </w:r>
      </w:ins>
      <w:del w:id="5514" w:author="jie sun" w:date="2018-04-16T21:20:00Z">
        <w:r w:rsidDel="00BD1A3F">
          <w:delText>i</w:delText>
        </w:r>
      </w:del>
      <w:r>
        <w:t>n iPhone</w:t>
      </w:r>
      <w:bookmarkEnd w:id="5497"/>
      <w:bookmarkEnd w:id="5498"/>
      <w:bookmarkEnd w:id="5499"/>
      <w:bookmarkEnd w:id="5500"/>
      <w:bookmarkEnd w:id="5501"/>
      <w:bookmarkEnd w:id="5502"/>
      <w:bookmarkEnd w:id="5503"/>
      <w:bookmarkEnd w:id="5504"/>
      <w:bookmarkEnd w:id="5505"/>
      <w:bookmarkEnd w:id="5506"/>
    </w:p>
    <w:p w14:paraId="23FD8935" w14:textId="77777777" w:rsidR="0087014B" w:rsidDel="007F0D83" w:rsidRDefault="00D5184D">
      <w:pPr>
        <w:pStyle w:val="Caption"/>
        <w:rPr>
          <w:del w:id="5515" w:author="像个男人一样" w:date="2018-03-22T11:56:00Z"/>
        </w:rPr>
      </w:pPr>
      <w:r w:rsidRPr="00315D27">
        <w:t>Depending on the base of working principle of gyroscope, we continually discuss how a gyroscope works in a</w:t>
      </w:r>
      <w:ins w:id="5516" w:author="jie sun" w:date="2018-04-18T14:59:00Z">
        <w:r w:rsidR="00B84C1A">
          <w:t>n airpl</w:t>
        </w:r>
      </w:ins>
      <w:ins w:id="5517" w:author="jie sun" w:date="2018-04-18T15:00:00Z">
        <w:r w:rsidR="00B84C1A">
          <w:t>ane</w:t>
        </w:r>
      </w:ins>
      <w:del w:id="5518" w:author="jie sun" w:date="2018-04-18T14:59:00Z">
        <w:r w:rsidRPr="00315D27" w:rsidDel="00B84C1A">
          <w:delText xml:space="preserve"> </w:delText>
        </w:r>
      </w:del>
      <w:del w:id="5519" w:author="jie sun" w:date="2018-04-18T14:41:00Z">
        <w:r w:rsidRPr="00315D27" w:rsidDel="00516CEF">
          <w:delText>smart phone</w:delText>
        </w:r>
      </w:del>
      <w:r w:rsidRPr="00315D27">
        <w:t xml:space="preserve">, here, </w:t>
      </w:r>
      <w:del w:id="5520" w:author="jie sun" w:date="2018-04-18T14:42:00Z">
        <w:r w:rsidRPr="00315D27" w:rsidDel="00516CEF">
          <w:delText>using iPhon</w:delText>
        </w:r>
      </w:del>
      <w:del w:id="5521" w:author="jie sun" w:date="2018-04-18T12:48:00Z">
        <w:r w:rsidRPr="00315D27" w:rsidDel="000721EA">
          <w:delText xml:space="preserve">e </w:delText>
        </w:r>
        <w:r w:rsidRPr="00315D27" w:rsidDel="000721EA">
          <w:rPr>
            <w:iCs w:val="0"/>
            <w:rPrChange w:id="5522" w:author="jie sun" w:date="2018-04-16T22:21:00Z">
              <w:rPr>
                <w:iCs w:val="0"/>
                <w:lang w:val="en-GB"/>
              </w:rPr>
            </w:rPrChange>
          </w:rPr>
          <w:delText>6</w:delText>
        </w:r>
      </w:del>
      <w:del w:id="5523" w:author="jie sun" w:date="2018-04-18T14:42:00Z">
        <w:r w:rsidRPr="00315D27" w:rsidDel="00516CEF">
          <w:rPr>
            <w:iCs w:val="0"/>
            <w:rPrChange w:id="5524" w:author="jie sun" w:date="2018-04-16T22:21:00Z">
              <w:rPr>
                <w:iCs w:val="0"/>
                <w:lang w:val="en-GB"/>
              </w:rPr>
            </w:rPrChange>
          </w:rPr>
          <w:delText xml:space="preserve"> </w:delText>
        </w:r>
        <w:r w:rsidRPr="00315D27" w:rsidDel="00516CEF">
          <w:delText>as an example</w:delText>
        </w:r>
      </w:del>
      <w:ins w:id="5525" w:author="jie sun" w:date="2018-04-18T14:42:00Z">
        <w:r w:rsidR="00516CEF">
          <w:t>a figure below</w:t>
        </w:r>
      </w:ins>
      <w:r w:rsidRPr="00315D27">
        <w:t xml:space="preserve"> to </w:t>
      </w:r>
      <w:del w:id="5526" w:author="jie sun" w:date="2018-04-18T14:50:00Z">
        <w:r w:rsidRPr="00315D27" w:rsidDel="003B3D83">
          <w:delText>describe</w:delText>
        </w:r>
      </w:del>
      <w:ins w:id="5527" w:author="jie sun" w:date="2018-04-18T14:50:00Z">
        <w:r w:rsidR="003B3D83">
          <w:t xml:space="preserve">show Gyroscope detecting </w:t>
        </w:r>
      </w:ins>
      <w:ins w:id="5528" w:author="jie sun" w:date="2018-04-18T14:52:00Z">
        <w:r w:rsidR="003B3D83">
          <w:t>angular velocity in three directions</w:t>
        </w:r>
      </w:ins>
      <w:ins w:id="5529" w:author="jie sun" w:date="2018-04-18T15:00:00Z">
        <w:r w:rsidR="00245CAE">
          <w:t>: Yaw, Roll and Pitch</w:t>
        </w:r>
      </w:ins>
      <w:ins w:id="5530" w:author="jie sun" w:date="2018-04-18T14:52:00Z">
        <w:r w:rsidR="003B3D83">
          <w:t xml:space="preserve"> </w:t>
        </w:r>
      </w:ins>
      <w:r w:rsidRPr="00315D27">
        <w:t>.</w:t>
      </w:r>
      <w:del w:id="5531" w:author="jie sun" w:date="2018-04-18T15:00:00Z">
        <w:r w:rsidRPr="00315D27" w:rsidDel="00B84C1A">
          <w:delText xml:space="preserve"> </w:delText>
        </w:r>
        <w:bookmarkStart w:id="5532" w:name="OLE_LINK36"/>
        <w:bookmarkStart w:id="5533" w:name="OLE_LINK37"/>
        <w:r w:rsidRPr="00315D27" w:rsidDel="00B84C1A">
          <w:delText xml:space="preserve">The </w:delText>
        </w:r>
        <w:bookmarkStart w:id="5534" w:name="OLE_LINK34"/>
        <w:bookmarkStart w:id="5535" w:name="OLE_LINK35"/>
        <w:r w:rsidRPr="00315D27" w:rsidDel="00B84C1A">
          <w:delText xml:space="preserve">three-axis </w:delText>
        </w:r>
      </w:del>
      <w:del w:id="5536" w:author="jie sun" w:date="2018-04-18T14:52:00Z">
        <w:r w:rsidRPr="00315D27" w:rsidDel="003B3D83">
          <w:delText xml:space="preserve">MEMS </w:delText>
        </w:r>
      </w:del>
      <w:del w:id="5537" w:author="jie sun" w:date="2018-04-18T15:00:00Z">
        <w:r w:rsidRPr="00315D27" w:rsidDel="00B84C1A">
          <w:delText xml:space="preserve">gyroscope </w:delText>
        </w:r>
      </w:del>
      <w:bookmarkEnd w:id="5532"/>
      <w:bookmarkEnd w:id="5533"/>
      <w:bookmarkEnd w:id="5534"/>
      <w:del w:id="5538" w:author="jie sun" w:date="2018-04-18T14:52:00Z">
        <w:r w:rsidRPr="00315D27" w:rsidDel="002000DA">
          <w:delText xml:space="preserve">showed in </w:delText>
        </w:r>
      </w:del>
      <w:del w:id="5539" w:author="jie sun" w:date="2018-04-18T12:59:00Z">
        <w:r w:rsidRPr="00315D27" w:rsidDel="00A37DDB">
          <w:delText xml:space="preserve">picture </w:delText>
        </w:r>
      </w:del>
      <w:del w:id="5540" w:author="jie sun" w:date="2018-04-18T14:52:00Z">
        <w:r w:rsidRPr="00315D27" w:rsidDel="002000DA">
          <w:delText xml:space="preserve">below </w:delText>
        </w:r>
      </w:del>
      <w:del w:id="5541" w:author="jie sun" w:date="2018-04-18T15:00:00Z">
        <w:r w:rsidRPr="00315D27" w:rsidDel="00B84C1A">
          <w:delText xml:space="preserve">is often chosen by </w:delText>
        </w:r>
      </w:del>
      <w:del w:id="5542" w:author="jie sun" w:date="2018-04-18T14:53:00Z">
        <w:r w:rsidRPr="00315D27" w:rsidDel="00451336">
          <w:delText>i</w:delText>
        </w:r>
      </w:del>
      <w:del w:id="5543" w:author="jie sun" w:date="2018-04-18T15:00:00Z">
        <w:r w:rsidRPr="00315D27" w:rsidDel="00B84C1A">
          <w:delText>Phone</w:delText>
        </w:r>
      </w:del>
      <w:del w:id="5544" w:author="jie sun" w:date="2018-04-18T12:48:00Z">
        <w:r w:rsidRPr="00552889" w:rsidDel="000721EA">
          <w:rPr>
            <w:iCs w:val="0"/>
            <w:color w:val="auto"/>
            <w:sz w:val="24"/>
            <w:szCs w:val="22"/>
            <w:rPrChange w:id="5545" w:author="jie sun" w:date="2018-04-16T22:41:00Z">
              <w:rPr>
                <w:iCs w:val="0"/>
                <w:lang w:val="en-GB"/>
              </w:rPr>
            </w:rPrChange>
          </w:rPr>
          <w:delText xml:space="preserve"> 6</w:delText>
        </w:r>
      </w:del>
      <w:bookmarkEnd w:id="5535"/>
      <w:del w:id="5546" w:author="jie sun" w:date="2018-04-18T15:00:00Z">
        <w:r w:rsidRPr="00315D27" w:rsidDel="00B84C1A">
          <w:delText>.</w:delText>
        </w:r>
        <w:r w:rsidRPr="00114CE9" w:rsidDel="00B84C1A">
          <w:delText xml:space="preserve"> </w:delText>
        </w:r>
      </w:del>
      <w:del w:id="5547" w:author="像个男人一样" w:date="2018-03-22T11:56:00Z">
        <w:r w:rsidRPr="00114CE9">
          <w:delText xml:space="preserve"> </w:delText>
        </w:r>
      </w:del>
    </w:p>
    <w:p w14:paraId="50857E69" w14:textId="77777777" w:rsidR="007F0D83" w:rsidRPr="00495DE5" w:rsidRDefault="007F0D83">
      <w:pPr>
        <w:rPr>
          <w:ins w:id="5548" w:author="jie sun" w:date="2018-04-16T22:28:00Z"/>
        </w:rPr>
        <w:pPrChange w:id="5549" w:author="jie sun" w:date="2018-04-16T22:28:00Z">
          <w:pPr>
            <w:pStyle w:val="Caption"/>
          </w:pPr>
        </w:pPrChange>
      </w:pPr>
    </w:p>
    <w:p w14:paraId="2C4F58EA" w14:textId="77777777" w:rsidR="0087014B" w:rsidRDefault="00F00A9D">
      <w:pPr>
        <w:pStyle w:val="Caption"/>
        <w:jc w:val="center"/>
        <w:pPrChange w:id="5550" w:author="jie sun" w:date="2018-04-18T14:59:00Z">
          <w:pPr>
            <w:pStyle w:val="Subtitle"/>
          </w:pPr>
        </w:pPrChange>
      </w:pPr>
      <w:bookmarkStart w:id="5551" w:name="_Toc505291908"/>
      <w:ins w:id="5552" w:author="jie sun" w:date="2018-04-18T14:59:00Z">
        <w:r>
          <w:rPr>
            <w:noProof/>
          </w:rPr>
          <w:lastRenderedPageBreak/>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553"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554" w:author="像个男人一样" w:date="2018-03-22T11:51:00Z">
        <w:del w:id="5555" w:author="像个男人一样" w:date="2018-03-22T11:56:00Z">
          <w:r w:rsidR="00D5184D">
            <w:rPr>
              <w:b/>
            </w:rPr>
            <w:delText>错误！未指定顺序。</w:delText>
          </w:r>
        </w:del>
      </w:ins>
      <w:ins w:id="5556" w:author="像个男人一样" w:date="2018-03-21T23:39:00Z">
        <w:del w:id="5557" w:author="像个男人一样" w:date="2018-03-22T11:56:00Z">
          <w:r w:rsidR="00D5184D">
            <w:rPr>
              <w:b/>
            </w:rPr>
            <w:delText>错误！未指定顺序。</w:delText>
          </w:r>
        </w:del>
      </w:ins>
      <w:ins w:id="5558" w:author="像个男人一样" w:date="2018-03-21T23:10:00Z">
        <w:del w:id="5559" w:author="像个男人一样" w:date="2018-03-22T11:56:00Z">
          <w:r w:rsidR="00D5184D">
            <w:rPr>
              <w:b/>
            </w:rPr>
            <w:delText>错误！未指定顺序。</w:delText>
          </w:r>
        </w:del>
      </w:ins>
      <w:ins w:id="5560" w:author="像个男人一样" w:date="2018-03-21T23:08:00Z">
        <w:del w:id="5561" w:author="像个男人一样" w:date="2018-03-22T11:56:00Z">
          <w:r w:rsidR="00D5184D">
            <w:rPr>
              <w:b/>
            </w:rPr>
            <w:delText>错误！未指定顺序。</w:delText>
          </w:r>
        </w:del>
      </w:ins>
      <w:ins w:id="5562" w:author="像个男人一样" w:date="2018-03-21T02:33:00Z">
        <w:del w:id="5563" w:author="像个男人一样" w:date="2018-03-22T11:56:00Z">
          <w:r w:rsidR="00D5184D">
            <w:rPr>
              <w:b/>
            </w:rPr>
            <w:delText>错误！未指定顺序。错误！未指定顺序。</w:delText>
          </w:r>
        </w:del>
      </w:ins>
      <w:ins w:id="5564" w:author="像个男人一样" w:date="2018-03-21T02:31:00Z">
        <w:del w:id="5565" w:author="像个男人一样" w:date="2018-03-22T11:56:00Z">
          <w:r w:rsidR="00D5184D">
            <w:rPr>
              <w:b/>
            </w:rPr>
            <w:delText>错误！未指定顺序。</w:delText>
          </w:r>
        </w:del>
      </w:ins>
      <w:ins w:id="5566" w:author="像个男人一样" w:date="2018-03-21T02:30:00Z">
        <w:del w:id="5567" w:author="像个男人一样" w:date="2018-03-22T11:56:00Z">
          <w:r w:rsidR="00D5184D">
            <w:rPr>
              <w:b/>
            </w:rPr>
            <w:delText>错误！未指定顺序。</w:delText>
          </w:r>
        </w:del>
      </w:ins>
      <w:ins w:id="5568" w:author="像个男人一样" w:date="2018-03-21T02:29:00Z">
        <w:del w:id="5569" w:author="像个男人一样" w:date="2018-03-22T11:56:00Z">
          <w:r w:rsidR="00D5184D">
            <w:rPr>
              <w:b/>
            </w:rPr>
            <w:delText>错误！未指定顺序。错误！未指定顺序。</w:delText>
          </w:r>
        </w:del>
      </w:ins>
      <w:ins w:id="5570" w:author="像个男人一样" w:date="2018-03-21T02:26:00Z">
        <w:del w:id="5571" w:author="像个男人一样" w:date="2018-03-22T11:56:00Z">
          <w:r w:rsidR="00D5184D">
            <w:rPr>
              <w:b/>
            </w:rPr>
            <w:delText>错误！未指定顺序。</w:delText>
          </w:r>
        </w:del>
      </w:ins>
      <w:ins w:id="5572" w:author="像个男人一样" w:date="2018-03-21T02:25:00Z">
        <w:del w:id="5573" w:author="像个男人一样" w:date="2018-03-22T11:56:00Z">
          <w:r w:rsidR="00D5184D">
            <w:rPr>
              <w:b/>
            </w:rPr>
            <w:delText>错误！未指定顺序。</w:delText>
          </w:r>
        </w:del>
      </w:ins>
      <w:ins w:id="5574" w:author="像个男人一样" w:date="2018-03-21T02:24:00Z">
        <w:del w:id="5575" w:author="像个男人一样" w:date="2018-03-22T11:56:00Z">
          <w:r w:rsidR="00D5184D">
            <w:rPr>
              <w:b/>
            </w:rPr>
            <w:delText>错误！未指定顺序。</w:delText>
          </w:r>
        </w:del>
      </w:ins>
      <w:ins w:id="5576" w:author="像个男人一样" w:date="2018-03-21T02:23:00Z">
        <w:del w:id="5577" w:author="像个男人一样" w:date="2018-03-22T11:56:00Z">
          <w:r w:rsidR="00D5184D">
            <w:rPr>
              <w:b/>
            </w:rPr>
            <w:delText>错误！未指定顺序。</w:delText>
          </w:r>
        </w:del>
      </w:ins>
      <w:ins w:id="5578" w:author="像个男人一样" w:date="2018-03-21T02:22:00Z">
        <w:del w:id="5579" w:author="像个男人一样" w:date="2018-03-22T11:56:00Z">
          <w:r w:rsidR="00D5184D">
            <w:rPr>
              <w:b/>
            </w:rPr>
            <w:delText>错误！未指定顺序。</w:delText>
          </w:r>
        </w:del>
      </w:ins>
      <w:ins w:id="5580" w:author="像个男人一样" w:date="2018-03-21T02:17:00Z">
        <w:del w:id="5581" w:author="像个男人一样" w:date="2018-03-22T11:56:00Z">
          <w:r w:rsidR="00D5184D">
            <w:rPr>
              <w:b/>
            </w:rPr>
            <w:delText>错误！未指定顺序。错误！未指定顺序。错误！未指定顺序。</w:delText>
          </w:r>
        </w:del>
      </w:ins>
      <w:ins w:id="5582" w:author="像个男人一样" w:date="2018-03-21T02:15:00Z">
        <w:del w:id="5583" w:author="像个男人一样" w:date="2018-03-22T11:56:00Z">
          <w:r w:rsidR="00D5184D">
            <w:rPr>
              <w:b/>
            </w:rPr>
            <w:delText>错误！未指定顺序。</w:delText>
          </w:r>
        </w:del>
      </w:ins>
      <w:ins w:id="5584" w:author="像个男人一样" w:date="2018-03-21T02:14:00Z">
        <w:del w:id="5585" w:author="像个男人一样" w:date="2018-03-22T11:56:00Z">
          <w:r w:rsidR="00D5184D">
            <w:rPr>
              <w:b/>
            </w:rPr>
            <w:delText>错误！未指定顺序。</w:delText>
          </w:r>
        </w:del>
      </w:ins>
      <w:ins w:id="5586" w:author="像个男人一样" w:date="2018-03-21T02:13:00Z">
        <w:del w:id="5587" w:author="像个男人一样" w:date="2018-03-22T11:56:00Z">
          <w:r w:rsidR="00D5184D">
            <w:rPr>
              <w:b/>
            </w:rPr>
            <w:delText>错误！未指定顺序。</w:delText>
          </w:r>
        </w:del>
      </w:ins>
      <w:ins w:id="5588" w:author="像个男人一样" w:date="2018-03-21T02:12:00Z">
        <w:del w:id="5589" w:author="像个男人一样" w:date="2018-03-22T11:56:00Z">
          <w:r w:rsidR="00D5184D">
            <w:rPr>
              <w:b/>
            </w:rPr>
            <w:delText>错误！未指定顺序。</w:delText>
          </w:r>
        </w:del>
      </w:ins>
      <w:ins w:id="5590" w:author="像个男人一样" w:date="2018-03-21T02:02:00Z">
        <w:del w:id="5591" w:author="像个男人一样" w:date="2018-03-22T11:56:00Z">
          <w:r w:rsidR="00D5184D">
            <w:rPr>
              <w:b/>
            </w:rPr>
            <w:delText>错误！未指定顺序。错误！未指定顺序。</w:delText>
          </w:r>
        </w:del>
      </w:ins>
      <w:ins w:id="5592" w:author="像个男人一样" w:date="2018-03-21T02:01:00Z">
        <w:del w:id="5593" w:author="像个男人一样" w:date="2018-03-22T11:56:00Z">
          <w:r w:rsidR="00D5184D">
            <w:rPr>
              <w:b/>
            </w:rPr>
            <w:delText>错误！未指定顺序。</w:delText>
          </w:r>
        </w:del>
      </w:ins>
      <w:ins w:id="5594" w:author="像个男人一样" w:date="2018-03-21T02:00:00Z">
        <w:del w:id="5595" w:author="像个男人一样" w:date="2018-03-22T11:56:00Z">
          <w:r w:rsidR="00D5184D">
            <w:rPr>
              <w:b/>
            </w:rPr>
            <w:delText>错误！未指定顺序。</w:delText>
          </w:r>
        </w:del>
      </w:ins>
      <w:ins w:id="5596" w:author="像个男人一样" w:date="2018-03-21T01:59:00Z">
        <w:del w:id="5597" w:author="像个男人一样" w:date="2018-03-22T11:56:00Z">
          <w:r w:rsidR="00D5184D">
            <w:rPr>
              <w:b/>
            </w:rPr>
            <w:delText>错误！未指定顺序。</w:delText>
          </w:r>
        </w:del>
      </w:ins>
      <w:ins w:id="5598" w:author="像个男人一样" w:date="2018-03-21T01:58:00Z">
        <w:del w:id="5599" w:author="像个男人一样" w:date="2018-03-22T11:56:00Z">
          <w:r w:rsidR="00D5184D">
            <w:rPr>
              <w:b/>
            </w:rPr>
            <w:delText>错误！未指定顺序。错误！未指定顺序。</w:delText>
          </w:r>
        </w:del>
      </w:ins>
      <w:ins w:id="5600" w:author="像个男人一样" w:date="2018-03-21T01:57:00Z">
        <w:del w:id="5601" w:author="像个男人一样" w:date="2018-03-22T11:56:00Z">
          <w:r w:rsidR="00D5184D">
            <w:rPr>
              <w:b/>
            </w:rPr>
            <w:delText>错误！未指定顺序。</w:delText>
          </w:r>
        </w:del>
      </w:ins>
      <w:ins w:id="5602" w:author="像个男人一样" w:date="2018-03-21T01:48:00Z">
        <w:del w:id="5603" w:author="像个男人一样" w:date="2018-03-22T11:56:00Z">
          <w:r w:rsidR="00D5184D">
            <w:rPr>
              <w:b/>
            </w:rPr>
            <w:delText>错误！未指定顺序。错误！未指定顺序。</w:delText>
          </w:r>
        </w:del>
      </w:ins>
      <w:del w:id="5604" w:author="像个男人一样" w:date="2018-03-22T11:56:00Z">
        <w:r w:rsidR="00D5184D">
          <w:delText>3</w:delText>
        </w:r>
        <w:r w:rsidR="00D5184D">
          <w:fldChar w:fldCharType="end"/>
        </w:r>
      </w:del>
      <w:del w:id="5605" w:author="像个男人一样" w:date="2018-03-21T01:47:00Z">
        <w:r w:rsidR="00D5184D">
          <w:delText xml:space="preserve"> </w:delText>
        </w:r>
        <w:r w:rsidR="00D5184D">
          <w:rPr>
            <w:rFonts w:hint="eastAsia"/>
          </w:rPr>
          <w:delText>M</w:delText>
        </w:r>
        <w:r w:rsidR="00D5184D">
          <w:delText>EMS Gyroscope</w:delText>
        </w:r>
      </w:del>
      <w:bookmarkEnd w:id="5551"/>
    </w:p>
    <w:p w14:paraId="7B12C985" w14:textId="77777777" w:rsidR="0087014B" w:rsidRDefault="00D5184D">
      <w:pPr>
        <w:jc w:val="center"/>
        <w:rPr>
          <w:ins w:id="5606" w:author="像个男人一样" w:date="2018-03-21T01:47:00Z"/>
        </w:rPr>
        <w:pPrChange w:id="5607" w:author="jie sun" w:date="2018-04-18T13:51:00Z">
          <w:pPr/>
        </w:pPrChange>
      </w:pPr>
      <w:del w:id="5608"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609" w:author="jie sun" w:date="2018-04-18T14:46:00Z" w:name="move511826139"/>
      <w:moveTo w:id="5610" w:author="jie sun" w:date="2018-04-18T14:46:00Z">
        <w:del w:id="5611"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609"/>
    </w:p>
    <w:p w14:paraId="1AC9DC38" w14:textId="17D0943F" w:rsidR="0087014B" w:rsidRDefault="00D5184D">
      <w:pPr>
        <w:pStyle w:val="Caption"/>
        <w:jc w:val="center"/>
        <w:pPrChange w:id="5612" w:author="jie sun" w:date="2018-04-16T21:40:00Z">
          <w:pPr/>
        </w:pPrChange>
      </w:pPr>
      <w:bookmarkStart w:id="5613" w:name="_Toc517801886"/>
      <w:ins w:id="5614" w:author="像个男人一样" w:date="2018-03-21T01:47:00Z">
        <w:r>
          <w:t xml:space="preserve">Figure </w:t>
        </w:r>
      </w:ins>
      <w:ins w:id="5615" w:author="JIE  SUN" w:date="2018-06-21T13:36:00Z">
        <w:r w:rsidR="00A64E7B">
          <w:fldChar w:fldCharType="begin"/>
        </w:r>
        <w:r w:rsidR="00A64E7B">
          <w:instrText xml:space="preserve"> STYLEREF 1 \s </w:instrText>
        </w:r>
      </w:ins>
      <w:r w:rsidR="00A64E7B">
        <w:fldChar w:fldCharType="separate"/>
      </w:r>
      <w:r w:rsidR="009F4579">
        <w:rPr>
          <w:noProof/>
        </w:rPr>
        <w:t>4</w:t>
      </w:r>
      <w:ins w:id="561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w:t>
      </w:r>
      <w:ins w:id="5617" w:author="JIE  SUN" w:date="2018-06-21T13:36:00Z">
        <w:r w:rsidR="00A64E7B">
          <w:fldChar w:fldCharType="end"/>
        </w:r>
      </w:ins>
      <w:ins w:id="5618" w:author="jie sun" w:date="2018-04-19T13:00:00Z">
        <w:del w:id="5619" w:author="JIE  SUN" w:date="2018-06-21T13:34:00Z">
          <w:r w:rsidR="00083FE7" w:rsidDel="00A64E7B">
            <w:fldChar w:fldCharType="begin"/>
          </w:r>
          <w:r w:rsidR="00083FE7" w:rsidDel="00A64E7B">
            <w:delInstrText xml:space="preserve"> STYLEREF 1 \s </w:delInstrText>
          </w:r>
        </w:del>
      </w:ins>
      <w:del w:id="5620" w:author="JIE  SUN" w:date="2018-06-21T13:34:00Z">
        <w:r w:rsidR="00083FE7" w:rsidDel="00A64E7B">
          <w:fldChar w:fldCharType="separate"/>
        </w:r>
        <w:r w:rsidR="00083FE7" w:rsidDel="00A64E7B">
          <w:rPr>
            <w:noProof/>
          </w:rPr>
          <w:delText>3</w:delText>
        </w:r>
      </w:del>
      <w:ins w:id="5621" w:author="jie sun" w:date="2018-04-19T13:00:00Z">
        <w:del w:id="562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23" w:author="JIE  SUN" w:date="2018-06-21T13:34:00Z">
        <w:r w:rsidR="00083FE7" w:rsidDel="00A64E7B">
          <w:fldChar w:fldCharType="separate"/>
        </w:r>
      </w:del>
      <w:ins w:id="5624" w:author="jie sun" w:date="2018-04-19T13:00:00Z">
        <w:del w:id="5625" w:author="JIE  SUN" w:date="2018-06-21T13:34:00Z">
          <w:r w:rsidR="00083FE7" w:rsidDel="00A64E7B">
            <w:rPr>
              <w:noProof/>
            </w:rPr>
            <w:delText>3</w:delText>
          </w:r>
          <w:r w:rsidR="00083FE7" w:rsidDel="00A64E7B">
            <w:fldChar w:fldCharType="end"/>
          </w:r>
        </w:del>
      </w:ins>
      <w:ins w:id="5626" w:author="像个男人一样" w:date="2018-03-21T01:47:00Z">
        <w:del w:id="562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28" w:author="像个男人一样" w:date="2018-03-22T11:51:00Z">
        <w:del w:id="5629" w:author="jie sun" w:date="2018-04-10T21:45:00Z">
          <w:r w:rsidDel="00454521">
            <w:delText>3</w:delText>
          </w:r>
        </w:del>
      </w:ins>
      <w:ins w:id="5630" w:author="像个男人一样" w:date="2018-03-21T01:47:00Z">
        <w:del w:id="5631" w:author="jie sun" w:date="2018-04-10T21:45:00Z">
          <w:r w:rsidDel="00454521">
            <w:fldChar w:fldCharType="end"/>
          </w:r>
        </w:del>
        <w:bookmarkStart w:id="5632" w:name="_Toc1437"/>
        <w:bookmarkStart w:id="5633" w:name="_Toc1535"/>
        <w:bookmarkStart w:id="5634" w:name="_Toc14345"/>
        <w:bookmarkStart w:id="5635" w:name="_Toc3595"/>
        <w:bookmarkStart w:id="5636" w:name="_Toc28099"/>
        <w:bookmarkStart w:id="5637" w:name="_Toc17185"/>
        <w:bookmarkStart w:id="5638" w:name="_Toc27639"/>
        <w:bookmarkStart w:id="5639" w:name="_Toc7631"/>
        <w:bookmarkStart w:id="5640" w:name="_Toc21784"/>
        <w:bookmarkStart w:id="5641" w:name="_Toc24491"/>
        <w:bookmarkStart w:id="5642" w:name="_Toc24027"/>
        <w:bookmarkStart w:id="5643" w:name="_Toc24803"/>
        <w:bookmarkStart w:id="5644" w:name="_Toc7613"/>
        <w:bookmarkStart w:id="5645" w:name="_Toc22641"/>
        <w:bookmarkStart w:id="5646" w:name="_Toc22719"/>
        <w:bookmarkStart w:id="5647" w:name="_Toc27246"/>
        <w:bookmarkStart w:id="5648" w:name="_Toc14706"/>
        <w:bookmarkStart w:id="5649" w:name="_Toc23676"/>
        <w:bookmarkStart w:id="5650" w:name="_Toc19566"/>
        <w:bookmarkStart w:id="5651" w:name="_Toc22171"/>
        <w:bookmarkStart w:id="5652" w:name="_Toc8895"/>
        <w:bookmarkStart w:id="5653" w:name="_Toc16087"/>
        <w:bookmarkStart w:id="5654" w:name="_Toc22625"/>
        <w:bookmarkStart w:id="5655" w:name="_Toc709"/>
        <w:bookmarkStart w:id="5656" w:name="_Toc24494"/>
        <w:r>
          <w:rPr>
            <w:rFonts w:hint="eastAsia"/>
          </w:rPr>
          <w:t xml:space="preserve">: </w:t>
        </w:r>
      </w:ins>
      <w:bookmarkStart w:id="5657" w:name="OLE_LINK33"/>
      <w:ins w:id="5658" w:author="jie sun" w:date="2018-04-18T14:42:00Z">
        <w:r w:rsidR="00B47AF9">
          <w:t xml:space="preserve"> A </w:t>
        </w:r>
      </w:ins>
      <w:ins w:id="5659" w:author="像个男人一样" w:date="2018-03-21T01:47:00Z">
        <w:del w:id="5660" w:author="jie sun" w:date="2018-04-18T14:42:00Z">
          <w:r w:rsidDel="00B47AF9">
            <w:rPr>
              <w:rFonts w:hint="eastAsia"/>
            </w:rPr>
            <w:delText xml:space="preserve">MEMS </w:delText>
          </w:r>
        </w:del>
        <w:r>
          <w:rPr>
            <w:rFonts w:hint="eastAsia"/>
          </w:rPr>
          <w:t>Gyroscope</w:t>
        </w:r>
      </w:ins>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ins w:id="5661" w:author="jie sun" w:date="2018-04-18T14:43:00Z">
        <w:r w:rsidR="00B47AF9">
          <w:t xml:space="preserve"> </w:t>
        </w:r>
      </w:ins>
      <w:ins w:id="5662" w:author="jie sun" w:date="2018-04-18T14:47:00Z">
        <w:r w:rsidR="00C01919">
          <w:t xml:space="preserve">Works In </w:t>
        </w:r>
      </w:ins>
      <w:ins w:id="5663" w:author="jie sun" w:date="2018-04-18T14:59:00Z">
        <w:r w:rsidR="00F00A9D">
          <w:t>An Airplane</w:t>
        </w:r>
      </w:ins>
      <w:customXmlInsRangeStart w:id="5664" w:author="jie sun" w:date="2018-04-18T15:05:00Z"/>
      <w:sdt>
        <w:sdtPr>
          <w:id w:val="540254957"/>
          <w:citation/>
        </w:sdtPr>
        <w:sdtContent>
          <w:customXmlInsRangeEnd w:id="5664"/>
          <w:ins w:id="5665"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8216AB">
            <w:rPr>
              <w:rFonts w:hint="eastAsia"/>
              <w:noProof/>
            </w:rPr>
            <w:t xml:space="preserve"> (Mraz, 2014)</w:t>
          </w:r>
          <w:ins w:id="5666" w:author="jie sun" w:date="2018-04-18T15:05:00Z">
            <w:r w:rsidR="000E6AB3">
              <w:fldChar w:fldCharType="end"/>
            </w:r>
          </w:ins>
          <w:customXmlInsRangeStart w:id="5667" w:author="jie sun" w:date="2018-04-18T15:05:00Z"/>
        </w:sdtContent>
      </w:sdt>
      <w:customXmlInsRangeEnd w:id="5667"/>
      <w:bookmarkEnd w:id="5613"/>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668" w:name="_Toc22411"/>
      <w:bookmarkStart w:id="5669" w:name="_Toc28818"/>
      <w:bookmarkStart w:id="5670" w:name="_Toc4250"/>
      <w:bookmarkStart w:id="5671" w:name="_Toc25938"/>
      <w:bookmarkStart w:id="5672" w:name="_Toc26786"/>
      <w:bookmarkStart w:id="5673" w:name="_Toc24441"/>
      <w:bookmarkStart w:id="5674" w:name="_Toc288"/>
      <w:bookmarkStart w:id="5675" w:name="_Toc449"/>
      <w:bookmarkStart w:id="5676" w:name="_Toc24342"/>
      <w:bookmarkStart w:id="5677" w:name="_Toc518649180"/>
      <w:r>
        <w:t xml:space="preserve">Get </w:t>
      </w:r>
      <w:ins w:id="5678" w:author="jie sun" w:date="2018-04-16T21:20:00Z">
        <w:r w:rsidR="00F56A89">
          <w:t>T</w:t>
        </w:r>
      </w:ins>
      <w:del w:id="5679" w:author="jie sun" w:date="2018-04-16T21:20:00Z">
        <w:r w:rsidDel="00F56A89">
          <w:delText>t</w:delText>
        </w:r>
      </w:del>
      <w:r>
        <w:t xml:space="preserve">he </w:t>
      </w:r>
      <w:ins w:id="5680" w:author="jie sun" w:date="2018-04-16T21:20:00Z">
        <w:r w:rsidR="00F56A89">
          <w:rPr>
            <w:rFonts w:hint="eastAsia"/>
          </w:rPr>
          <w:t>C</w:t>
        </w:r>
      </w:ins>
      <w:del w:id="5681" w:author="jie sun" w:date="2018-04-16T21:20:00Z">
        <w:r w:rsidDel="00F56A89">
          <w:delText>c</w:delText>
        </w:r>
      </w:del>
      <w:r>
        <w:t xml:space="preserve">urrent </w:t>
      </w:r>
      <w:ins w:id="5682" w:author="jie sun" w:date="2018-04-16T21:20:00Z">
        <w:r w:rsidR="00F56A89">
          <w:t>O</w:t>
        </w:r>
      </w:ins>
      <w:del w:id="5683" w:author="jie sun" w:date="2018-04-16T21:20:00Z">
        <w:r w:rsidDel="00F56A89">
          <w:delText>o</w:delText>
        </w:r>
      </w:del>
      <w:r>
        <w:t xml:space="preserve">rientation </w:t>
      </w:r>
      <w:ins w:id="5684" w:author="jie sun" w:date="2018-04-16T21:20:00Z">
        <w:r w:rsidR="00F56A89">
          <w:t>O</w:t>
        </w:r>
      </w:ins>
      <w:del w:id="5685" w:author="jie sun" w:date="2018-04-16T21:20:00Z">
        <w:r w:rsidDel="00F56A89">
          <w:delText>o</w:delText>
        </w:r>
      </w:del>
      <w:r>
        <w:t xml:space="preserve">f </w:t>
      </w:r>
      <w:ins w:id="5686" w:author="jie sun" w:date="2018-04-16T21:20:00Z">
        <w:r w:rsidR="00F56A89">
          <w:t>M</w:t>
        </w:r>
      </w:ins>
      <w:del w:id="5687" w:author="jie sun" w:date="2018-04-16T21:20:00Z">
        <w:r w:rsidDel="00F56A89">
          <w:delText>m</w:delText>
        </w:r>
      </w:del>
      <w:r>
        <w:t xml:space="preserve">ovement </w:t>
      </w:r>
      <w:ins w:id="5688" w:author="jie sun" w:date="2018-04-16T21:20:00Z">
        <w:r w:rsidR="00F56A89">
          <w:t>O</w:t>
        </w:r>
      </w:ins>
      <w:del w:id="5689" w:author="jie sun" w:date="2018-04-16T21:20:00Z">
        <w:r w:rsidDel="00F56A89">
          <w:delText>o</w:delText>
        </w:r>
      </w:del>
      <w:r>
        <w:t xml:space="preserve">f </w:t>
      </w:r>
      <w:ins w:id="5690" w:author="jie sun" w:date="2018-04-16T21:20:00Z">
        <w:r w:rsidR="00F56A89">
          <w:t>T</w:t>
        </w:r>
      </w:ins>
      <w:del w:id="5691" w:author="jie sun" w:date="2018-04-16T21:20:00Z">
        <w:r w:rsidDel="00F56A89">
          <w:delText>t</w:delText>
        </w:r>
      </w:del>
      <w:r>
        <w:t xml:space="preserve">he </w:t>
      </w:r>
      <w:ins w:id="5692" w:author="jie sun" w:date="2018-04-16T21:20:00Z">
        <w:r w:rsidR="00F56A89">
          <w:t>P</w:t>
        </w:r>
      </w:ins>
      <w:del w:id="5693" w:author="jie sun" w:date="2018-04-16T21:20:00Z">
        <w:r w:rsidDel="00F56A89">
          <w:delText>p</w:delText>
        </w:r>
      </w:del>
      <w:r>
        <w:t>hone.</w:t>
      </w:r>
      <w:bookmarkEnd w:id="5668"/>
      <w:bookmarkEnd w:id="5669"/>
      <w:bookmarkEnd w:id="5670"/>
      <w:bookmarkEnd w:id="5671"/>
      <w:bookmarkEnd w:id="5672"/>
      <w:bookmarkEnd w:id="5673"/>
      <w:bookmarkEnd w:id="5674"/>
      <w:bookmarkEnd w:id="5675"/>
      <w:bookmarkEnd w:id="5676"/>
      <w:bookmarkEnd w:id="5677"/>
    </w:p>
    <w:p w14:paraId="4E52CB3B" w14:textId="77777777" w:rsidR="0087014B" w:rsidDel="00FD23D0" w:rsidRDefault="00D5184D">
      <w:pPr>
        <w:pStyle w:val="Caption"/>
        <w:rPr>
          <w:del w:id="5694" w:author="像个男人一样" w:date="2018-03-22T11:56:00Z"/>
        </w:rPr>
      </w:pPr>
      <w:r w:rsidRPr="00B43FCE">
        <w:t xml:space="preserve">There is a </w:t>
      </w:r>
      <w:del w:id="5695" w:author="像个男人一样" w:date="2018-03-21T23:14:00Z">
        <w:r w:rsidRPr="008A0A66">
          <w:rPr>
            <w:iCs w:val="0"/>
            <w:color w:val="auto"/>
            <w:sz w:val="24"/>
            <w:szCs w:val="22"/>
            <w:rPrChange w:id="5696" w:author="jie sun" w:date="2018-04-16T22:41:00Z">
              <w:rPr>
                <w:iCs w:val="0"/>
                <w:lang w:val="en-US"/>
              </w:rPr>
            </w:rPrChange>
          </w:rPr>
          <w:delText>Picture 3.2.2.1</w:delText>
        </w:r>
      </w:del>
      <w:ins w:id="5697" w:author="像个男人一样" w:date="2018-03-21T23:14:00Z">
        <w:r w:rsidRPr="008A0A66">
          <w:rPr>
            <w:iCs w:val="0"/>
            <w:color w:val="auto"/>
            <w:sz w:val="24"/>
            <w:szCs w:val="22"/>
            <w:rPrChange w:id="5698" w:author="jie sun" w:date="2018-04-16T22:41:00Z">
              <w:rPr>
                <w:iCs w:val="0"/>
                <w:lang w:val="en-US"/>
              </w:rPr>
            </w:rPrChange>
          </w:rPr>
          <w:t>figure 3.4</w:t>
        </w:r>
      </w:ins>
      <w:r w:rsidRPr="00B43FCE">
        <w:t xml:space="preserve"> below showing </w:t>
      </w:r>
      <w:ins w:id="5699" w:author="jie sun" w:date="2018-04-18T15:01:00Z">
        <w:r w:rsidR="00D530C9">
          <w:t xml:space="preserve">the gyroscope in a phone with </w:t>
        </w:r>
      </w:ins>
      <w:r w:rsidRPr="00B43FCE">
        <w:t xml:space="preserve">the </w:t>
      </w:r>
      <w:del w:id="5700"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701" w:author="jie sun" w:date="2018-04-18T14:56:00Z">
        <w:r w:rsidRPr="00B43FCE" w:rsidDel="00DB7D4F">
          <w:delText>, and they are (almost</w:delText>
        </w:r>
      </w:del>
      <w:ins w:id="5702" w:author="像个男人一样" w:date="2018-03-21T23:14:00Z">
        <w:del w:id="5703" w:author="jie sun" w:date="2018-04-18T14:56:00Z">
          <w:r w:rsidRPr="00806241" w:rsidDel="00DB7D4F">
            <w:rPr>
              <w:iCs w:val="0"/>
              <w:color w:val="auto"/>
              <w:sz w:val="24"/>
              <w:szCs w:val="22"/>
              <w:rPrChange w:id="5704" w:author="jie sun" w:date="2018-04-18T00:15:00Z">
                <w:rPr>
                  <w:iCs w:val="0"/>
                  <w:lang w:val="en-US"/>
                </w:rPr>
              </w:rPrChange>
            </w:rPr>
            <w:delText xml:space="preserve"> 0 </w:delText>
          </w:r>
        </w:del>
      </w:ins>
      <w:del w:id="5705" w:author="jie sun" w:date="2018-04-18T14:56:00Z">
        <w:r w:rsidRPr="00B43FCE" w:rsidDel="00DB7D4F">
          <w:delText>) 0 degrees</w:delText>
        </w:r>
      </w:del>
      <w:r w:rsidRPr="00B43FCE">
        <w:t>.</w:t>
      </w:r>
      <w:r w:rsidRPr="00DC4494">
        <w:t xml:space="preserve"> </w:t>
      </w:r>
      <w:ins w:id="5706" w:author="jie sun" w:date="2018-04-18T14:57:00Z">
        <w:r w:rsidR="00102BFD">
          <w:t xml:space="preserve">When the </w:t>
        </w:r>
      </w:ins>
      <w:ins w:id="5707" w:author="jie sun" w:date="2018-04-18T14:58:00Z">
        <w:r w:rsidR="00102BFD">
          <w:t>phone moves around any axes, the angular velocity in each axis can be detected by the Gyro in the c</w:t>
        </w:r>
      </w:ins>
      <w:ins w:id="5708" w:author="jie sun" w:date="2018-04-18T14:59:00Z">
        <w:r w:rsidR="00102BFD">
          <w:t xml:space="preserve">entre </w:t>
        </w:r>
      </w:ins>
      <w:ins w:id="5709" w:author="jie sun" w:date="2018-04-18T15:00:00Z">
        <w:r w:rsidR="0085096F">
          <w:t>position</w:t>
        </w:r>
      </w:ins>
      <w:ins w:id="5710" w:author="jie sun" w:date="2018-04-18T14:59:00Z">
        <w:r w:rsidR="00102BFD">
          <w:t>.</w:t>
        </w:r>
      </w:ins>
    </w:p>
    <w:p w14:paraId="594B7032" w14:textId="77777777" w:rsidR="00FD23D0" w:rsidRPr="00FD23D0" w:rsidRDefault="00FD23D0" w:rsidP="00495DE5">
      <w:pPr>
        <w:numPr>
          <w:ins w:id="5711" w:author="jie sun" w:date="2018-03-21T21:37:00Z"/>
        </w:numPr>
        <w:rPr>
          <w:ins w:id="5712" w:author="jie sun" w:date="2018-04-16T22:28:00Z"/>
        </w:rPr>
      </w:pPr>
    </w:p>
    <w:p w14:paraId="3E1C1F3B" w14:textId="77777777" w:rsidR="0087014B" w:rsidRDefault="00AC3D64">
      <w:pPr>
        <w:pStyle w:val="Caption"/>
        <w:jc w:val="center"/>
        <w:pPrChange w:id="5713" w:author="jie sun" w:date="2018-04-18T15:40:00Z">
          <w:pPr>
            <w:pStyle w:val="Subtitle"/>
          </w:pPr>
        </w:pPrChange>
      </w:pPr>
      <w:bookmarkStart w:id="5714" w:name="_Toc505291909"/>
      <w:ins w:id="5715" w:author="jie sun" w:date="2018-04-18T15:40:00Z">
        <w:r>
          <w:rPr>
            <w:noProof/>
          </w:rPr>
          <w:lastRenderedPageBreak/>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716"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717" w:author="像个男人一样" w:date="2018-03-22T11:51:00Z">
        <w:del w:id="5718" w:author="像个男人一样" w:date="2018-03-22T11:56:00Z">
          <w:r w:rsidR="00D5184D">
            <w:rPr>
              <w:b/>
            </w:rPr>
            <w:delText>错误！未指定顺序。</w:delText>
          </w:r>
        </w:del>
      </w:ins>
      <w:ins w:id="5719" w:author="像个男人一样" w:date="2018-03-21T23:39:00Z">
        <w:del w:id="5720" w:author="像个男人一样" w:date="2018-03-22T11:56:00Z">
          <w:r w:rsidR="00D5184D">
            <w:rPr>
              <w:b/>
            </w:rPr>
            <w:delText>错误！未指定顺序。</w:delText>
          </w:r>
        </w:del>
      </w:ins>
      <w:ins w:id="5721" w:author="像个男人一样" w:date="2018-03-21T23:10:00Z">
        <w:del w:id="5722" w:author="像个男人一样" w:date="2018-03-22T11:56:00Z">
          <w:r w:rsidR="00D5184D">
            <w:rPr>
              <w:b/>
            </w:rPr>
            <w:delText>错误！未指定顺序。</w:delText>
          </w:r>
        </w:del>
      </w:ins>
      <w:ins w:id="5723" w:author="像个男人一样" w:date="2018-03-21T23:08:00Z">
        <w:del w:id="5724" w:author="像个男人一样" w:date="2018-03-22T11:56:00Z">
          <w:r w:rsidR="00D5184D">
            <w:rPr>
              <w:b/>
            </w:rPr>
            <w:delText>错误！未指定顺序。</w:delText>
          </w:r>
        </w:del>
      </w:ins>
      <w:ins w:id="5725" w:author="像个男人一样" w:date="2018-03-21T02:33:00Z">
        <w:del w:id="5726" w:author="像个男人一样" w:date="2018-03-22T11:56:00Z">
          <w:r w:rsidR="00D5184D">
            <w:rPr>
              <w:b/>
            </w:rPr>
            <w:delText>错误！未指定顺序。错误！未指定顺序。</w:delText>
          </w:r>
        </w:del>
      </w:ins>
      <w:ins w:id="5727" w:author="像个男人一样" w:date="2018-03-21T02:31:00Z">
        <w:del w:id="5728" w:author="像个男人一样" w:date="2018-03-22T11:56:00Z">
          <w:r w:rsidR="00D5184D">
            <w:rPr>
              <w:b/>
            </w:rPr>
            <w:delText>错误！未指定顺序。</w:delText>
          </w:r>
        </w:del>
      </w:ins>
      <w:ins w:id="5729" w:author="像个男人一样" w:date="2018-03-21T02:30:00Z">
        <w:del w:id="5730" w:author="像个男人一样" w:date="2018-03-22T11:56:00Z">
          <w:r w:rsidR="00D5184D">
            <w:rPr>
              <w:b/>
            </w:rPr>
            <w:delText>错误！未指定顺序。</w:delText>
          </w:r>
        </w:del>
      </w:ins>
      <w:ins w:id="5731" w:author="像个男人一样" w:date="2018-03-21T02:29:00Z">
        <w:del w:id="5732" w:author="像个男人一样" w:date="2018-03-22T11:56:00Z">
          <w:r w:rsidR="00D5184D">
            <w:rPr>
              <w:b/>
            </w:rPr>
            <w:delText>错误！未指定顺序。错误！未指定顺序。</w:delText>
          </w:r>
        </w:del>
      </w:ins>
      <w:ins w:id="5733" w:author="像个男人一样" w:date="2018-03-21T02:26:00Z">
        <w:del w:id="5734" w:author="像个男人一样" w:date="2018-03-22T11:56:00Z">
          <w:r w:rsidR="00D5184D">
            <w:rPr>
              <w:b/>
            </w:rPr>
            <w:delText>错误！未指定顺序。</w:delText>
          </w:r>
        </w:del>
      </w:ins>
      <w:ins w:id="5735" w:author="像个男人一样" w:date="2018-03-21T02:25:00Z">
        <w:del w:id="5736" w:author="像个男人一样" w:date="2018-03-22T11:56:00Z">
          <w:r w:rsidR="00D5184D">
            <w:rPr>
              <w:b/>
            </w:rPr>
            <w:delText>错误！未指定顺序。</w:delText>
          </w:r>
        </w:del>
      </w:ins>
      <w:ins w:id="5737" w:author="像个男人一样" w:date="2018-03-21T02:24:00Z">
        <w:del w:id="5738" w:author="像个男人一样" w:date="2018-03-22T11:56:00Z">
          <w:r w:rsidR="00D5184D">
            <w:rPr>
              <w:b/>
            </w:rPr>
            <w:delText>错误！未指定顺序。</w:delText>
          </w:r>
        </w:del>
      </w:ins>
      <w:ins w:id="5739" w:author="像个男人一样" w:date="2018-03-21T02:23:00Z">
        <w:del w:id="5740" w:author="像个男人一样" w:date="2018-03-22T11:56:00Z">
          <w:r w:rsidR="00D5184D">
            <w:rPr>
              <w:b/>
            </w:rPr>
            <w:delText>错误！未指定顺序。</w:delText>
          </w:r>
        </w:del>
      </w:ins>
      <w:ins w:id="5741" w:author="像个男人一样" w:date="2018-03-21T02:22:00Z">
        <w:del w:id="5742" w:author="像个男人一样" w:date="2018-03-22T11:56:00Z">
          <w:r w:rsidR="00D5184D">
            <w:rPr>
              <w:b/>
            </w:rPr>
            <w:delText>错误！未指定顺序。</w:delText>
          </w:r>
        </w:del>
      </w:ins>
      <w:ins w:id="5743" w:author="像个男人一样" w:date="2018-03-21T02:17:00Z">
        <w:del w:id="5744" w:author="像个男人一样" w:date="2018-03-22T11:56:00Z">
          <w:r w:rsidR="00D5184D">
            <w:rPr>
              <w:b/>
            </w:rPr>
            <w:delText>错误！未指定顺序。错误！未指定顺序。错误！未指定顺序。</w:delText>
          </w:r>
        </w:del>
      </w:ins>
      <w:ins w:id="5745" w:author="像个男人一样" w:date="2018-03-21T02:15:00Z">
        <w:del w:id="5746" w:author="像个男人一样" w:date="2018-03-22T11:56:00Z">
          <w:r w:rsidR="00D5184D">
            <w:rPr>
              <w:b/>
            </w:rPr>
            <w:delText>错误！未指定顺序。</w:delText>
          </w:r>
        </w:del>
      </w:ins>
      <w:ins w:id="5747" w:author="像个男人一样" w:date="2018-03-21T02:14:00Z">
        <w:del w:id="5748" w:author="像个男人一样" w:date="2018-03-22T11:56:00Z">
          <w:r w:rsidR="00D5184D">
            <w:rPr>
              <w:b/>
            </w:rPr>
            <w:delText>错误！未指定顺序。</w:delText>
          </w:r>
        </w:del>
      </w:ins>
      <w:ins w:id="5749" w:author="像个男人一样" w:date="2018-03-21T02:13:00Z">
        <w:del w:id="5750" w:author="像个男人一样" w:date="2018-03-22T11:56:00Z">
          <w:r w:rsidR="00D5184D">
            <w:rPr>
              <w:b/>
            </w:rPr>
            <w:delText>错误！未指定顺序。</w:delText>
          </w:r>
        </w:del>
      </w:ins>
      <w:ins w:id="5751" w:author="像个男人一样" w:date="2018-03-21T02:12:00Z">
        <w:del w:id="5752" w:author="像个男人一样" w:date="2018-03-22T11:56:00Z">
          <w:r w:rsidR="00D5184D">
            <w:rPr>
              <w:b/>
            </w:rPr>
            <w:delText>错误！未指定顺序。</w:delText>
          </w:r>
        </w:del>
      </w:ins>
      <w:ins w:id="5753" w:author="像个男人一样" w:date="2018-03-21T02:02:00Z">
        <w:del w:id="5754" w:author="像个男人一样" w:date="2018-03-22T11:56:00Z">
          <w:r w:rsidR="00D5184D">
            <w:rPr>
              <w:b/>
            </w:rPr>
            <w:delText>错误！未指定顺序。错误！未指定顺序。</w:delText>
          </w:r>
        </w:del>
      </w:ins>
      <w:ins w:id="5755" w:author="像个男人一样" w:date="2018-03-21T02:01:00Z">
        <w:del w:id="5756" w:author="像个男人一样" w:date="2018-03-22T11:56:00Z">
          <w:r w:rsidR="00D5184D">
            <w:rPr>
              <w:b/>
            </w:rPr>
            <w:delText>错误！未指定顺序。</w:delText>
          </w:r>
        </w:del>
      </w:ins>
      <w:ins w:id="5757" w:author="像个男人一样" w:date="2018-03-21T02:00:00Z">
        <w:del w:id="5758" w:author="像个男人一样" w:date="2018-03-22T11:56:00Z">
          <w:r w:rsidR="00D5184D">
            <w:rPr>
              <w:b/>
            </w:rPr>
            <w:delText>错误！未指定顺序。</w:delText>
          </w:r>
        </w:del>
      </w:ins>
      <w:ins w:id="5759" w:author="像个男人一样" w:date="2018-03-21T01:59:00Z">
        <w:del w:id="5760" w:author="像个男人一样" w:date="2018-03-22T11:56:00Z">
          <w:r w:rsidR="00D5184D">
            <w:rPr>
              <w:b/>
            </w:rPr>
            <w:delText>错误！未指定顺序。</w:delText>
          </w:r>
        </w:del>
      </w:ins>
      <w:ins w:id="5761" w:author="像个男人一样" w:date="2018-03-21T01:58:00Z">
        <w:del w:id="5762" w:author="像个男人一样" w:date="2018-03-22T11:56:00Z">
          <w:r w:rsidR="00D5184D">
            <w:rPr>
              <w:b/>
            </w:rPr>
            <w:delText>错误！未指定顺序。错误！未指定顺序。</w:delText>
          </w:r>
        </w:del>
      </w:ins>
      <w:ins w:id="5763" w:author="像个男人一样" w:date="2018-03-21T01:57:00Z">
        <w:del w:id="5764" w:author="像个男人一样" w:date="2018-03-22T11:56:00Z">
          <w:r w:rsidR="00D5184D">
            <w:rPr>
              <w:b/>
            </w:rPr>
            <w:delText>错误！未指定顺序。</w:delText>
          </w:r>
        </w:del>
      </w:ins>
      <w:ins w:id="5765" w:author="像个男人一样" w:date="2018-03-21T01:48:00Z">
        <w:del w:id="5766" w:author="像个男人一样" w:date="2018-03-22T11:56:00Z">
          <w:r w:rsidR="00D5184D">
            <w:rPr>
              <w:b/>
            </w:rPr>
            <w:delText>错误！未指定顺序。</w:delText>
          </w:r>
        </w:del>
      </w:ins>
      <w:del w:id="5767" w:author="像个男人一样" w:date="2018-03-22T11:56:00Z">
        <w:r w:rsidR="00D5184D">
          <w:delText>4</w:delText>
        </w:r>
        <w:r w:rsidR="00D5184D">
          <w:fldChar w:fldCharType="end"/>
        </w:r>
      </w:del>
      <w:del w:id="5768" w:author="像个男人一样" w:date="2018-03-21T01:48:00Z">
        <w:r w:rsidR="00D5184D">
          <w:delText xml:space="preserve"> </w:delText>
        </w:r>
      </w:del>
      <w:del w:id="5769" w:author="像个男人一样" w:date="2018-03-21T01:47:00Z">
        <w:r w:rsidR="00D5184D">
          <w:delText>Gyroscope in iPhone</w:delText>
        </w:r>
      </w:del>
      <w:bookmarkEnd w:id="5714"/>
    </w:p>
    <w:p w14:paraId="57E6F7F1" w14:textId="77777777" w:rsidR="0087014B" w:rsidRDefault="00D5184D">
      <w:pPr>
        <w:jc w:val="center"/>
        <w:rPr>
          <w:ins w:id="5770" w:author="像个男人一样" w:date="2018-03-21T01:47:00Z"/>
        </w:rPr>
        <w:pPrChange w:id="5771" w:author="jie sun" w:date="2018-04-16T21:40:00Z">
          <w:pPr/>
        </w:pPrChange>
      </w:pPr>
      <w:del w:id="5772"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5FCBE37C" w:rsidR="0087014B" w:rsidRDefault="00D5184D">
      <w:pPr>
        <w:pStyle w:val="Caption"/>
        <w:jc w:val="center"/>
        <w:pPrChange w:id="5773" w:author="jie sun" w:date="2018-04-16T21:40:00Z">
          <w:pPr/>
        </w:pPrChange>
      </w:pPr>
      <w:bookmarkStart w:id="5774" w:name="_Toc517801887"/>
      <w:ins w:id="5775" w:author="像个男人一样" w:date="2018-03-21T01:48:00Z">
        <w:r>
          <w:t xml:space="preserve">Figure </w:t>
        </w:r>
      </w:ins>
      <w:ins w:id="5776" w:author="JIE  SUN" w:date="2018-06-21T13:36:00Z">
        <w:r w:rsidR="00A64E7B">
          <w:fldChar w:fldCharType="begin"/>
        </w:r>
        <w:r w:rsidR="00A64E7B">
          <w:instrText xml:space="preserve"> STYLEREF 1 \s </w:instrText>
        </w:r>
      </w:ins>
      <w:r w:rsidR="00A64E7B">
        <w:fldChar w:fldCharType="separate"/>
      </w:r>
      <w:r w:rsidR="009F4579">
        <w:rPr>
          <w:noProof/>
        </w:rPr>
        <w:t>4</w:t>
      </w:r>
      <w:ins w:id="577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2</w:t>
      </w:r>
      <w:ins w:id="5778" w:author="JIE  SUN" w:date="2018-06-21T13:36:00Z">
        <w:r w:rsidR="00A64E7B">
          <w:fldChar w:fldCharType="end"/>
        </w:r>
      </w:ins>
      <w:ins w:id="5779" w:author="jie sun" w:date="2018-04-19T13:00:00Z">
        <w:del w:id="5780" w:author="JIE  SUN" w:date="2018-06-21T13:34:00Z">
          <w:r w:rsidR="00083FE7" w:rsidDel="00A64E7B">
            <w:fldChar w:fldCharType="begin"/>
          </w:r>
          <w:r w:rsidR="00083FE7" w:rsidDel="00A64E7B">
            <w:delInstrText xml:space="preserve"> STYLEREF 1 \s </w:delInstrText>
          </w:r>
        </w:del>
      </w:ins>
      <w:del w:id="5781" w:author="JIE  SUN" w:date="2018-06-21T13:34:00Z">
        <w:r w:rsidR="00083FE7" w:rsidDel="00A64E7B">
          <w:fldChar w:fldCharType="separate"/>
        </w:r>
        <w:r w:rsidR="00083FE7" w:rsidDel="00A64E7B">
          <w:rPr>
            <w:noProof/>
          </w:rPr>
          <w:delText>3</w:delText>
        </w:r>
      </w:del>
      <w:ins w:id="5782" w:author="jie sun" w:date="2018-04-19T13:00:00Z">
        <w:del w:id="578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84" w:author="JIE  SUN" w:date="2018-06-21T13:34:00Z">
        <w:r w:rsidR="00083FE7" w:rsidDel="00A64E7B">
          <w:fldChar w:fldCharType="separate"/>
        </w:r>
      </w:del>
      <w:ins w:id="5785" w:author="jie sun" w:date="2018-04-19T13:00:00Z">
        <w:del w:id="5786" w:author="JIE  SUN" w:date="2018-06-21T13:34:00Z">
          <w:r w:rsidR="00083FE7" w:rsidDel="00A64E7B">
            <w:rPr>
              <w:noProof/>
            </w:rPr>
            <w:delText>4</w:delText>
          </w:r>
          <w:r w:rsidR="00083FE7" w:rsidDel="00A64E7B">
            <w:fldChar w:fldCharType="end"/>
          </w:r>
        </w:del>
      </w:ins>
      <w:ins w:id="5787" w:author="像个男人一样" w:date="2018-03-21T01:48:00Z">
        <w:del w:id="578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89" w:author="像个男人一样" w:date="2018-03-22T11:51:00Z">
        <w:del w:id="5790" w:author="jie sun" w:date="2018-04-10T21:45:00Z">
          <w:r w:rsidDel="00454521">
            <w:delText>4</w:delText>
          </w:r>
        </w:del>
      </w:ins>
      <w:ins w:id="5791" w:author="像个男人一样" w:date="2018-03-21T01:48:00Z">
        <w:del w:id="5792" w:author="jie sun" w:date="2018-04-10T21:45:00Z">
          <w:r w:rsidDel="00454521">
            <w:fldChar w:fldCharType="end"/>
          </w:r>
        </w:del>
        <w:bookmarkStart w:id="5793" w:name="_Toc17654"/>
        <w:bookmarkStart w:id="5794" w:name="_Toc15781"/>
        <w:bookmarkStart w:id="5795" w:name="_Toc10585"/>
        <w:bookmarkStart w:id="5796" w:name="_Toc17197"/>
        <w:bookmarkStart w:id="5797" w:name="_Toc10511"/>
        <w:bookmarkStart w:id="5798" w:name="_Toc19701"/>
        <w:bookmarkStart w:id="5799" w:name="_Toc5180"/>
        <w:bookmarkStart w:id="5800" w:name="_Toc29640"/>
        <w:bookmarkStart w:id="5801" w:name="_Toc9716"/>
        <w:bookmarkStart w:id="5802" w:name="_Toc5185"/>
        <w:bookmarkStart w:id="5803" w:name="_Toc4346"/>
        <w:bookmarkStart w:id="5804" w:name="_Toc22744"/>
        <w:bookmarkStart w:id="5805" w:name="_Toc23803"/>
        <w:bookmarkStart w:id="5806" w:name="_Toc9353"/>
        <w:bookmarkStart w:id="5807" w:name="_Toc10034"/>
        <w:bookmarkStart w:id="5808" w:name="_Toc21048"/>
        <w:bookmarkStart w:id="5809" w:name="_Toc17430"/>
        <w:bookmarkStart w:id="5810" w:name="_Toc18740"/>
        <w:bookmarkStart w:id="5811" w:name="_Toc12264"/>
        <w:bookmarkStart w:id="5812" w:name="_Toc30206"/>
        <w:bookmarkStart w:id="5813" w:name="_Toc29854"/>
        <w:bookmarkStart w:id="5814" w:name="_Toc17162"/>
        <w:bookmarkStart w:id="5815" w:name="_Toc8931"/>
        <w:bookmarkStart w:id="5816" w:name="_Toc22962"/>
        <w:bookmarkStart w:id="5817" w:name="_Toc8623"/>
        <w:r>
          <w:rPr>
            <w:rFonts w:hint="eastAsia"/>
          </w:rPr>
          <w:t xml:space="preserve">: Gyroscope </w:t>
        </w:r>
      </w:ins>
      <w:ins w:id="5818" w:author="jie sun" w:date="2018-04-18T15:32:00Z">
        <w:r w:rsidR="00BE0251">
          <w:t xml:space="preserve">Sensor </w:t>
        </w:r>
      </w:ins>
      <w:r w:rsidR="00BE16C1">
        <w:t>i</w:t>
      </w:r>
      <w:ins w:id="5819" w:author="jie sun" w:date="2018-04-18T14:54:00Z">
        <w:r w:rsidR="000853D9">
          <w:t>n A</w:t>
        </w:r>
      </w:ins>
      <w:ins w:id="5820" w:author="jie sun" w:date="2018-04-18T15:27:00Z">
        <w:r w:rsidR="00565B55">
          <w:t xml:space="preserve"> Phone</w:t>
        </w:r>
      </w:ins>
      <w:ins w:id="5821" w:author="jie sun" w:date="2018-04-18T15:28:00Z">
        <w:r w:rsidR="00BE0251">
          <w:t xml:space="preserve"> </w:t>
        </w:r>
      </w:ins>
      <w:customXmlInsRangeStart w:id="5822" w:author="jie sun" w:date="2018-04-18T15:44:00Z"/>
      <w:sdt>
        <w:sdtPr>
          <w:id w:val="-464507338"/>
          <w:citation/>
        </w:sdtPr>
        <w:sdtContent>
          <w:customXmlInsRangeEnd w:id="5822"/>
          <w:ins w:id="5823"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r w:rsidR="008216AB">
            <w:rPr>
              <w:rFonts w:hint="eastAsia"/>
              <w:noProof/>
            </w:rPr>
            <w:t>(Kealy, 2017)</w:t>
          </w:r>
          <w:ins w:id="5824" w:author="jie sun" w:date="2018-04-18T15:44:00Z">
            <w:r w:rsidR="00B93E7E">
              <w:fldChar w:fldCharType="end"/>
            </w:r>
          </w:ins>
          <w:customXmlInsRangeStart w:id="5825" w:author="jie sun" w:date="2018-04-18T15:44:00Z"/>
        </w:sdtContent>
      </w:sdt>
      <w:customXmlInsRangeEnd w:id="5825"/>
      <w:bookmarkEnd w:id="5774"/>
      <w:ins w:id="5826" w:author="像个男人一样" w:date="2018-03-21T01:48:00Z">
        <w:del w:id="5827" w:author="jie sun" w:date="2018-04-16T22:29:00Z">
          <w:r w:rsidDel="000E4DAF">
            <w:rPr>
              <w:rFonts w:hint="eastAsia"/>
            </w:rPr>
            <w:delText>i</w:delText>
          </w:r>
        </w:del>
        <w:del w:id="5828" w:author="jie sun" w:date="2018-04-18T14:54:00Z">
          <w:r w:rsidDel="000853D9">
            <w:rPr>
              <w:rFonts w:hint="eastAsia"/>
            </w:rPr>
            <w:delText>n iPhone</w:delText>
          </w:r>
        </w:del>
      </w:ins>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p>
    <w:p w14:paraId="16364A7B" w14:textId="77777777" w:rsidR="0087014B" w:rsidDel="005C7B97" w:rsidRDefault="00D5184D">
      <w:pPr>
        <w:pStyle w:val="Caption"/>
        <w:rPr>
          <w:del w:id="5829" w:author="像个男人一样" w:date="2018-03-22T11:56:00Z"/>
        </w:rPr>
      </w:pPr>
      <w:r w:rsidRPr="007D068F">
        <w:t xml:space="preserve">Here, when we try to rotate the phone up and down several times only around Pitch (x) axis, it will produce a change of the angular velocity showed in the </w:t>
      </w:r>
      <w:del w:id="5830" w:author="像个男人一样" w:date="2018-03-21T23:13:00Z">
        <w:r w:rsidRPr="007D068F">
          <w:delText xml:space="preserve">form </w:delText>
        </w:r>
      </w:del>
      <w:ins w:id="5831" w:author="像个男人一样" w:date="2018-03-21T23:13:00Z">
        <w:r w:rsidRPr="007D068F">
          <w:rPr>
            <w:iCs w:val="0"/>
            <w:rPrChange w:id="5832" w:author="jie sun" w:date="2018-04-16T22:22:00Z">
              <w:rPr>
                <w:iCs w:val="0"/>
                <w:lang w:val="en-US"/>
              </w:rPr>
            </w:rPrChange>
          </w:rPr>
          <w:t xml:space="preserve">figure </w:t>
        </w:r>
      </w:ins>
      <w:r w:rsidRPr="007D068F">
        <w:t xml:space="preserve">below. It is clear </w:t>
      </w:r>
      <w:del w:id="5833" w:author="jie sun" w:date="2018-04-08T15:15:00Z">
        <w:r w:rsidRPr="007D068F" w:rsidDel="00EC2C06">
          <w:delText xml:space="preserve">that </w:delText>
        </w:r>
      </w:del>
      <w:r w:rsidRPr="007D068F">
        <w:t xml:space="preserve">there is almost only one orientation data change happened on </w:t>
      </w:r>
      <w:r w:rsidRPr="007D068F">
        <w:rPr>
          <w:iCs w:val="0"/>
          <w:rPrChange w:id="5834" w:author="jie sun" w:date="2018-04-16T22:22:00Z">
            <w:rPr>
              <w:iCs w:val="0"/>
              <w:lang w:val="en-GB"/>
            </w:rPr>
          </w:rPrChange>
        </w:rPr>
        <w:t>Pitch</w:t>
      </w:r>
      <w:r w:rsidRPr="007D068F">
        <w:t>(x) axis. And what the information we can summari</w:t>
      </w:r>
      <w:r w:rsidRPr="007D068F">
        <w:rPr>
          <w:iCs w:val="0"/>
          <w:rPrChange w:id="5835" w:author="jie sun" w:date="2018-04-16T22:22:00Z">
            <w:rPr>
              <w:iCs w:val="0"/>
              <w:lang w:val="en-GB"/>
            </w:rPr>
          </w:rPrChange>
        </w:rPr>
        <w:t>z</w:t>
      </w:r>
      <w:r w:rsidRPr="007D068F">
        <w:t xml:space="preserve">e is that any orientation the rotation happens it will cause the angular velocity on the </w:t>
      </w:r>
      <w:bookmarkStart w:id="5836" w:name="OLE_LINK8"/>
      <w:r w:rsidRPr="007D068F">
        <w:t xml:space="preserve">corresponding </w:t>
      </w:r>
      <w:bookmarkEnd w:id="5836"/>
      <w:r w:rsidRPr="007D068F">
        <w:t>axis.</w:t>
      </w:r>
      <w:r w:rsidRPr="00CF611C">
        <w:t xml:space="preserve"> </w:t>
      </w:r>
    </w:p>
    <w:p w14:paraId="3BD40AE7" w14:textId="77777777" w:rsidR="005C7B97" w:rsidRPr="005C7B97" w:rsidRDefault="005C7B97">
      <w:pPr>
        <w:rPr>
          <w:ins w:id="5837" w:author="jie sun" w:date="2018-04-16T22:29:00Z"/>
        </w:rPr>
      </w:pPr>
    </w:p>
    <w:p w14:paraId="50B31EED" w14:textId="77777777" w:rsidR="0087014B" w:rsidRPr="00CF611C" w:rsidRDefault="00D5184D">
      <w:pPr>
        <w:pStyle w:val="Caption"/>
        <w:rPr>
          <w:sz w:val="24"/>
          <w:rPrChange w:id="5838" w:author="jie sun" w:date="2018-04-08T19:34:00Z">
            <w:rPr/>
          </w:rPrChange>
        </w:rPr>
        <w:pPrChange w:id="5839" w:author="像个男人一样" w:date="2018-03-21T01:48:00Z">
          <w:pPr>
            <w:pStyle w:val="Subtitle"/>
          </w:pPr>
        </w:pPrChange>
      </w:pPr>
      <w:bookmarkStart w:id="5840" w:name="_Toc505291910"/>
      <w:del w:id="5841" w:author="像个男人一样" w:date="2018-03-22T11:56:00Z">
        <w:r w:rsidRPr="00CF611C">
          <w:rPr>
            <w:iCs w:val="0"/>
            <w:color w:val="auto"/>
            <w:sz w:val="24"/>
            <w:szCs w:val="22"/>
            <w:rPrChange w:id="5842" w:author="jie sun" w:date="2018-04-08T19:34:00Z">
              <w:rPr/>
            </w:rPrChange>
          </w:rPr>
          <w:delText xml:space="preserve">Figure 3. </w:delText>
        </w:r>
        <w:r w:rsidRPr="00CF611C">
          <w:rPr>
            <w:iCs w:val="0"/>
            <w:color w:val="auto"/>
            <w:sz w:val="24"/>
            <w:szCs w:val="22"/>
            <w:rPrChange w:id="5843" w:author="jie sun" w:date="2018-04-08T19:34:00Z">
              <w:rPr/>
            </w:rPrChange>
          </w:rPr>
          <w:fldChar w:fldCharType="begin"/>
        </w:r>
        <w:r w:rsidRPr="00CF611C">
          <w:rPr>
            <w:iCs w:val="0"/>
            <w:color w:val="auto"/>
            <w:sz w:val="24"/>
            <w:szCs w:val="22"/>
            <w:rPrChange w:id="5844" w:author="jie sun" w:date="2018-04-08T19:34:00Z">
              <w:rPr/>
            </w:rPrChange>
          </w:rPr>
          <w:delInstrText xml:space="preserve"> SEQ Figure_3. \* ARABIC </w:delInstrText>
        </w:r>
        <w:r w:rsidRPr="00CF611C">
          <w:rPr>
            <w:iCs w:val="0"/>
            <w:color w:val="auto"/>
            <w:sz w:val="24"/>
            <w:szCs w:val="22"/>
            <w:rPrChange w:id="5845" w:author="jie sun" w:date="2018-04-08T19:34:00Z">
              <w:rPr/>
            </w:rPrChange>
          </w:rPr>
          <w:fldChar w:fldCharType="separate"/>
        </w:r>
      </w:del>
      <w:ins w:id="5846" w:author="像个男人一样" w:date="2018-03-22T11:51:00Z">
        <w:del w:id="5847" w:author="像个男人一样" w:date="2018-03-22T11:56:00Z">
          <w:r w:rsidRPr="00CF611C">
            <w:rPr>
              <w:rFonts w:hint="eastAsia"/>
              <w:iCs w:val="0"/>
              <w:color w:val="auto"/>
              <w:sz w:val="24"/>
              <w:szCs w:val="22"/>
              <w:rPrChange w:id="5848" w:author="jie sun" w:date="2018-04-08T19:34:00Z">
                <w:rPr>
                  <w:rFonts w:hint="eastAsia"/>
                  <w:b/>
                </w:rPr>
              </w:rPrChange>
            </w:rPr>
            <w:delText>错误！未指定顺序。</w:delText>
          </w:r>
        </w:del>
      </w:ins>
      <w:ins w:id="5849" w:author="像个男人一样" w:date="2018-03-21T23:39:00Z">
        <w:del w:id="5850" w:author="像个男人一样" w:date="2018-03-22T11:56:00Z">
          <w:r w:rsidRPr="00CF611C">
            <w:rPr>
              <w:rFonts w:hint="eastAsia"/>
              <w:iCs w:val="0"/>
              <w:color w:val="auto"/>
              <w:sz w:val="24"/>
              <w:szCs w:val="22"/>
              <w:rPrChange w:id="5851" w:author="jie sun" w:date="2018-04-08T19:34:00Z">
                <w:rPr>
                  <w:rFonts w:hint="eastAsia"/>
                  <w:b/>
                </w:rPr>
              </w:rPrChange>
            </w:rPr>
            <w:delText>错误！未指定顺序。</w:delText>
          </w:r>
        </w:del>
      </w:ins>
      <w:ins w:id="5852" w:author="像个男人一样" w:date="2018-03-21T23:10:00Z">
        <w:del w:id="5853" w:author="像个男人一样" w:date="2018-03-22T11:56:00Z">
          <w:r w:rsidRPr="00CF611C">
            <w:rPr>
              <w:rFonts w:hint="eastAsia"/>
              <w:iCs w:val="0"/>
              <w:color w:val="auto"/>
              <w:sz w:val="24"/>
              <w:szCs w:val="22"/>
              <w:rPrChange w:id="5854" w:author="jie sun" w:date="2018-04-08T19:34:00Z">
                <w:rPr>
                  <w:rFonts w:hint="eastAsia"/>
                  <w:b/>
                </w:rPr>
              </w:rPrChange>
            </w:rPr>
            <w:delText>错误！未指定顺序。</w:delText>
          </w:r>
        </w:del>
      </w:ins>
      <w:ins w:id="5855" w:author="像个男人一样" w:date="2018-03-21T23:08:00Z">
        <w:del w:id="5856" w:author="像个男人一样" w:date="2018-03-22T11:56:00Z">
          <w:r w:rsidRPr="00CF611C">
            <w:rPr>
              <w:rFonts w:hint="eastAsia"/>
              <w:iCs w:val="0"/>
              <w:color w:val="auto"/>
              <w:sz w:val="24"/>
              <w:szCs w:val="22"/>
              <w:rPrChange w:id="5857" w:author="jie sun" w:date="2018-04-08T19:34:00Z">
                <w:rPr>
                  <w:rFonts w:hint="eastAsia"/>
                  <w:b/>
                </w:rPr>
              </w:rPrChange>
            </w:rPr>
            <w:delText>错误！未指定顺序。</w:delText>
          </w:r>
        </w:del>
      </w:ins>
      <w:ins w:id="5858" w:author="像个男人一样" w:date="2018-03-21T02:33:00Z">
        <w:del w:id="5859" w:author="像个男人一样" w:date="2018-03-22T11:56:00Z">
          <w:r w:rsidRPr="00CF611C">
            <w:rPr>
              <w:rFonts w:hint="eastAsia"/>
              <w:iCs w:val="0"/>
              <w:color w:val="auto"/>
              <w:sz w:val="24"/>
              <w:szCs w:val="22"/>
              <w:rPrChange w:id="5860" w:author="jie sun" w:date="2018-04-08T19:34:00Z">
                <w:rPr>
                  <w:rFonts w:hint="eastAsia"/>
                  <w:b/>
                </w:rPr>
              </w:rPrChange>
            </w:rPr>
            <w:delText>错误！未指定顺序。错误！未指定顺序。</w:delText>
          </w:r>
        </w:del>
      </w:ins>
      <w:ins w:id="5861" w:author="像个男人一样" w:date="2018-03-21T02:31:00Z">
        <w:del w:id="5862" w:author="像个男人一样" w:date="2018-03-22T11:56:00Z">
          <w:r w:rsidRPr="00CF611C">
            <w:rPr>
              <w:rFonts w:hint="eastAsia"/>
              <w:iCs w:val="0"/>
              <w:color w:val="auto"/>
              <w:sz w:val="24"/>
              <w:szCs w:val="22"/>
              <w:rPrChange w:id="5863" w:author="jie sun" w:date="2018-04-08T19:34:00Z">
                <w:rPr>
                  <w:rFonts w:hint="eastAsia"/>
                  <w:b/>
                </w:rPr>
              </w:rPrChange>
            </w:rPr>
            <w:delText>错误！未指定顺序。</w:delText>
          </w:r>
        </w:del>
      </w:ins>
      <w:ins w:id="5864" w:author="像个男人一样" w:date="2018-03-21T02:30:00Z">
        <w:del w:id="5865" w:author="像个男人一样" w:date="2018-03-22T11:56:00Z">
          <w:r w:rsidRPr="00CF611C">
            <w:rPr>
              <w:rFonts w:hint="eastAsia"/>
              <w:iCs w:val="0"/>
              <w:color w:val="auto"/>
              <w:sz w:val="24"/>
              <w:szCs w:val="22"/>
              <w:rPrChange w:id="5866" w:author="jie sun" w:date="2018-04-08T19:34:00Z">
                <w:rPr>
                  <w:rFonts w:hint="eastAsia"/>
                  <w:b/>
                </w:rPr>
              </w:rPrChange>
            </w:rPr>
            <w:delText>错误！未指定顺序。</w:delText>
          </w:r>
        </w:del>
      </w:ins>
      <w:ins w:id="5867" w:author="像个男人一样" w:date="2018-03-21T02:29:00Z">
        <w:del w:id="5868" w:author="像个男人一样" w:date="2018-03-22T11:56:00Z">
          <w:r w:rsidRPr="00CF611C">
            <w:rPr>
              <w:rFonts w:hint="eastAsia"/>
              <w:iCs w:val="0"/>
              <w:color w:val="auto"/>
              <w:sz w:val="24"/>
              <w:szCs w:val="22"/>
              <w:rPrChange w:id="5869" w:author="jie sun" w:date="2018-04-08T19:34:00Z">
                <w:rPr>
                  <w:rFonts w:hint="eastAsia"/>
                  <w:b/>
                </w:rPr>
              </w:rPrChange>
            </w:rPr>
            <w:delText>错误！未指定顺序。错误！未指定顺序。</w:delText>
          </w:r>
        </w:del>
      </w:ins>
      <w:ins w:id="5870" w:author="像个男人一样" w:date="2018-03-21T02:26:00Z">
        <w:del w:id="5871" w:author="像个男人一样" w:date="2018-03-22T11:56:00Z">
          <w:r w:rsidRPr="00CF611C">
            <w:rPr>
              <w:rFonts w:hint="eastAsia"/>
              <w:iCs w:val="0"/>
              <w:color w:val="auto"/>
              <w:sz w:val="24"/>
              <w:szCs w:val="22"/>
              <w:rPrChange w:id="5872" w:author="jie sun" w:date="2018-04-08T19:34:00Z">
                <w:rPr>
                  <w:rFonts w:hint="eastAsia"/>
                  <w:b/>
                </w:rPr>
              </w:rPrChange>
            </w:rPr>
            <w:delText>错误！未指定顺序。</w:delText>
          </w:r>
        </w:del>
      </w:ins>
      <w:ins w:id="5873" w:author="像个男人一样" w:date="2018-03-21T02:25:00Z">
        <w:del w:id="5874" w:author="像个男人一样" w:date="2018-03-22T11:56:00Z">
          <w:r w:rsidRPr="00CF611C">
            <w:rPr>
              <w:rFonts w:hint="eastAsia"/>
              <w:iCs w:val="0"/>
              <w:color w:val="auto"/>
              <w:sz w:val="24"/>
              <w:szCs w:val="22"/>
              <w:rPrChange w:id="5875" w:author="jie sun" w:date="2018-04-08T19:34:00Z">
                <w:rPr>
                  <w:rFonts w:hint="eastAsia"/>
                  <w:b/>
                </w:rPr>
              </w:rPrChange>
            </w:rPr>
            <w:delText>错误！未指定顺序。</w:delText>
          </w:r>
        </w:del>
      </w:ins>
      <w:ins w:id="5876" w:author="像个男人一样" w:date="2018-03-21T02:24:00Z">
        <w:del w:id="5877" w:author="像个男人一样" w:date="2018-03-22T11:56:00Z">
          <w:r w:rsidRPr="00CF611C">
            <w:rPr>
              <w:rFonts w:hint="eastAsia"/>
              <w:iCs w:val="0"/>
              <w:color w:val="auto"/>
              <w:sz w:val="24"/>
              <w:szCs w:val="22"/>
              <w:rPrChange w:id="5878" w:author="jie sun" w:date="2018-04-08T19:34:00Z">
                <w:rPr>
                  <w:rFonts w:hint="eastAsia"/>
                  <w:b/>
                </w:rPr>
              </w:rPrChange>
            </w:rPr>
            <w:delText>错误！未指定顺序。</w:delText>
          </w:r>
        </w:del>
      </w:ins>
      <w:ins w:id="5879" w:author="像个男人一样" w:date="2018-03-21T02:23:00Z">
        <w:del w:id="5880" w:author="像个男人一样" w:date="2018-03-22T11:56:00Z">
          <w:r w:rsidRPr="00CF611C">
            <w:rPr>
              <w:rFonts w:hint="eastAsia"/>
              <w:iCs w:val="0"/>
              <w:color w:val="auto"/>
              <w:sz w:val="24"/>
              <w:szCs w:val="22"/>
              <w:rPrChange w:id="5881" w:author="jie sun" w:date="2018-04-08T19:34:00Z">
                <w:rPr>
                  <w:rFonts w:hint="eastAsia"/>
                  <w:b/>
                </w:rPr>
              </w:rPrChange>
            </w:rPr>
            <w:delText>错误！未指定顺序。</w:delText>
          </w:r>
        </w:del>
      </w:ins>
      <w:ins w:id="5882" w:author="像个男人一样" w:date="2018-03-21T02:22:00Z">
        <w:del w:id="5883" w:author="像个男人一样" w:date="2018-03-22T11:56:00Z">
          <w:r w:rsidRPr="00CF611C">
            <w:rPr>
              <w:rFonts w:hint="eastAsia"/>
              <w:iCs w:val="0"/>
              <w:color w:val="auto"/>
              <w:sz w:val="24"/>
              <w:szCs w:val="22"/>
              <w:rPrChange w:id="5884" w:author="jie sun" w:date="2018-04-08T19:34:00Z">
                <w:rPr>
                  <w:rFonts w:hint="eastAsia"/>
                  <w:b/>
                </w:rPr>
              </w:rPrChange>
            </w:rPr>
            <w:delText>错误！未指定顺序。</w:delText>
          </w:r>
        </w:del>
      </w:ins>
      <w:ins w:id="5885" w:author="像个男人一样" w:date="2018-03-21T02:17:00Z">
        <w:del w:id="5886" w:author="像个男人一样" w:date="2018-03-22T11:56:00Z">
          <w:r w:rsidRPr="00CF611C">
            <w:rPr>
              <w:rFonts w:hint="eastAsia"/>
              <w:iCs w:val="0"/>
              <w:color w:val="auto"/>
              <w:sz w:val="24"/>
              <w:szCs w:val="22"/>
              <w:rPrChange w:id="5887" w:author="jie sun" w:date="2018-04-08T19:34:00Z">
                <w:rPr>
                  <w:rFonts w:hint="eastAsia"/>
                  <w:b/>
                </w:rPr>
              </w:rPrChange>
            </w:rPr>
            <w:delText>错误！未指定顺序。错误！未指定顺序。错误！未指定顺序。</w:delText>
          </w:r>
        </w:del>
      </w:ins>
      <w:ins w:id="5888" w:author="像个男人一样" w:date="2018-03-21T02:15:00Z">
        <w:del w:id="5889" w:author="像个男人一样" w:date="2018-03-22T11:56:00Z">
          <w:r w:rsidRPr="00CF611C">
            <w:rPr>
              <w:rFonts w:hint="eastAsia"/>
              <w:iCs w:val="0"/>
              <w:color w:val="auto"/>
              <w:sz w:val="24"/>
              <w:szCs w:val="22"/>
              <w:rPrChange w:id="5890" w:author="jie sun" w:date="2018-04-08T19:34:00Z">
                <w:rPr>
                  <w:rFonts w:hint="eastAsia"/>
                  <w:b/>
                </w:rPr>
              </w:rPrChange>
            </w:rPr>
            <w:delText>错误！未指定顺序。</w:delText>
          </w:r>
        </w:del>
      </w:ins>
      <w:ins w:id="5891" w:author="像个男人一样" w:date="2018-03-21T02:14:00Z">
        <w:del w:id="5892" w:author="像个男人一样" w:date="2018-03-22T11:56:00Z">
          <w:r w:rsidRPr="00CF611C">
            <w:rPr>
              <w:rFonts w:hint="eastAsia"/>
              <w:iCs w:val="0"/>
              <w:color w:val="auto"/>
              <w:sz w:val="24"/>
              <w:szCs w:val="22"/>
              <w:rPrChange w:id="5893" w:author="jie sun" w:date="2018-04-08T19:34:00Z">
                <w:rPr>
                  <w:rFonts w:hint="eastAsia"/>
                  <w:b/>
                </w:rPr>
              </w:rPrChange>
            </w:rPr>
            <w:delText>错误！未指定顺序。</w:delText>
          </w:r>
        </w:del>
      </w:ins>
      <w:ins w:id="5894" w:author="像个男人一样" w:date="2018-03-21T02:13:00Z">
        <w:del w:id="5895" w:author="像个男人一样" w:date="2018-03-22T11:56:00Z">
          <w:r w:rsidRPr="00CF611C">
            <w:rPr>
              <w:rFonts w:hint="eastAsia"/>
              <w:iCs w:val="0"/>
              <w:color w:val="auto"/>
              <w:sz w:val="24"/>
              <w:szCs w:val="22"/>
              <w:rPrChange w:id="5896" w:author="jie sun" w:date="2018-04-08T19:34:00Z">
                <w:rPr>
                  <w:rFonts w:hint="eastAsia"/>
                  <w:b/>
                </w:rPr>
              </w:rPrChange>
            </w:rPr>
            <w:delText>错误！未指定顺序。</w:delText>
          </w:r>
        </w:del>
      </w:ins>
      <w:ins w:id="5897" w:author="像个男人一样" w:date="2018-03-21T02:12:00Z">
        <w:del w:id="5898" w:author="像个男人一样" w:date="2018-03-22T11:56:00Z">
          <w:r w:rsidRPr="00CF611C">
            <w:rPr>
              <w:rFonts w:hint="eastAsia"/>
              <w:iCs w:val="0"/>
              <w:color w:val="auto"/>
              <w:sz w:val="24"/>
              <w:szCs w:val="22"/>
              <w:rPrChange w:id="5899" w:author="jie sun" w:date="2018-04-08T19:34:00Z">
                <w:rPr>
                  <w:rFonts w:hint="eastAsia"/>
                  <w:b/>
                </w:rPr>
              </w:rPrChange>
            </w:rPr>
            <w:delText>错误！未指定顺序。</w:delText>
          </w:r>
        </w:del>
      </w:ins>
      <w:ins w:id="5900" w:author="像个男人一样" w:date="2018-03-21T02:02:00Z">
        <w:del w:id="5901" w:author="像个男人一样" w:date="2018-03-22T11:56:00Z">
          <w:r w:rsidRPr="00CF611C">
            <w:rPr>
              <w:rFonts w:hint="eastAsia"/>
              <w:iCs w:val="0"/>
              <w:color w:val="auto"/>
              <w:sz w:val="24"/>
              <w:szCs w:val="22"/>
              <w:rPrChange w:id="5902" w:author="jie sun" w:date="2018-04-08T19:34:00Z">
                <w:rPr>
                  <w:rFonts w:hint="eastAsia"/>
                  <w:b/>
                </w:rPr>
              </w:rPrChange>
            </w:rPr>
            <w:delText>错误！未指定顺序。错误！未指定顺序。</w:delText>
          </w:r>
        </w:del>
      </w:ins>
      <w:ins w:id="5903" w:author="像个男人一样" w:date="2018-03-21T02:01:00Z">
        <w:del w:id="5904" w:author="像个男人一样" w:date="2018-03-22T11:56:00Z">
          <w:r w:rsidRPr="00CF611C">
            <w:rPr>
              <w:rFonts w:hint="eastAsia"/>
              <w:iCs w:val="0"/>
              <w:color w:val="auto"/>
              <w:sz w:val="24"/>
              <w:szCs w:val="22"/>
              <w:rPrChange w:id="5905" w:author="jie sun" w:date="2018-04-08T19:34:00Z">
                <w:rPr>
                  <w:rFonts w:hint="eastAsia"/>
                  <w:b/>
                </w:rPr>
              </w:rPrChange>
            </w:rPr>
            <w:delText>错误！未指定顺序。</w:delText>
          </w:r>
        </w:del>
      </w:ins>
      <w:ins w:id="5906" w:author="像个男人一样" w:date="2018-03-21T02:00:00Z">
        <w:del w:id="5907" w:author="像个男人一样" w:date="2018-03-22T11:56:00Z">
          <w:r w:rsidRPr="00CF611C">
            <w:rPr>
              <w:rFonts w:hint="eastAsia"/>
              <w:iCs w:val="0"/>
              <w:color w:val="auto"/>
              <w:sz w:val="24"/>
              <w:szCs w:val="22"/>
              <w:rPrChange w:id="5908" w:author="jie sun" w:date="2018-04-08T19:34:00Z">
                <w:rPr>
                  <w:rFonts w:hint="eastAsia"/>
                  <w:b/>
                </w:rPr>
              </w:rPrChange>
            </w:rPr>
            <w:delText>错误！未指定顺序。</w:delText>
          </w:r>
        </w:del>
      </w:ins>
      <w:ins w:id="5909" w:author="像个男人一样" w:date="2018-03-21T01:59:00Z">
        <w:del w:id="5910" w:author="像个男人一样" w:date="2018-03-22T11:56:00Z">
          <w:r w:rsidRPr="00CF611C">
            <w:rPr>
              <w:rFonts w:hint="eastAsia"/>
              <w:iCs w:val="0"/>
              <w:color w:val="auto"/>
              <w:sz w:val="24"/>
              <w:szCs w:val="22"/>
              <w:rPrChange w:id="5911" w:author="jie sun" w:date="2018-04-08T19:34:00Z">
                <w:rPr>
                  <w:rFonts w:hint="eastAsia"/>
                  <w:b/>
                </w:rPr>
              </w:rPrChange>
            </w:rPr>
            <w:delText>错误！未指定顺序。</w:delText>
          </w:r>
        </w:del>
      </w:ins>
      <w:ins w:id="5912" w:author="像个男人一样" w:date="2018-03-21T01:58:00Z">
        <w:del w:id="5913" w:author="像个男人一样" w:date="2018-03-22T11:56:00Z">
          <w:r w:rsidRPr="00CF611C">
            <w:rPr>
              <w:rFonts w:hint="eastAsia"/>
              <w:iCs w:val="0"/>
              <w:color w:val="auto"/>
              <w:sz w:val="24"/>
              <w:szCs w:val="22"/>
              <w:rPrChange w:id="5914" w:author="jie sun" w:date="2018-04-08T19:34:00Z">
                <w:rPr>
                  <w:rFonts w:hint="eastAsia"/>
                  <w:b/>
                </w:rPr>
              </w:rPrChange>
            </w:rPr>
            <w:delText>错误！未指定顺序。错误！未指定顺序。</w:delText>
          </w:r>
        </w:del>
      </w:ins>
      <w:ins w:id="5915" w:author="像个男人一样" w:date="2018-03-21T01:57:00Z">
        <w:del w:id="5916" w:author="像个男人一样" w:date="2018-03-22T11:56:00Z">
          <w:r w:rsidRPr="00CF611C">
            <w:rPr>
              <w:rFonts w:hint="eastAsia"/>
              <w:iCs w:val="0"/>
              <w:color w:val="auto"/>
              <w:sz w:val="24"/>
              <w:szCs w:val="22"/>
              <w:rPrChange w:id="5917" w:author="jie sun" w:date="2018-04-08T19:34:00Z">
                <w:rPr>
                  <w:rFonts w:hint="eastAsia"/>
                  <w:b/>
                </w:rPr>
              </w:rPrChange>
            </w:rPr>
            <w:delText>错误！未指定顺序。</w:delText>
          </w:r>
        </w:del>
      </w:ins>
      <w:del w:id="5918" w:author="像个男人一样" w:date="2018-03-22T11:56:00Z">
        <w:r w:rsidRPr="00CF611C">
          <w:rPr>
            <w:iCs w:val="0"/>
            <w:color w:val="auto"/>
            <w:sz w:val="24"/>
            <w:szCs w:val="22"/>
            <w:rPrChange w:id="5919" w:author="jie sun" w:date="2018-04-08T19:34:00Z">
              <w:rPr/>
            </w:rPrChange>
          </w:rPr>
          <w:delText>5</w:delText>
        </w:r>
        <w:r w:rsidRPr="00CF611C">
          <w:rPr>
            <w:iCs w:val="0"/>
            <w:color w:val="auto"/>
            <w:sz w:val="24"/>
            <w:szCs w:val="22"/>
            <w:rPrChange w:id="5920" w:author="jie sun" w:date="2018-04-08T19:34:00Z">
              <w:rPr/>
            </w:rPrChange>
          </w:rPr>
          <w:fldChar w:fldCharType="end"/>
        </w:r>
      </w:del>
      <w:del w:id="5921" w:author="像个男人一样" w:date="2018-03-21T01:48:00Z">
        <w:r w:rsidRPr="00CF611C">
          <w:rPr>
            <w:iCs w:val="0"/>
            <w:color w:val="auto"/>
            <w:sz w:val="24"/>
            <w:szCs w:val="22"/>
            <w:rPrChange w:id="5922" w:author="jie sun" w:date="2018-04-08T19:34:00Z">
              <w:rPr/>
            </w:rPrChange>
          </w:rPr>
          <w:delText xml:space="preserve"> The angular velocities of three axes data of Gyroscope</w:delText>
        </w:r>
      </w:del>
      <w:bookmarkEnd w:id="5840"/>
    </w:p>
    <w:p w14:paraId="02B6503B" w14:textId="77777777" w:rsidR="0087014B" w:rsidRDefault="00D5184D">
      <w:pPr>
        <w:jc w:val="center"/>
        <w:rPr>
          <w:ins w:id="5923" w:author="像个男人一样" w:date="2018-03-21T01:48:00Z"/>
        </w:rPr>
        <w:pPrChange w:id="5924"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45B0EA0D" w:rsidR="0087014B" w:rsidRDefault="00D5184D">
      <w:pPr>
        <w:pStyle w:val="Caption"/>
        <w:jc w:val="center"/>
        <w:pPrChange w:id="5925" w:author="jie sun" w:date="2018-04-16T21:40:00Z">
          <w:pPr/>
        </w:pPrChange>
      </w:pPr>
      <w:bookmarkStart w:id="5926" w:name="_Toc517801888"/>
      <w:ins w:id="5927" w:author="像个男人一样" w:date="2018-03-21T01:48:00Z">
        <w:r>
          <w:t xml:space="preserve">Figure </w:t>
        </w:r>
      </w:ins>
      <w:ins w:id="5928" w:author="JIE  SUN" w:date="2018-06-21T13:36:00Z">
        <w:r w:rsidR="00A64E7B">
          <w:fldChar w:fldCharType="begin"/>
        </w:r>
        <w:r w:rsidR="00A64E7B">
          <w:instrText xml:space="preserve"> STYLEREF 1 \s </w:instrText>
        </w:r>
      </w:ins>
      <w:r w:rsidR="00A64E7B">
        <w:fldChar w:fldCharType="separate"/>
      </w:r>
      <w:r w:rsidR="009F4579">
        <w:rPr>
          <w:noProof/>
        </w:rPr>
        <w:t>4</w:t>
      </w:r>
      <w:ins w:id="59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3</w:t>
      </w:r>
      <w:ins w:id="5930" w:author="JIE  SUN" w:date="2018-06-21T13:36:00Z">
        <w:r w:rsidR="00A64E7B">
          <w:fldChar w:fldCharType="end"/>
        </w:r>
      </w:ins>
      <w:ins w:id="5931" w:author="jie sun" w:date="2018-04-19T13:00:00Z">
        <w:del w:id="5932" w:author="JIE  SUN" w:date="2018-06-21T13:34:00Z">
          <w:r w:rsidR="00083FE7" w:rsidDel="00A64E7B">
            <w:fldChar w:fldCharType="begin"/>
          </w:r>
          <w:r w:rsidR="00083FE7" w:rsidDel="00A64E7B">
            <w:delInstrText xml:space="preserve"> STYLEREF 1 \s </w:delInstrText>
          </w:r>
        </w:del>
      </w:ins>
      <w:del w:id="5933" w:author="JIE  SUN" w:date="2018-06-21T13:34:00Z">
        <w:r w:rsidR="00083FE7" w:rsidDel="00A64E7B">
          <w:fldChar w:fldCharType="separate"/>
        </w:r>
        <w:r w:rsidR="00083FE7" w:rsidDel="00A64E7B">
          <w:rPr>
            <w:noProof/>
          </w:rPr>
          <w:delText>3</w:delText>
        </w:r>
      </w:del>
      <w:ins w:id="5934" w:author="jie sun" w:date="2018-04-19T13:00:00Z">
        <w:del w:id="59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36" w:author="JIE  SUN" w:date="2018-06-21T13:34:00Z">
        <w:r w:rsidR="00083FE7" w:rsidDel="00A64E7B">
          <w:fldChar w:fldCharType="separate"/>
        </w:r>
      </w:del>
      <w:ins w:id="5937" w:author="jie sun" w:date="2018-04-19T13:00:00Z">
        <w:del w:id="5938" w:author="JIE  SUN" w:date="2018-06-21T13:34:00Z">
          <w:r w:rsidR="00083FE7" w:rsidDel="00A64E7B">
            <w:rPr>
              <w:noProof/>
            </w:rPr>
            <w:delText>5</w:delText>
          </w:r>
          <w:r w:rsidR="00083FE7" w:rsidDel="00A64E7B">
            <w:fldChar w:fldCharType="end"/>
          </w:r>
        </w:del>
      </w:ins>
      <w:ins w:id="5939" w:author="像个男人一样" w:date="2018-03-21T01:48:00Z">
        <w:del w:id="594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941" w:author="像个男人一样" w:date="2018-03-22T11:51:00Z">
        <w:del w:id="5942" w:author="jie sun" w:date="2018-04-10T21:45:00Z">
          <w:r w:rsidDel="00454521">
            <w:delText>5</w:delText>
          </w:r>
        </w:del>
      </w:ins>
      <w:ins w:id="5943" w:author="像个男人一样" w:date="2018-03-21T01:48:00Z">
        <w:del w:id="5944" w:author="jie sun" w:date="2018-04-10T21:45:00Z">
          <w:r w:rsidDel="00454521">
            <w:fldChar w:fldCharType="end"/>
          </w:r>
        </w:del>
        <w:bookmarkStart w:id="5945" w:name="_Toc18668"/>
        <w:bookmarkStart w:id="5946" w:name="_Toc13403"/>
        <w:bookmarkStart w:id="5947" w:name="_Toc18199"/>
        <w:bookmarkStart w:id="5948" w:name="_Toc1411"/>
        <w:bookmarkStart w:id="5949" w:name="_Toc2137"/>
        <w:bookmarkStart w:id="5950" w:name="_Toc4384"/>
        <w:bookmarkStart w:id="5951" w:name="_Toc27997"/>
        <w:bookmarkStart w:id="5952" w:name="_Toc23929"/>
        <w:bookmarkStart w:id="5953" w:name="_Toc12169"/>
        <w:bookmarkStart w:id="5954" w:name="_Toc22874"/>
        <w:bookmarkStart w:id="5955" w:name="_Toc27424"/>
        <w:bookmarkStart w:id="5956" w:name="_Toc30685"/>
        <w:bookmarkStart w:id="5957" w:name="_Toc6194"/>
        <w:bookmarkStart w:id="5958" w:name="_Toc29678"/>
        <w:bookmarkStart w:id="5959" w:name="_Toc25633"/>
        <w:bookmarkStart w:id="5960" w:name="_Toc8983"/>
        <w:bookmarkStart w:id="5961" w:name="_Toc23673"/>
        <w:bookmarkStart w:id="5962" w:name="_Toc29564"/>
        <w:bookmarkStart w:id="5963" w:name="_Toc26631"/>
        <w:bookmarkStart w:id="5964" w:name="_Toc25922"/>
        <w:bookmarkStart w:id="5965" w:name="_Toc15336"/>
        <w:bookmarkStart w:id="5966" w:name="_Toc24176"/>
        <w:bookmarkStart w:id="5967" w:name="_Toc8265"/>
        <w:bookmarkStart w:id="5968" w:name="_Toc20118"/>
        <w:bookmarkStart w:id="5969" w:name="_Toc2720"/>
        <w:r>
          <w:rPr>
            <w:rFonts w:hint="eastAsia"/>
          </w:rPr>
          <w:t xml:space="preserve">: The </w:t>
        </w:r>
      </w:ins>
      <w:ins w:id="5970" w:author="jie sun" w:date="2018-04-16T22:29:00Z">
        <w:r w:rsidR="00473E37">
          <w:t>A</w:t>
        </w:r>
      </w:ins>
      <w:ins w:id="5971" w:author="像个男人一样" w:date="2018-03-21T01:48:00Z">
        <w:del w:id="5972" w:author="jie sun" w:date="2018-04-16T22:29:00Z">
          <w:r w:rsidDel="00473E37">
            <w:rPr>
              <w:rFonts w:hint="eastAsia"/>
            </w:rPr>
            <w:delText>a</w:delText>
          </w:r>
        </w:del>
        <w:r>
          <w:rPr>
            <w:rFonts w:hint="eastAsia"/>
          </w:rPr>
          <w:t xml:space="preserve">ngular </w:t>
        </w:r>
      </w:ins>
      <w:ins w:id="5973" w:author="jie sun" w:date="2018-04-16T22:29:00Z">
        <w:r w:rsidR="00473E37">
          <w:t>V</w:t>
        </w:r>
      </w:ins>
      <w:ins w:id="5974" w:author="像个男人一样" w:date="2018-03-21T01:48:00Z">
        <w:del w:id="5975" w:author="jie sun" w:date="2018-04-16T22:29:00Z">
          <w:r w:rsidDel="00473E37">
            <w:rPr>
              <w:rFonts w:hint="eastAsia"/>
            </w:rPr>
            <w:delText>v</w:delText>
          </w:r>
        </w:del>
        <w:r>
          <w:rPr>
            <w:rFonts w:hint="eastAsia"/>
          </w:rPr>
          <w:t xml:space="preserve">elocities </w:t>
        </w:r>
      </w:ins>
      <w:ins w:id="5976" w:author="jie sun" w:date="2018-04-16T22:29:00Z">
        <w:r w:rsidR="00473E37">
          <w:t>O</w:t>
        </w:r>
      </w:ins>
      <w:ins w:id="5977" w:author="像个男人一样" w:date="2018-03-21T01:48:00Z">
        <w:del w:id="5978" w:author="jie sun" w:date="2018-04-16T22:29:00Z">
          <w:r w:rsidDel="00473E37">
            <w:rPr>
              <w:rFonts w:hint="eastAsia"/>
            </w:rPr>
            <w:delText>o</w:delText>
          </w:r>
        </w:del>
        <w:r>
          <w:rPr>
            <w:rFonts w:hint="eastAsia"/>
          </w:rPr>
          <w:t xml:space="preserve">f </w:t>
        </w:r>
      </w:ins>
      <w:ins w:id="5979" w:author="jie sun" w:date="2018-04-16T22:29:00Z">
        <w:r w:rsidR="00473E37">
          <w:t>T</w:t>
        </w:r>
      </w:ins>
      <w:ins w:id="5980" w:author="像个男人一样" w:date="2018-03-21T01:48:00Z">
        <w:del w:id="5981" w:author="jie sun" w:date="2018-04-16T22:29:00Z">
          <w:r w:rsidDel="00473E37">
            <w:rPr>
              <w:rFonts w:hint="eastAsia"/>
            </w:rPr>
            <w:delText>t</w:delText>
          </w:r>
        </w:del>
        <w:r>
          <w:rPr>
            <w:rFonts w:hint="eastAsia"/>
          </w:rPr>
          <w:t xml:space="preserve">hree </w:t>
        </w:r>
      </w:ins>
      <w:ins w:id="5982" w:author="jie sun" w:date="2018-04-16T22:29:00Z">
        <w:r w:rsidR="00473E37">
          <w:t>A</w:t>
        </w:r>
      </w:ins>
      <w:ins w:id="5983" w:author="像个男人一样" w:date="2018-03-21T01:48:00Z">
        <w:del w:id="5984" w:author="jie sun" w:date="2018-04-16T22:29:00Z">
          <w:r w:rsidDel="00473E37">
            <w:rPr>
              <w:rFonts w:hint="eastAsia"/>
            </w:rPr>
            <w:delText>a</w:delText>
          </w:r>
        </w:del>
        <w:r>
          <w:rPr>
            <w:rFonts w:hint="eastAsia"/>
          </w:rPr>
          <w:t xml:space="preserve">xes </w:t>
        </w:r>
      </w:ins>
      <w:ins w:id="5985" w:author="jie sun" w:date="2018-04-16T22:29:00Z">
        <w:r w:rsidR="00473E37">
          <w:t>D</w:t>
        </w:r>
      </w:ins>
      <w:ins w:id="5986" w:author="像个男人一样" w:date="2018-03-21T01:48:00Z">
        <w:del w:id="5987" w:author="jie sun" w:date="2018-04-16T22:29:00Z">
          <w:r w:rsidDel="00473E37">
            <w:rPr>
              <w:rFonts w:hint="eastAsia"/>
            </w:rPr>
            <w:delText>d</w:delText>
          </w:r>
        </w:del>
        <w:r>
          <w:rPr>
            <w:rFonts w:hint="eastAsia"/>
          </w:rPr>
          <w:t xml:space="preserve">ata </w:t>
        </w:r>
      </w:ins>
      <w:ins w:id="5988" w:author="jie sun" w:date="2018-04-16T22:29:00Z">
        <w:r w:rsidR="00473E37">
          <w:t>O</w:t>
        </w:r>
      </w:ins>
      <w:ins w:id="5989" w:author="像个男人一样" w:date="2018-03-21T01:48:00Z">
        <w:del w:id="5990" w:author="jie sun" w:date="2018-04-16T22:29:00Z">
          <w:r w:rsidDel="00473E37">
            <w:rPr>
              <w:rFonts w:hint="eastAsia"/>
            </w:rPr>
            <w:delText>o</w:delText>
          </w:r>
        </w:del>
        <w:r>
          <w:rPr>
            <w:rFonts w:hint="eastAsia"/>
          </w:rPr>
          <w:t>f Gyroscope</w:t>
        </w:r>
      </w:ins>
      <w:bookmarkEnd w:id="5926"/>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p>
    <w:p w14:paraId="0C43EA63" w14:textId="77777777" w:rsidR="0087014B" w:rsidRDefault="00D5184D">
      <w:del w:id="5991" w:author="jie sun" w:date="2018-04-15T19:33:00Z">
        <w:r w:rsidDel="0011581D">
          <w:lastRenderedPageBreak/>
          <w:delText>So we</w:delText>
        </w:r>
      </w:del>
      <w:ins w:id="5992"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5993" w:name="_Toc31821"/>
      <w:bookmarkStart w:id="5994" w:name="_Toc528"/>
      <w:bookmarkStart w:id="5995" w:name="_Toc24355"/>
      <w:bookmarkStart w:id="5996" w:name="_Toc15933"/>
      <w:bookmarkStart w:id="5997" w:name="_Toc10462"/>
      <w:bookmarkStart w:id="5998" w:name="_Toc30410"/>
      <w:bookmarkStart w:id="5999" w:name="_Toc27580"/>
      <w:bookmarkStart w:id="6000" w:name="_Toc18046"/>
      <w:bookmarkStart w:id="6001" w:name="_Toc19700"/>
      <w:bookmarkStart w:id="6002" w:name="_Toc518649181"/>
      <w:r>
        <w:t xml:space="preserve">Calculating </w:t>
      </w:r>
      <w:del w:id="6003" w:author="jie sun" w:date="2018-04-16T21:20:00Z">
        <w:r w:rsidR="00D5184D" w:rsidDel="00DD2CA7">
          <w:delText xml:space="preserve">the </w:delText>
        </w:r>
      </w:del>
      <w:r>
        <w:t>t</w:t>
      </w:r>
      <w:ins w:id="6004" w:author="jie sun" w:date="2018-04-16T21:20:00Z">
        <w:r w:rsidR="00DD2CA7">
          <w:t xml:space="preserve">he </w:t>
        </w:r>
      </w:ins>
      <w:del w:id="6005" w:author="jie sun" w:date="2018-04-16T21:20:00Z">
        <w:r w:rsidR="00D5184D" w:rsidDel="00DD2CA7">
          <w:delText xml:space="preserve">current </w:delText>
        </w:r>
      </w:del>
      <w:ins w:id="6006" w:author="jie sun" w:date="2018-04-16T21:20:00Z">
        <w:r w:rsidR="00DD2CA7">
          <w:t xml:space="preserve">Current </w:t>
        </w:r>
      </w:ins>
      <w:del w:id="6007" w:author="jie sun" w:date="2018-04-16T21:20:00Z">
        <w:r w:rsidR="00D5184D" w:rsidDel="00DD2CA7">
          <w:delText xml:space="preserve">angle </w:delText>
        </w:r>
      </w:del>
      <w:ins w:id="6008" w:author="jie sun" w:date="2018-04-16T21:20:00Z">
        <w:r w:rsidR="00DD2CA7">
          <w:t xml:space="preserve">Angle </w:t>
        </w:r>
      </w:ins>
      <w:del w:id="6009" w:author="jie sun" w:date="2018-04-16T21:20:00Z">
        <w:r w:rsidR="00D5184D" w:rsidDel="00DD2CA7">
          <w:delText xml:space="preserve">in </w:delText>
        </w:r>
      </w:del>
      <w:r w:rsidR="00722587">
        <w:t>i</w:t>
      </w:r>
      <w:ins w:id="6010" w:author="jie sun" w:date="2018-04-16T21:20:00Z">
        <w:r w:rsidR="00DD2CA7">
          <w:t xml:space="preserve">n </w:t>
        </w:r>
      </w:ins>
      <w:r w:rsidR="00D5184D">
        <w:rPr>
          <w:lang w:val="en-GB"/>
        </w:rPr>
        <w:t xml:space="preserve">Pitch </w:t>
      </w:r>
      <w:del w:id="6011" w:author="jie sun" w:date="2018-04-16T21:21:00Z">
        <w:r w:rsidR="00D5184D" w:rsidDel="00DD2CA7">
          <w:delText>axis</w:delText>
        </w:r>
      </w:del>
      <w:bookmarkEnd w:id="5993"/>
      <w:bookmarkEnd w:id="5994"/>
      <w:bookmarkEnd w:id="5995"/>
      <w:bookmarkEnd w:id="5996"/>
      <w:bookmarkEnd w:id="5997"/>
      <w:bookmarkEnd w:id="5998"/>
      <w:bookmarkEnd w:id="5999"/>
      <w:bookmarkEnd w:id="6000"/>
      <w:bookmarkEnd w:id="6001"/>
      <w:ins w:id="6012" w:author="jie sun" w:date="2018-04-16T21:21:00Z">
        <w:r w:rsidR="00DD2CA7">
          <w:t>Axis</w:t>
        </w:r>
      </w:ins>
      <w:bookmarkEnd w:id="6002"/>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00763BAA" w:rsidR="0087014B" w:rsidRDefault="00D5184D">
      <w:r>
        <w:t>One of them is</w:t>
      </w:r>
      <w:ins w:id="6013" w:author="像个男人一样" w:date="2018-03-21T21:19:00Z">
        <w:r>
          <w:rPr>
            <w:lang w:val="en-US"/>
          </w:rPr>
          <w:t xml:space="preserve"> </w:t>
        </w:r>
      </w:ins>
      <w:del w:id="6014"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6015" w:author="像个男人一样" w:date="2018-03-21T21:19:00Z">
        <w:r>
          <w:rPr>
            <w:rFonts w:hint="eastAsia"/>
          </w:rPr>
          <w:t>θ</w:t>
        </w:r>
        <w:r>
          <w:rPr>
            <w:rFonts w:hint="eastAsia"/>
          </w:rPr>
          <w:t> </w:t>
        </w:r>
        <w:r>
          <w:rPr>
            <w:lang w:val="en-US"/>
          </w:rPr>
          <w:t xml:space="preserve">= </w:t>
        </w:r>
      </w:ins>
      <w:ins w:id="6016" w:author="像个男人一样" w:date="2018-03-21T21:26:00Z">
        <w:r>
          <w:rPr>
            <w:lang w:val="en-US"/>
          </w:rPr>
          <w:t>d</w:t>
        </w:r>
        <w:r>
          <w:rPr>
            <w:rFonts w:hint="eastAsia"/>
          </w:rPr>
          <w:t>θ</w:t>
        </w:r>
      </w:ins>
      <w:ins w:id="6017" w:author="像个男人一样" w:date="2018-03-21T21:19:00Z">
        <w:r>
          <w:rPr>
            <w:lang w:val="en-US"/>
          </w:rPr>
          <w:t>/dt</w:t>
        </w:r>
      </w:ins>
      <w:customXmlInsRangeStart w:id="6018" w:author="jie sun" w:date="2018-04-08T19:39:00Z"/>
      <w:sdt>
        <w:sdtPr>
          <w:rPr>
            <w:lang w:val="en-US"/>
          </w:rPr>
          <w:id w:val="-637180685"/>
          <w:citation/>
        </w:sdtPr>
        <w:sdtContent>
          <w:customXmlInsRangeEnd w:id="6018"/>
          <w:ins w:id="6019"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8216AB">
            <w:rPr>
              <w:rFonts w:hint="eastAsia"/>
              <w:noProof/>
              <w:lang w:val="en-US"/>
            </w:rPr>
            <w:t xml:space="preserve"> </w:t>
          </w:r>
          <w:r w:rsidR="008216AB">
            <w:rPr>
              <w:noProof/>
              <w:lang w:val="en-US"/>
            </w:rPr>
            <w:t>(Pieter-Jan, 2016)</w:t>
          </w:r>
          <w:ins w:id="6020" w:author="jie sun" w:date="2018-04-08T19:39:00Z">
            <w:r w:rsidR="00021E90">
              <w:rPr>
                <w:lang w:val="en-US"/>
              </w:rPr>
              <w:fldChar w:fldCharType="end"/>
            </w:r>
          </w:ins>
          <w:customXmlInsRangeStart w:id="6021" w:author="jie sun" w:date="2018-04-08T19:39:00Z"/>
        </w:sdtContent>
      </w:sdt>
      <w:customXmlInsRangeEnd w:id="6021"/>
      <w:ins w:id="6022" w:author="像个男人一样" w:date="2018-03-21T21:24:00Z">
        <w:del w:id="6023" w:author="jie sun" w:date="2018-04-08T19:39:00Z">
          <w:r w:rsidDel="00021E90">
            <w:rPr>
              <w:lang w:val="en-US"/>
            </w:rPr>
            <w:delText xml:space="preserve"> </w:delText>
          </w:r>
        </w:del>
      </w:ins>
      <w:bookmarkStart w:id="6024" w:name="OLE_LINK26"/>
      <w:ins w:id="6025" w:author="像个男人一样" w:date="2018-03-22T12:12:00Z">
        <w:del w:id="6026"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6024"/>
      <w:r>
        <w:t xml:space="preserve">, </w:t>
      </w:r>
      <w:ins w:id="6031" w:author="像个男人一样" w:date="2018-03-21T21:25:00Z">
        <w:r>
          <w:rPr>
            <w:rFonts w:hint="eastAsia"/>
          </w:rPr>
          <w:t>θ</w:t>
        </w:r>
        <w:r>
          <w:rPr>
            <w:rFonts w:hint="eastAsia"/>
          </w:rPr>
          <w:t> </w:t>
        </w:r>
        <w:proofErr w:type="gramStart"/>
        <w:r>
          <w:rPr>
            <w:lang w:val="en-US"/>
          </w:rPr>
          <w:t>means  the</w:t>
        </w:r>
        <w:proofErr w:type="gramEnd"/>
        <w:r>
          <w:rPr>
            <w:lang w:val="en-US"/>
          </w:rPr>
          <w:t xml:space="preserve"> angular velocity</w:t>
        </w:r>
      </w:ins>
      <w:ins w:id="6032" w:author="像个男人一样" w:date="2018-03-21T21:26:00Z">
        <w:r>
          <w:rPr>
            <w:lang w:val="en-US"/>
          </w:rPr>
          <w:t>, d</w:t>
        </w:r>
        <w:r>
          <w:rPr>
            <w:rFonts w:hint="eastAsia"/>
          </w:rPr>
          <w:t>θ</w:t>
        </w:r>
        <w:r>
          <w:rPr>
            <w:lang w:val="en-US"/>
          </w:rPr>
          <w:t xml:space="preserve"> means ra</w:t>
        </w:r>
      </w:ins>
      <w:ins w:id="6033" w:author="像个男人一样" w:date="2018-03-21T21:27:00Z">
        <w:r>
          <w:rPr>
            <w:lang w:val="en-US"/>
          </w:rPr>
          <w:t>dian and dt is the time period,</w:t>
        </w:r>
      </w:ins>
      <w:ins w:id="6034"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6035" w:author="像个男人一样" w:date="2018-03-21T21:28:00Z"/>
        </w:rPr>
      </w:pPr>
      <w:r>
        <w:t xml:space="preserve">Therefor another function should be mentioned here: </w:t>
      </w:r>
    </w:p>
    <w:p w14:paraId="0893717D" w14:textId="7BE5CC13" w:rsidR="0087014B" w:rsidRPr="001F69FC" w:rsidDel="001F69FC" w:rsidRDefault="00D5184D">
      <w:pPr>
        <w:rPr>
          <w:ins w:id="6036" w:author="像个男人一样" w:date="2018-03-21T21:32:00Z"/>
          <w:del w:id="6037" w:author="jie sun" w:date="2018-04-16T21:50:00Z"/>
          <w:rPrChange w:id="6038" w:author="jie sun" w:date="2018-04-16T21:50:00Z">
            <w:rPr>
              <w:ins w:id="6039" w:author="像个男人一样" w:date="2018-03-21T21:32:00Z"/>
              <w:del w:id="6040" w:author="jie sun" w:date="2018-04-16T21:50:00Z"/>
              <w:rFonts w:ascii="PingFang SC" w:eastAsia="PingFang SC" w:hAnsi="PingFang SC" w:cs="PingFang SC"/>
              <w:color w:val="333333"/>
              <w:sz w:val="24"/>
              <w:szCs w:val="24"/>
            </w:rPr>
          </w:rPrChange>
        </w:rPr>
        <w:pPrChange w:id="6041" w:author="jie sun" w:date="2018-04-16T21:50:00Z">
          <w:pPr>
            <w:pStyle w:val="Heading1"/>
            <w:keepNext w:val="0"/>
            <w:keepLines w:val="0"/>
            <w:wordWrap w:val="0"/>
            <w:spacing w:before="0" w:line="390" w:lineRule="atLeast"/>
            <w:ind w:left="0" w:firstLine="0"/>
          </w:pPr>
        </w:pPrChange>
      </w:pPr>
      <w:bookmarkStart w:id="6042" w:name="OLE_LINK24"/>
      <w:bookmarkStart w:id="6043" w:name="_Toc18224"/>
      <w:bookmarkStart w:id="6044" w:name="_Toc22927"/>
      <w:bookmarkStart w:id="6045" w:name="OLE_LINK23"/>
      <w:ins w:id="6046" w:author="像个男人一样" w:date="2018-03-21T21:28:00Z">
        <w:r w:rsidRPr="001F69FC">
          <w:rPr>
            <w:rFonts w:hint="eastAsia"/>
            <w:rPrChange w:id="6047" w:author="jie sun" w:date="2018-04-16T21:50:00Z">
              <w:rPr>
                <w:rFonts w:ascii="Microsoft YaHei" w:eastAsia="Microsoft YaHei" w:hAnsi="Microsoft YaHei" w:cs="Microsoft YaHei" w:hint="eastAsia"/>
                <w:b w:val="0"/>
                <w:color w:val="333333"/>
                <w:szCs w:val="24"/>
                <w:shd w:val="clear" w:color="auto" w:fill="FFFFFF"/>
              </w:rPr>
            </w:rPrChange>
          </w:rPr>
          <w:t>Θ</w:t>
        </w:r>
      </w:ins>
      <w:ins w:id="6048" w:author="像个男人一样" w:date="2018-03-21T21:29:00Z">
        <w:r w:rsidRPr="001F69FC">
          <w:rPr>
            <w:rPrChange w:id="6049" w:author="jie sun" w:date="2018-04-16T21:50:00Z">
              <w:rPr>
                <w:rFonts w:ascii="Microsoft YaHei" w:eastAsia="Microsoft YaHei" w:hAnsi="Microsoft YaHei" w:cs="Microsoft YaHei"/>
                <w:b w:val="0"/>
                <w:color w:val="333333"/>
                <w:szCs w:val="24"/>
                <w:shd w:val="clear" w:color="auto" w:fill="FFFFFF"/>
                <w:lang w:val="en-US"/>
              </w:rPr>
            </w:rPrChange>
          </w:rPr>
          <w:t>(t)</w:t>
        </w:r>
        <w:bookmarkEnd w:id="6042"/>
        <w:r w:rsidRPr="001F69FC">
          <w:rPr>
            <w:rPrChange w:id="6050"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6051" w:author="像个男人一样" w:date="2018-03-21T21:30:00Z">
        <w:r w:rsidRPr="001F69FC">
          <w:rPr>
            <w:rPrChange w:id="6052"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6053"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6054" w:author="像个男人一样" w:date="2018-03-21T21:31:00Z">
        <w:r w:rsidRPr="001F69FC">
          <w:rPr>
            <w:rFonts w:hint="eastAsia"/>
            <w:rPrChange w:id="6055"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6056"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6057" w:author="jie sun" w:date="2018-04-16T21:50:00Z">
              <w:rPr>
                <w:rFonts w:ascii="Arial" w:eastAsia="SimSun" w:hAnsi="Arial" w:cs="Arial" w:hint="eastAsia"/>
                <w:b w:val="0"/>
                <w:color w:val="333333"/>
                <w:sz w:val="19"/>
                <w:szCs w:val="19"/>
                <w:shd w:val="clear" w:color="auto" w:fill="FFFFFF"/>
              </w:rPr>
            </w:rPrChange>
          </w:rPr>
          <w:t>≈</w:t>
        </w:r>
      </w:ins>
      <w:ins w:id="6058" w:author="像个男人一样" w:date="2018-03-21T21:32:00Z">
        <w:r w:rsidRPr="001F69FC">
          <w:rPr>
            <w:rPrChange w:id="6059"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6060" w:author="jie sun" w:date="2018-04-16T21:50:00Z">
              <w:rPr>
                <w:rFonts w:ascii="PingFang SC" w:eastAsia="PingFang SC" w:hAnsi="PingFang SC" w:cs="PingFang SC"/>
                <w:color w:val="333333"/>
                <w:szCs w:val="36"/>
              </w:rPr>
            </w:rPrChange>
          </w:rPr>
          <w:t>Σ</w:t>
        </w:r>
        <w:r w:rsidRPr="001F69FC">
          <w:rPr>
            <w:rFonts w:hint="eastAsia"/>
            <w:rPrChange w:id="6061" w:author="jie sun" w:date="2018-04-16T21:50:00Z">
              <w:rPr>
                <w:rFonts w:ascii="PingFang SC" w:eastAsia="SimSun" w:hAnsi="PingFang SC" w:cs="PingFang SC" w:hint="eastAsia"/>
                <w:color w:val="333333"/>
                <w:szCs w:val="36"/>
                <w:lang w:val="en-US"/>
              </w:rPr>
            </w:rPrChange>
          </w:rPr>
          <w:t>(</w:t>
        </w:r>
        <w:proofErr w:type="spellStart"/>
        <w:r w:rsidRPr="001F69FC">
          <w:rPr>
            <w:rFonts w:hint="eastAsia"/>
            <w:rPrChange w:id="6062" w:author="jie sun" w:date="2018-04-16T21:50:00Z">
              <w:rPr>
                <w:rFonts w:ascii="PingFang SC" w:eastAsia="SimSun" w:hAnsi="PingFang SC" w:cs="PingFang SC" w:hint="eastAsia"/>
                <w:color w:val="333333"/>
                <w:szCs w:val="36"/>
                <w:lang w:val="en-US"/>
              </w:rPr>
            </w:rPrChange>
          </w:rPr>
          <w:t>o,t</w:t>
        </w:r>
        <w:proofErr w:type="spellEnd"/>
        <w:r w:rsidRPr="001F69FC">
          <w:rPr>
            <w:rFonts w:hint="eastAsia"/>
            <w:rPrChange w:id="6063" w:author="jie sun" w:date="2018-04-16T21:50:00Z">
              <w:rPr>
                <w:rFonts w:ascii="PingFang SC" w:eastAsia="SimSun" w:hAnsi="PingFang SC" w:cs="PingFang SC" w:hint="eastAsia"/>
                <w:color w:val="333333"/>
                <w:szCs w:val="36"/>
                <w:lang w:val="en-US"/>
              </w:rPr>
            </w:rPrChange>
          </w:rPr>
          <w:t>)</w:t>
        </w:r>
        <w:r w:rsidRPr="001F69FC">
          <w:rPr>
            <w:rFonts w:hint="eastAsia"/>
            <w:rPrChange w:id="6064"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6065"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6066" w:author="像个男人一样" w:date="2018-03-21T23:35:00Z">
              <w:rPr>
                <w:b w:val="0"/>
                <w:lang w:val="en-US"/>
              </w:rPr>
            </w:rPrChange>
          </w:rPr>
          <w:t xml:space="preserve"> </w:t>
        </w:r>
      </w:ins>
      <w:bookmarkEnd w:id="6043"/>
      <w:bookmarkEnd w:id="6044"/>
      <w:customXmlInsRangeStart w:id="6067" w:author="jie sun" w:date="2018-04-08T19:40:00Z"/>
      <w:sdt>
        <w:sdtPr>
          <w:id w:val="-2109340290"/>
          <w:citation/>
        </w:sdtPr>
        <w:sdtContent>
          <w:customXmlInsRangeEnd w:id="6067"/>
          <w:ins w:id="6068" w:author="jie sun" w:date="2018-04-08T19:40:00Z">
            <w:r w:rsidR="00A33E35">
              <w:fldChar w:fldCharType="begin"/>
            </w:r>
            <w:r w:rsidR="00A33E35" w:rsidRPr="001F69FC">
              <w:rPr>
                <w:rPrChange w:id="6069" w:author="jie sun" w:date="2018-04-16T21:50:00Z">
                  <w:rPr>
                    <w:b w:val="0"/>
                    <w:sz w:val="21"/>
                    <w:lang w:val="en-US"/>
                  </w:rPr>
                </w:rPrChange>
              </w:rPr>
              <w:instrText xml:space="preserve"> CITATION Pie16 \l 2052 </w:instrText>
            </w:r>
          </w:ins>
          <w:r w:rsidR="00A33E35">
            <w:fldChar w:fldCharType="separate"/>
          </w:r>
          <w:r w:rsidR="008216AB" w:rsidRPr="008216AB">
            <w:rPr>
              <w:noProof/>
            </w:rPr>
            <w:t>(Pieter-Jan, 2016)</w:t>
          </w:r>
          <w:ins w:id="6070" w:author="jie sun" w:date="2018-04-08T19:40:00Z">
            <w:r w:rsidR="00A33E35">
              <w:fldChar w:fldCharType="end"/>
            </w:r>
          </w:ins>
          <w:customXmlInsRangeStart w:id="6071" w:author="jie sun" w:date="2018-04-08T19:40:00Z"/>
        </w:sdtContent>
      </w:sdt>
      <w:customXmlInsRangeEnd w:id="6071"/>
      <w:ins w:id="6072" w:author="像个男人一样" w:date="2018-03-22T12:14:00Z">
        <w:del w:id="6073" w:author="jie sun" w:date="2018-04-08T19:40:00Z">
          <w:r w:rsidRPr="001F69FC" w:rsidDel="00A33E35">
            <w:rPr>
              <w:rPrChange w:id="6074" w:author="jie sun" w:date="2018-04-16T21:50:00Z">
                <w:rPr>
                  <w:rStyle w:val="EndnoteReference"/>
                  <w:b w:val="0"/>
                </w:rPr>
              </w:rPrChange>
            </w:rPr>
            <w:delText>[</w:delText>
          </w:r>
        </w:del>
      </w:ins>
      <w:ins w:id="6075" w:author="像个男人一样" w:date="2018-03-22T12:17:00Z">
        <w:del w:id="6076" w:author="jie sun" w:date="2018-04-08T19:40:00Z">
          <w:r w:rsidRPr="001F69FC" w:rsidDel="00A33E35">
            <w:rPr>
              <w:rPrChange w:id="6077" w:author="jie sun" w:date="2018-04-16T21:50:00Z">
                <w:rPr>
                  <w:b w:val="0"/>
                  <w:lang w:val="en-US"/>
                </w:rPr>
              </w:rPrChange>
            </w:rPr>
            <w:delText>5</w:delText>
          </w:r>
        </w:del>
      </w:ins>
      <w:ins w:id="6078" w:author="像个男人一样" w:date="2018-03-22T12:14:00Z">
        <w:del w:id="6079" w:author="jie sun" w:date="2018-04-08T19:40:00Z">
          <w:r w:rsidRPr="001F69FC" w:rsidDel="00A33E35">
            <w:rPr>
              <w:rPrChange w:id="6080" w:author="jie sun" w:date="2018-04-16T21:50:00Z">
                <w:rPr>
                  <w:rStyle w:val="EndnoteReference"/>
                  <w:b w:val="0"/>
                </w:rPr>
              </w:rPrChange>
            </w:rPr>
            <w:delText>]</w:delText>
          </w:r>
        </w:del>
      </w:ins>
    </w:p>
    <w:p w14:paraId="1B756E40" w14:textId="77777777" w:rsidR="0087014B" w:rsidRDefault="0087014B">
      <w:pPr>
        <w:rPr>
          <w:ins w:id="6081" w:author="像个男人一样" w:date="2018-03-21T21:28:00Z"/>
          <w:lang w:val="en-US"/>
        </w:rPr>
      </w:pPr>
    </w:p>
    <w:bookmarkEnd w:id="6045"/>
    <w:p w14:paraId="03135CAE" w14:textId="77777777" w:rsidR="0087014B" w:rsidRDefault="00D5184D">
      <w:del w:id="6082"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6083" w:author="像个男人一样" w:date="2018-03-21T01:57:00Z">
          <w:pPr/>
        </w:pPrChange>
      </w:pPr>
      <w:r>
        <w:rPr>
          <w:iCs w:val="0"/>
          <w:color w:val="auto"/>
          <w:sz w:val="24"/>
          <w:szCs w:val="22"/>
        </w:rPr>
        <w:t>What function does is using the integral principle to integrate the angular velocity in all the period from time 0 (</w:t>
      </w:r>
      <w:ins w:id="6084" w:author="jie sun" w:date="2018-04-08T19:40:00Z">
        <w:r w:rsidR="00E65EF5">
          <w:rPr>
            <w:iCs w:val="0"/>
            <w:color w:val="auto"/>
            <w:sz w:val="24"/>
            <w:szCs w:val="22"/>
          </w:rPr>
          <w:t xml:space="preserve"> </w:t>
        </w:r>
      </w:ins>
      <w:del w:id="6085" w:author="jie sun" w:date="2018-04-08T19:40:00Z">
        <w:r w:rsidDel="006C0D71">
          <w:rPr>
            <w:iCs w:val="0"/>
            <w:color w:val="auto"/>
            <w:sz w:val="24"/>
            <w:szCs w:val="22"/>
          </w:rPr>
          <w:delText xml:space="preserve"> </w:delText>
        </w:r>
      </w:del>
      <w:r>
        <w:rPr>
          <w:iCs w:val="0"/>
          <w:color w:val="auto"/>
          <w:sz w:val="24"/>
          <w:szCs w:val="22"/>
        </w:rPr>
        <w:t>t</w:t>
      </w:r>
      <w:del w:id="6086" w:author="jie sun" w:date="2018-04-08T19:40:00Z">
        <w:r w:rsidDel="00E65EF5">
          <w:rPr>
            <w:iCs w:val="0"/>
            <w:color w:val="auto"/>
            <w:sz w:val="24"/>
            <w:szCs w:val="22"/>
          </w:rPr>
          <w:delText xml:space="preserve"> </w:delText>
        </w:r>
      </w:del>
      <w:r>
        <w:rPr>
          <w:iCs w:val="0"/>
          <w:color w:val="auto"/>
          <w:sz w:val="24"/>
          <w:szCs w:val="22"/>
        </w:rPr>
        <w:t>=</w:t>
      </w:r>
      <w:del w:id="6087" w:author="jie sun" w:date="2018-04-08T19:40:00Z">
        <w:r w:rsidDel="00E65EF5">
          <w:rPr>
            <w:iCs w:val="0"/>
            <w:color w:val="auto"/>
            <w:sz w:val="24"/>
            <w:szCs w:val="22"/>
          </w:rPr>
          <w:delText xml:space="preserve"> </w:delText>
        </w:r>
      </w:del>
      <w:r>
        <w:rPr>
          <w:iCs w:val="0"/>
          <w:color w:val="auto"/>
          <w:sz w:val="24"/>
          <w:szCs w:val="22"/>
        </w:rPr>
        <w:t>0)</w:t>
      </w:r>
      <w:del w:id="6088"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5969C1C7" w:rsidR="00824300" w:rsidRDefault="008F23CD" w:rsidP="00F752E2">
      <w:pPr>
        <w:pStyle w:val="Heading3"/>
        <w:rPr>
          <w:ins w:id="6089" w:author="jie sun" w:date="2018-04-08T19:19:00Z"/>
        </w:rPr>
      </w:pPr>
      <w:bookmarkStart w:id="6090" w:name="_Toc22903"/>
      <w:bookmarkStart w:id="6091" w:name="_Toc31972"/>
      <w:bookmarkStart w:id="6092" w:name="_Toc23995"/>
      <w:bookmarkStart w:id="6093" w:name="_Toc4961"/>
      <w:bookmarkStart w:id="6094" w:name="_Toc3819"/>
      <w:bookmarkStart w:id="6095" w:name="_Toc5615"/>
      <w:bookmarkStart w:id="6096" w:name="_Toc5368"/>
      <w:bookmarkStart w:id="6097" w:name="_Toc22180"/>
      <w:bookmarkStart w:id="6098" w:name="_Toc23626"/>
      <w:bookmarkStart w:id="6099" w:name="_Toc505291911"/>
      <w:bookmarkStart w:id="6100" w:name="_Toc518649182"/>
      <w:r>
        <w:t xml:space="preserve">How </w:t>
      </w:r>
      <w:ins w:id="6101" w:author="jie sun" w:date="2018-04-16T21:21:00Z">
        <w:r>
          <w:t>A</w:t>
        </w:r>
      </w:ins>
      <w:del w:id="6102" w:author="jie sun" w:date="2018-04-16T21:21:00Z">
        <w:r w:rsidDel="00C217C5">
          <w:delText>a</w:delText>
        </w:r>
      </w:del>
      <w:r>
        <w:t xml:space="preserve"> </w:t>
      </w:r>
      <w:ins w:id="6103" w:author="jie sun" w:date="2018-04-16T21:21:00Z">
        <w:r>
          <w:t>G</w:t>
        </w:r>
      </w:ins>
      <w:del w:id="6104" w:author="jie sun" w:date="2018-04-16T21:21:00Z">
        <w:r w:rsidDel="00C217C5">
          <w:delText>g</w:delText>
        </w:r>
      </w:del>
      <w:r>
        <w:t xml:space="preserve">yroscope </w:t>
      </w:r>
      <w:ins w:id="6105" w:author="jie sun" w:date="2018-04-16T21:21:00Z">
        <w:r>
          <w:t>W</w:t>
        </w:r>
      </w:ins>
      <w:del w:id="6106" w:author="jie sun" w:date="2018-04-16T21:21:00Z">
        <w:r w:rsidDel="00C217C5">
          <w:delText>w</w:delText>
        </w:r>
      </w:del>
      <w:r>
        <w:t xml:space="preserve">orks </w:t>
      </w:r>
      <w:ins w:id="6107" w:author="jie sun" w:date="2018-04-16T21:21:00Z">
        <w:r>
          <w:t>F</w:t>
        </w:r>
      </w:ins>
      <w:del w:id="6108" w:author="jie sun" w:date="2018-04-16T21:21:00Z">
        <w:r w:rsidDel="00C217C5">
          <w:delText>f</w:delText>
        </w:r>
      </w:del>
      <w:r>
        <w:t xml:space="preserve">or </w:t>
      </w:r>
      <w:ins w:id="6109" w:author="jie sun" w:date="2018-04-16T21:21:00Z">
        <w:r>
          <w:t>T</w:t>
        </w:r>
      </w:ins>
      <w:del w:id="6110" w:author="jie sun" w:date="2018-04-16T21:21:00Z">
        <w:r w:rsidDel="00C217C5">
          <w:delText>t</w:delText>
        </w:r>
      </w:del>
      <w:r>
        <w:t xml:space="preserve">he </w:t>
      </w:r>
      <w:ins w:id="6111" w:author="jie sun" w:date="2018-04-16T21:21:00Z">
        <w:r>
          <w:t>R</w:t>
        </w:r>
      </w:ins>
      <w:del w:id="6112" w:author="jie sun" w:date="2018-04-16T21:21:00Z">
        <w:r w:rsidDel="00C217C5">
          <w:delText>r</w:delText>
        </w:r>
      </w:del>
      <w:r>
        <w:t xml:space="preserve">acing </w:t>
      </w:r>
      <w:ins w:id="6113" w:author="jie sun" w:date="2018-04-16T21:21:00Z">
        <w:r>
          <w:t>G</w:t>
        </w:r>
      </w:ins>
      <w:del w:id="6114" w:author="jie sun" w:date="2018-04-16T21:21:00Z">
        <w:r w:rsidDel="00C217C5">
          <w:delText>g</w:delText>
        </w:r>
      </w:del>
      <w:r>
        <w:t>ame</w:t>
      </w:r>
      <w:bookmarkEnd w:id="6090"/>
      <w:bookmarkEnd w:id="6091"/>
      <w:bookmarkEnd w:id="6092"/>
      <w:bookmarkEnd w:id="6093"/>
      <w:bookmarkEnd w:id="6094"/>
      <w:bookmarkEnd w:id="6095"/>
      <w:bookmarkEnd w:id="6096"/>
      <w:bookmarkEnd w:id="6097"/>
      <w:bookmarkEnd w:id="6098"/>
      <w:bookmarkEnd w:id="6100"/>
      <w:del w:id="6115" w:author="jie sun" w:date="2018-04-08T19:19:00Z">
        <w:r w:rsidRPr="00FC7C3D" w:rsidDel="00824300">
          <w:delText>The principle of the racing game</w:delText>
        </w:r>
      </w:del>
      <w:bookmarkStart w:id="6116" w:name="_Toc511230199"/>
      <w:bookmarkStart w:id="6117" w:name="_Toc511295649"/>
      <w:bookmarkStart w:id="6118" w:name="_Toc511677532"/>
      <w:bookmarkStart w:id="6119" w:name="_Toc511677701"/>
      <w:bookmarkStart w:id="6120" w:name="_Toc511677753"/>
      <w:bookmarkStart w:id="6121" w:name="_Toc511906306"/>
      <w:bookmarkStart w:id="6122" w:name="_Toc517801854"/>
      <w:bookmarkStart w:id="6123" w:name="_Toc517813763"/>
      <w:bookmarkStart w:id="6124" w:name="_Toc517899178"/>
      <w:bookmarkStart w:id="6125" w:name="_Toc517899699"/>
      <w:bookmarkStart w:id="6126" w:name="_Toc517900307"/>
      <w:bookmarkStart w:id="6127" w:name="_Toc517900487"/>
      <w:bookmarkStart w:id="6128" w:name="_Toc517900756"/>
      <w:bookmarkStart w:id="6129" w:name="_Toc517900892"/>
      <w:bookmarkStart w:id="6130" w:name="_Toc517901024"/>
      <w:bookmarkStart w:id="6131" w:name="_Toc517902539"/>
      <w:bookmarkStart w:id="6132" w:name="_Toc517902989"/>
      <w:bookmarkStart w:id="6133" w:name="_Toc517903556"/>
      <w:bookmarkStart w:id="6134" w:name="_Toc517903692"/>
      <w:bookmarkStart w:id="6135" w:name="_Toc517903964"/>
      <w:bookmarkStart w:id="6136" w:name="_Toc517904099"/>
      <w:bookmarkStart w:id="6137" w:name="_Toc517973758"/>
      <w:bookmarkStart w:id="6138" w:name="_Toc517973887"/>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del w:id="6139"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6140" w:author="像个男人一样" w:date="2018-03-22T11:51:00Z">
        <w:del w:id="6141" w:author="像个男人一样" w:date="2018-03-22T11:56:00Z">
          <w:r w:rsidR="00D5184D">
            <w:delText>错误！未指定顺序。</w:delText>
          </w:r>
        </w:del>
      </w:ins>
      <w:ins w:id="6142" w:author="像个男人一样" w:date="2018-03-21T23:39:00Z">
        <w:del w:id="6143" w:author="像个男人一样" w:date="2018-03-22T11:56:00Z">
          <w:r w:rsidR="00D5184D">
            <w:delText>错误！未指定顺序。</w:delText>
          </w:r>
        </w:del>
      </w:ins>
      <w:ins w:id="6144" w:author="像个男人一样" w:date="2018-03-21T23:10:00Z">
        <w:del w:id="6145" w:author="像个男人一样" w:date="2018-03-22T11:56:00Z">
          <w:r w:rsidR="00D5184D">
            <w:delText>错误！未指定顺序。</w:delText>
          </w:r>
        </w:del>
      </w:ins>
      <w:ins w:id="6146" w:author="像个男人一样" w:date="2018-03-21T23:08:00Z">
        <w:del w:id="6147" w:author="像个男人一样" w:date="2018-03-22T11:56:00Z">
          <w:r w:rsidR="00D5184D">
            <w:delText>错误！未指定顺序。</w:delText>
          </w:r>
        </w:del>
      </w:ins>
      <w:ins w:id="6148" w:author="像个男人一样" w:date="2018-03-21T02:33:00Z">
        <w:del w:id="6149" w:author="像个男人一样" w:date="2018-03-22T11:56:00Z">
          <w:r w:rsidR="00D5184D">
            <w:delText>错误！未指定顺序。错误！未指定顺序。</w:delText>
          </w:r>
        </w:del>
      </w:ins>
      <w:ins w:id="6150" w:author="像个男人一样" w:date="2018-03-21T02:31:00Z">
        <w:del w:id="6151" w:author="像个男人一样" w:date="2018-03-22T11:56:00Z">
          <w:r w:rsidR="00D5184D">
            <w:delText>错误！未指定顺序。</w:delText>
          </w:r>
        </w:del>
      </w:ins>
      <w:ins w:id="6152" w:author="像个男人一样" w:date="2018-03-21T02:30:00Z">
        <w:del w:id="6153" w:author="像个男人一样" w:date="2018-03-22T11:56:00Z">
          <w:r w:rsidR="00D5184D">
            <w:delText>错误！未指定顺序。</w:delText>
          </w:r>
        </w:del>
      </w:ins>
      <w:ins w:id="6154" w:author="像个男人一样" w:date="2018-03-21T02:29:00Z">
        <w:del w:id="6155" w:author="像个男人一样" w:date="2018-03-22T11:56:00Z">
          <w:r w:rsidR="00D5184D">
            <w:delText>错误！未指定顺序。错误！未指定顺序。</w:delText>
          </w:r>
        </w:del>
      </w:ins>
      <w:ins w:id="6156" w:author="像个男人一样" w:date="2018-03-21T02:26:00Z">
        <w:del w:id="6157" w:author="像个男人一样" w:date="2018-03-22T11:56:00Z">
          <w:r w:rsidR="00D5184D">
            <w:delText>错误！未指定顺序。</w:delText>
          </w:r>
        </w:del>
      </w:ins>
      <w:ins w:id="6158" w:author="像个男人一样" w:date="2018-03-21T02:25:00Z">
        <w:del w:id="6159" w:author="像个男人一样" w:date="2018-03-22T11:56:00Z">
          <w:r w:rsidR="00D5184D">
            <w:delText>错误！未指定顺序。</w:delText>
          </w:r>
        </w:del>
      </w:ins>
      <w:ins w:id="6160" w:author="像个男人一样" w:date="2018-03-21T02:24:00Z">
        <w:del w:id="6161" w:author="像个男人一样" w:date="2018-03-22T11:56:00Z">
          <w:r w:rsidR="00D5184D">
            <w:delText>错误！未指定顺序。</w:delText>
          </w:r>
        </w:del>
      </w:ins>
      <w:ins w:id="6162" w:author="像个男人一样" w:date="2018-03-21T02:23:00Z">
        <w:del w:id="6163" w:author="像个男人一样" w:date="2018-03-22T11:56:00Z">
          <w:r w:rsidR="00D5184D">
            <w:delText>错误！未指定顺序。</w:delText>
          </w:r>
        </w:del>
      </w:ins>
      <w:ins w:id="6164" w:author="像个男人一样" w:date="2018-03-21T02:22:00Z">
        <w:del w:id="6165" w:author="像个男人一样" w:date="2018-03-22T11:56:00Z">
          <w:r w:rsidR="00D5184D">
            <w:delText>错误！未指定顺序。</w:delText>
          </w:r>
        </w:del>
      </w:ins>
      <w:ins w:id="6166" w:author="像个男人一样" w:date="2018-03-21T02:17:00Z">
        <w:del w:id="6167" w:author="像个男人一样" w:date="2018-03-22T11:56:00Z">
          <w:r w:rsidR="00D5184D">
            <w:delText>错误！未指定顺序。错误！未指定顺序。错误！未指定顺序。</w:delText>
          </w:r>
        </w:del>
      </w:ins>
      <w:ins w:id="6168" w:author="像个男人一样" w:date="2018-03-21T02:15:00Z">
        <w:del w:id="6169" w:author="像个男人一样" w:date="2018-03-22T11:56:00Z">
          <w:r w:rsidR="00D5184D">
            <w:delText>错误！未指定顺序。</w:delText>
          </w:r>
        </w:del>
      </w:ins>
      <w:ins w:id="6170" w:author="像个男人一样" w:date="2018-03-21T02:14:00Z">
        <w:del w:id="6171" w:author="像个男人一样" w:date="2018-03-22T11:56:00Z">
          <w:r w:rsidR="00D5184D">
            <w:delText>错误！未指定顺序。</w:delText>
          </w:r>
        </w:del>
      </w:ins>
      <w:ins w:id="6172" w:author="像个男人一样" w:date="2018-03-21T02:13:00Z">
        <w:del w:id="6173" w:author="像个男人一样" w:date="2018-03-22T11:56:00Z">
          <w:r w:rsidR="00D5184D">
            <w:delText>错误！未指定顺序。</w:delText>
          </w:r>
        </w:del>
      </w:ins>
      <w:ins w:id="6174" w:author="像个男人一样" w:date="2018-03-21T02:12:00Z">
        <w:del w:id="6175" w:author="像个男人一样" w:date="2018-03-22T11:56:00Z">
          <w:r w:rsidR="00D5184D">
            <w:delText>错误！未指定顺序。</w:delText>
          </w:r>
        </w:del>
      </w:ins>
      <w:ins w:id="6176" w:author="像个男人一样" w:date="2018-03-21T02:02:00Z">
        <w:del w:id="6177" w:author="像个男人一样" w:date="2018-03-22T11:56:00Z">
          <w:r w:rsidR="00D5184D">
            <w:delText>错误！未指定顺序。错误！未指定顺序。</w:delText>
          </w:r>
        </w:del>
      </w:ins>
      <w:ins w:id="6178" w:author="像个男人一样" w:date="2018-03-21T02:01:00Z">
        <w:del w:id="6179" w:author="像个男人一样" w:date="2018-03-22T11:56:00Z">
          <w:r w:rsidR="00D5184D">
            <w:delText>错误！未指定顺序。</w:delText>
          </w:r>
        </w:del>
      </w:ins>
      <w:ins w:id="6180" w:author="像个男人一样" w:date="2018-03-21T02:00:00Z">
        <w:del w:id="6181" w:author="像个男人一样" w:date="2018-03-22T11:56:00Z">
          <w:r w:rsidR="00D5184D">
            <w:delText>错误！未指定顺序。</w:delText>
          </w:r>
        </w:del>
      </w:ins>
      <w:ins w:id="6182" w:author="像个男人一样" w:date="2018-03-21T01:59:00Z">
        <w:del w:id="6183" w:author="像个男人一样" w:date="2018-03-22T11:56:00Z">
          <w:r w:rsidR="00D5184D">
            <w:delText>错误！未指定顺序。</w:delText>
          </w:r>
        </w:del>
      </w:ins>
      <w:ins w:id="6184" w:author="像个男人一样" w:date="2018-03-21T01:58:00Z">
        <w:del w:id="6185" w:author="像个男人一样" w:date="2018-03-22T11:56:00Z">
          <w:r w:rsidR="00D5184D">
            <w:delText>错误！未指定顺序。错误！未指定顺序。</w:delText>
          </w:r>
        </w:del>
      </w:ins>
      <w:del w:id="6186" w:author="像个男人一样" w:date="2018-03-22T11:56:00Z">
        <w:r w:rsidR="00D5184D">
          <w:delText>6</w:delText>
        </w:r>
        <w:r w:rsidR="00D5184D">
          <w:fldChar w:fldCharType="end"/>
        </w:r>
      </w:del>
      <w:del w:id="6187" w:author="像个男人一样" w:date="2018-03-21T01:58:00Z">
        <w:r w:rsidR="00D5184D">
          <w:delText xml:space="preserve"> </w:delText>
        </w:r>
      </w:del>
      <w:del w:id="6188" w:author="像个男人一样" w:date="2018-03-21T01:57:00Z">
        <w:r w:rsidR="00D5184D">
          <w:delText>Racing Game</w:delText>
        </w:r>
      </w:del>
      <w:bookmarkEnd w:id="6099"/>
    </w:p>
    <w:p w14:paraId="033CDD02" w14:textId="395749AA" w:rsidR="00824300" w:rsidRDefault="00824300" w:rsidP="00626A54">
      <w:pPr>
        <w:pStyle w:val="Heading4"/>
        <w:rPr>
          <w:ins w:id="6189" w:author="jie sun" w:date="2018-04-18T15:18:00Z"/>
        </w:rPr>
      </w:pPr>
      <w:ins w:id="6190" w:author="jie sun" w:date="2018-04-08T19:19:00Z">
        <w:r w:rsidRPr="004159AA">
          <w:t xml:space="preserve">The </w:t>
        </w:r>
      </w:ins>
      <w:ins w:id="6191" w:author="jie sun" w:date="2018-04-16T21:21:00Z">
        <w:r w:rsidR="00FE6C8B" w:rsidRPr="00495DE5">
          <w:t>P</w:t>
        </w:r>
      </w:ins>
      <w:ins w:id="6192" w:author="jie sun" w:date="2018-04-08T19:19:00Z">
        <w:r w:rsidRPr="00134162">
          <w:t xml:space="preserve">rinciple </w:t>
        </w:r>
      </w:ins>
      <w:r w:rsidR="00FC7C3D">
        <w:t>o</w:t>
      </w:r>
      <w:ins w:id="6193" w:author="jie sun" w:date="2018-04-08T19:19:00Z">
        <w:r w:rsidRPr="00863EC6">
          <w:t xml:space="preserve">f </w:t>
        </w:r>
      </w:ins>
      <w:ins w:id="6194" w:author="jie sun" w:date="2018-04-16T21:21:00Z">
        <w:r w:rsidR="00FE6C8B" w:rsidRPr="00863EC6">
          <w:t>R</w:t>
        </w:r>
      </w:ins>
      <w:ins w:id="6195" w:author="jie sun" w:date="2018-04-08T19:19:00Z">
        <w:r w:rsidRPr="00863EC6">
          <w:t xml:space="preserve">acing </w:t>
        </w:r>
      </w:ins>
      <w:ins w:id="6196" w:author="jie sun" w:date="2018-04-16T21:21:00Z">
        <w:r w:rsidR="00FE6C8B" w:rsidRPr="00863EC6">
          <w:t>G</w:t>
        </w:r>
      </w:ins>
      <w:ins w:id="6197" w:author="jie sun" w:date="2018-04-08T19:19:00Z">
        <w:r w:rsidRPr="00863EC6">
          <w:t>ame</w:t>
        </w:r>
      </w:ins>
    </w:p>
    <w:p w14:paraId="50F74C0D" w14:textId="77777777" w:rsidR="00934638" w:rsidRPr="00934638" w:rsidRDefault="00934638">
      <w:pPr>
        <w:rPr>
          <w:ins w:id="6198" w:author="jie sun" w:date="2018-04-08T19:19:00Z"/>
        </w:rPr>
      </w:pPr>
    </w:p>
    <w:p w14:paraId="3A2D5CA7" w14:textId="77777777" w:rsidR="0087014B" w:rsidRDefault="00D5184D">
      <w:pPr>
        <w:jc w:val="center"/>
        <w:rPr>
          <w:ins w:id="6199" w:author="像个男人一样" w:date="2018-03-21T01:57:00Z"/>
        </w:rPr>
        <w:pPrChange w:id="6200" w:author="jie sun" w:date="2018-04-16T21:40:00Z">
          <w:pPr/>
        </w:pPrChange>
      </w:pPr>
      <w:del w:id="6201" w:author="jie sun" w:date="2018-04-18T15:12:00Z">
        <w:r w:rsidDel="00ED3617">
          <w:rPr>
            <w:noProof/>
          </w:rPr>
          <w:lastRenderedPageBreak/>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6202"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2560E57C" w:rsidR="0087014B" w:rsidRDefault="00D5184D">
      <w:pPr>
        <w:pStyle w:val="Caption"/>
        <w:jc w:val="center"/>
        <w:rPr>
          <w:ins w:id="6203" w:author="像个男人一样" w:date="2018-03-21T23:38:00Z"/>
        </w:rPr>
        <w:pPrChange w:id="6204" w:author="jie sun" w:date="2018-04-16T21:40:00Z">
          <w:pPr/>
        </w:pPrChange>
      </w:pPr>
      <w:bookmarkStart w:id="6205" w:name="_Toc517801889"/>
      <w:ins w:id="6206" w:author="像个男人一样" w:date="2018-03-21T23:39:00Z">
        <w:r>
          <w:t xml:space="preserve">Figure </w:t>
        </w:r>
      </w:ins>
      <w:ins w:id="6207" w:author="JIE  SUN" w:date="2018-06-21T13:36:00Z">
        <w:r w:rsidR="00A64E7B">
          <w:fldChar w:fldCharType="begin"/>
        </w:r>
        <w:r w:rsidR="00A64E7B">
          <w:instrText xml:space="preserve"> STYLEREF 1 \s </w:instrText>
        </w:r>
      </w:ins>
      <w:r w:rsidR="00A64E7B">
        <w:fldChar w:fldCharType="separate"/>
      </w:r>
      <w:r w:rsidR="009F4579">
        <w:rPr>
          <w:noProof/>
        </w:rPr>
        <w:t>4</w:t>
      </w:r>
      <w:ins w:id="620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4</w:t>
      </w:r>
      <w:ins w:id="6209" w:author="JIE  SUN" w:date="2018-06-21T13:36:00Z">
        <w:r w:rsidR="00A64E7B">
          <w:fldChar w:fldCharType="end"/>
        </w:r>
      </w:ins>
      <w:ins w:id="6210" w:author="jie sun" w:date="2018-04-19T13:00:00Z">
        <w:del w:id="6211" w:author="JIE  SUN" w:date="2018-06-21T13:34:00Z">
          <w:r w:rsidR="00083FE7" w:rsidDel="00A64E7B">
            <w:fldChar w:fldCharType="begin"/>
          </w:r>
          <w:r w:rsidR="00083FE7" w:rsidDel="00A64E7B">
            <w:delInstrText xml:space="preserve"> STYLEREF 1 \s </w:delInstrText>
          </w:r>
        </w:del>
      </w:ins>
      <w:del w:id="6212" w:author="JIE  SUN" w:date="2018-06-21T13:34:00Z">
        <w:r w:rsidR="00083FE7" w:rsidDel="00A64E7B">
          <w:fldChar w:fldCharType="separate"/>
        </w:r>
        <w:r w:rsidR="00083FE7" w:rsidDel="00A64E7B">
          <w:rPr>
            <w:noProof/>
          </w:rPr>
          <w:delText>3</w:delText>
        </w:r>
      </w:del>
      <w:ins w:id="6213" w:author="jie sun" w:date="2018-04-19T13:00:00Z">
        <w:del w:id="621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215" w:author="JIE  SUN" w:date="2018-06-21T13:34:00Z">
        <w:r w:rsidR="00083FE7" w:rsidDel="00A64E7B">
          <w:fldChar w:fldCharType="separate"/>
        </w:r>
      </w:del>
      <w:ins w:id="6216" w:author="jie sun" w:date="2018-04-19T13:00:00Z">
        <w:del w:id="6217" w:author="JIE  SUN" w:date="2018-06-21T13:34:00Z">
          <w:r w:rsidR="00083FE7" w:rsidDel="00A64E7B">
            <w:rPr>
              <w:noProof/>
            </w:rPr>
            <w:delText>6</w:delText>
          </w:r>
          <w:r w:rsidR="00083FE7" w:rsidDel="00A64E7B">
            <w:fldChar w:fldCharType="end"/>
          </w:r>
        </w:del>
      </w:ins>
      <w:ins w:id="6218" w:author="像个男人一样" w:date="2018-03-21T23:39:00Z">
        <w:del w:id="621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220" w:author="像个男人一样" w:date="2018-03-22T11:51:00Z">
        <w:del w:id="6221" w:author="jie sun" w:date="2018-04-10T21:45:00Z">
          <w:r w:rsidDel="00454521">
            <w:delText>6</w:delText>
          </w:r>
        </w:del>
      </w:ins>
      <w:ins w:id="6222" w:author="像个男人一样" w:date="2018-03-21T23:39:00Z">
        <w:del w:id="6223" w:author="jie sun" w:date="2018-04-10T21:45:00Z">
          <w:r w:rsidDel="00454521">
            <w:fldChar w:fldCharType="end"/>
          </w:r>
        </w:del>
        <w:bookmarkStart w:id="6224" w:name="_Toc12605"/>
        <w:bookmarkStart w:id="6225" w:name="_Toc23702"/>
        <w:bookmarkStart w:id="6226" w:name="_Toc1290"/>
        <w:bookmarkStart w:id="6227" w:name="_Toc25513"/>
        <w:bookmarkStart w:id="6228" w:name="_Toc29810"/>
        <w:bookmarkStart w:id="6229" w:name="_Toc6519"/>
        <w:bookmarkStart w:id="6230" w:name="_Toc5521"/>
        <w:bookmarkStart w:id="6231" w:name="_Toc27374"/>
        <w:bookmarkStart w:id="6232" w:name="_Toc27194"/>
        <w:bookmarkStart w:id="6233" w:name="_Toc15560"/>
        <w:r>
          <w:rPr>
            <w:rFonts w:hint="eastAsia"/>
          </w:rPr>
          <w:t xml:space="preserve">: Racing Game </w:t>
        </w:r>
      </w:ins>
      <w:ins w:id="6234" w:author="jie sun" w:date="2018-04-16T22:30:00Z">
        <w:r w:rsidR="00DF2593">
          <w:t>I</w:t>
        </w:r>
      </w:ins>
      <w:ins w:id="6235" w:author="像个男人一样" w:date="2018-03-21T23:39:00Z">
        <w:del w:id="6236" w:author="jie sun" w:date="2018-04-16T22:30:00Z">
          <w:r w:rsidDel="00DF2593">
            <w:rPr>
              <w:rFonts w:hint="eastAsia"/>
            </w:rPr>
            <w:delText>i</w:delText>
          </w:r>
        </w:del>
        <w:r>
          <w:rPr>
            <w:rFonts w:hint="eastAsia"/>
          </w:rPr>
          <w:t>n iPhone</w:t>
        </w:r>
      </w:ins>
      <w:bookmarkEnd w:id="6224"/>
      <w:bookmarkEnd w:id="6225"/>
      <w:bookmarkEnd w:id="6226"/>
      <w:bookmarkEnd w:id="6227"/>
      <w:bookmarkEnd w:id="6228"/>
      <w:bookmarkEnd w:id="6229"/>
      <w:bookmarkEnd w:id="6230"/>
      <w:bookmarkEnd w:id="6231"/>
      <w:bookmarkEnd w:id="6232"/>
      <w:bookmarkEnd w:id="6233"/>
      <w:customXmlInsRangeStart w:id="6237" w:author="jie sun" w:date="2018-04-18T15:17:00Z"/>
      <w:sdt>
        <w:sdtPr>
          <w:rPr>
            <w:rFonts w:hint="eastAsia"/>
          </w:rPr>
          <w:id w:val="850925232"/>
          <w:citation/>
        </w:sdtPr>
        <w:sdtContent>
          <w:customXmlInsRangeEnd w:id="6237"/>
          <w:ins w:id="6238"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8216AB">
            <w:rPr>
              <w:rFonts w:hint="eastAsia"/>
              <w:noProof/>
            </w:rPr>
            <w:t xml:space="preserve"> (H, 2010)</w:t>
          </w:r>
          <w:ins w:id="6239" w:author="jie sun" w:date="2018-04-18T15:17:00Z">
            <w:r w:rsidR="00934638">
              <w:fldChar w:fldCharType="end"/>
            </w:r>
          </w:ins>
          <w:customXmlInsRangeStart w:id="6240" w:author="jie sun" w:date="2018-04-18T15:17:00Z"/>
        </w:sdtContent>
      </w:sdt>
      <w:customXmlInsRangeEnd w:id="6240"/>
      <w:bookmarkEnd w:id="6205"/>
    </w:p>
    <w:p w14:paraId="62D4A99E" w14:textId="77777777" w:rsidR="0087014B" w:rsidRPr="00185706" w:rsidRDefault="0087014B">
      <w:pPr>
        <w:rPr>
          <w:del w:id="6241" w:author="像个男人一样" w:date="2018-03-21T23:38:00Z"/>
          <w:iCs/>
        </w:rPr>
      </w:pPr>
    </w:p>
    <w:p w14:paraId="137BF2AF" w14:textId="77777777" w:rsidR="0087014B" w:rsidDel="00DF2593" w:rsidRDefault="00D5184D">
      <w:pPr>
        <w:pStyle w:val="Caption"/>
        <w:rPr>
          <w:del w:id="6242" w:author="像个男人一样" w:date="2018-03-22T11:56:00Z"/>
        </w:rPr>
      </w:pPr>
      <w:r w:rsidRPr="00185706">
        <w:rPr>
          <w:iCs w:val="0"/>
        </w:rPr>
        <w:t xml:space="preserve">Anybody may play the racing game in mobile phones or Pads and it is </w:t>
      </w:r>
      <w:del w:id="6243"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6244" w:author="jie sun" w:date="2018-04-18T14:12:00Z">
            <w:rPr>
              <w:iCs w:val="0"/>
              <w:lang w:val="en-GB"/>
            </w:rPr>
          </w:rPrChange>
        </w:rPr>
        <w:t xml:space="preserve">for </w:t>
      </w:r>
      <w:r w:rsidRPr="00185706">
        <w:rPr>
          <w:iCs w:val="0"/>
        </w:rPr>
        <w:t>control</w:t>
      </w:r>
      <w:r w:rsidRPr="001603D2">
        <w:rPr>
          <w:iCs w:val="0"/>
          <w:color w:val="auto"/>
          <w:sz w:val="24"/>
          <w:szCs w:val="22"/>
          <w:rPrChange w:id="6245"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6246" w:author="jie sun" w:date="2018-04-16T22:29:00Z"/>
        </w:rPr>
      </w:pPr>
    </w:p>
    <w:p w14:paraId="1DB4A45E" w14:textId="77777777" w:rsidR="0087014B" w:rsidRDefault="0087014B">
      <w:pPr>
        <w:pStyle w:val="Caption"/>
        <w:jc w:val="center"/>
        <w:rPr>
          <w:del w:id="6247" w:author="像个男人一样" w:date="2018-03-22T11:56:00Z"/>
        </w:rPr>
        <w:pPrChange w:id="6248" w:author="jie sun" w:date="2018-04-18T14:47:00Z">
          <w:pPr/>
        </w:pPrChange>
      </w:pPr>
    </w:p>
    <w:p w14:paraId="3612723B" w14:textId="77777777" w:rsidR="0087014B" w:rsidRDefault="00D5184D">
      <w:pPr>
        <w:pStyle w:val="Caption"/>
        <w:jc w:val="center"/>
        <w:pPrChange w:id="6249" w:author="jie sun" w:date="2018-04-18T14:47:00Z">
          <w:pPr>
            <w:pStyle w:val="Caption"/>
          </w:pPr>
        </w:pPrChange>
      </w:pPr>
      <w:bookmarkStart w:id="6250" w:name="_Toc505291912"/>
      <w:del w:id="6251" w:author="像个男人一样" w:date="2018-03-22T11:56:00Z">
        <w:r>
          <w:delText xml:space="preserve">Figure 3. </w:delText>
        </w:r>
        <w:r>
          <w:fldChar w:fldCharType="begin"/>
        </w:r>
        <w:r>
          <w:delInstrText xml:space="preserve"> SEQ Figure_3. \* ARABIC </w:delInstrText>
        </w:r>
        <w:r>
          <w:fldChar w:fldCharType="separate"/>
        </w:r>
      </w:del>
      <w:ins w:id="6252" w:author="像个男人一样" w:date="2018-03-22T11:51:00Z">
        <w:del w:id="6253" w:author="像个男人一样" w:date="2018-03-22T11:56:00Z">
          <w:r>
            <w:rPr>
              <w:b/>
            </w:rPr>
            <w:delText>错误！未指定顺序。</w:delText>
          </w:r>
        </w:del>
      </w:ins>
      <w:ins w:id="6254" w:author="像个男人一样" w:date="2018-03-21T23:39:00Z">
        <w:del w:id="6255" w:author="像个男人一样" w:date="2018-03-22T11:56:00Z">
          <w:r>
            <w:rPr>
              <w:b/>
            </w:rPr>
            <w:delText>错误！未指定顺序。</w:delText>
          </w:r>
        </w:del>
      </w:ins>
      <w:ins w:id="6256" w:author="像个男人一样" w:date="2018-03-21T23:10:00Z">
        <w:del w:id="6257" w:author="像个男人一样" w:date="2018-03-22T11:56:00Z">
          <w:r>
            <w:rPr>
              <w:b/>
            </w:rPr>
            <w:delText>错误！未指定顺序。</w:delText>
          </w:r>
        </w:del>
      </w:ins>
      <w:ins w:id="6258" w:author="像个男人一样" w:date="2018-03-21T23:08:00Z">
        <w:del w:id="6259" w:author="像个男人一样" w:date="2018-03-22T11:56:00Z">
          <w:r>
            <w:rPr>
              <w:b/>
            </w:rPr>
            <w:delText>错误！未指定顺序。</w:delText>
          </w:r>
        </w:del>
      </w:ins>
      <w:ins w:id="6260" w:author="像个男人一样" w:date="2018-03-21T02:33:00Z">
        <w:del w:id="6261" w:author="像个男人一样" w:date="2018-03-22T11:56:00Z">
          <w:r>
            <w:rPr>
              <w:b/>
            </w:rPr>
            <w:delText>错误！未指定顺序。</w:delText>
          </w:r>
        </w:del>
      </w:ins>
      <w:ins w:id="6262" w:author="像个男人一样" w:date="2018-03-21T02:32:00Z">
        <w:del w:id="6263" w:author="像个男人一样" w:date="2018-03-22T11:56:00Z">
          <w:r>
            <w:rPr>
              <w:b/>
            </w:rPr>
            <w:delText>错误！未指定顺序。</w:delText>
          </w:r>
        </w:del>
      </w:ins>
      <w:ins w:id="6264" w:author="像个男人一样" w:date="2018-03-21T02:31:00Z">
        <w:del w:id="6265" w:author="像个男人一样" w:date="2018-03-22T11:56:00Z">
          <w:r>
            <w:rPr>
              <w:b/>
            </w:rPr>
            <w:delText>错误！未指定顺序。</w:delText>
          </w:r>
        </w:del>
      </w:ins>
      <w:ins w:id="6266" w:author="像个男人一样" w:date="2018-03-21T02:30:00Z">
        <w:del w:id="6267" w:author="像个男人一样" w:date="2018-03-22T11:56:00Z">
          <w:r>
            <w:rPr>
              <w:b/>
            </w:rPr>
            <w:delText>错误！未指定顺序。</w:delText>
          </w:r>
        </w:del>
      </w:ins>
      <w:ins w:id="6268" w:author="像个男人一样" w:date="2018-03-21T02:29:00Z">
        <w:del w:id="6269" w:author="像个男人一样" w:date="2018-03-22T11:56:00Z">
          <w:r>
            <w:rPr>
              <w:b/>
            </w:rPr>
            <w:delText>错误！未指定顺序。错误！未指定顺序。</w:delText>
          </w:r>
        </w:del>
      </w:ins>
      <w:ins w:id="6270" w:author="像个男人一样" w:date="2018-03-21T02:26:00Z">
        <w:del w:id="6271" w:author="像个男人一样" w:date="2018-03-22T11:56:00Z">
          <w:r>
            <w:rPr>
              <w:b/>
            </w:rPr>
            <w:delText>错误！未指定顺序。</w:delText>
          </w:r>
        </w:del>
      </w:ins>
      <w:ins w:id="6272" w:author="像个男人一样" w:date="2018-03-21T02:25:00Z">
        <w:del w:id="6273" w:author="像个男人一样" w:date="2018-03-22T11:56:00Z">
          <w:r>
            <w:rPr>
              <w:b/>
            </w:rPr>
            <w:delText>错误！未指定顺序。</w:delText>
          </w:r>
        </w:del>
      </w:ins>
      <w:ins w:id="6274" w:author="像个男人一样" w:date="2018-03-21T02:24:00Z">
        <w:del w:id="6275" w:author="像个男人一样" w:date="2018-03-22T11:56:00Z">
          <w:r>
            <w:rPr>
              <w:b/>
            </w:rPr>
            <w:delText>错误！未指定顺序。</w:delText>
          </w:r>
        </w:del>
      </w:ins>
      <w:ins w:id="6276" w:author="像个男人一样" w:date="2018-03-21T02:23:00Z">
        <w:del w:id="6277" w:author="像个男人一样" w:date="2018-03-22T11:56:00Z">
          <w:r>
            <w:rPr>
              <w:b/>
            </w:rPr>
            <w:delText>错误！未指定顺序。</w:delText>
          </w:r>
        </w:del>
      </w:ins>
      <w:ins w:id="6278" w:author="像个男人一样" w:date="2018-03-21T02:22:00Z">
        <w:del w:id="6279" w:author="像个男人一样" w:date="2018-03-22T11:56:00Z">
          <w:r>
            <w:rPr>
              <w:b/>
            </w:rPr>
            <w:delText>错误！未指定顺序。</w:delText>
          </w:r>
        </w:del>
      </w:ins>
      <w:ins w:id="6280" w:author="像个男人一样" w:date="2018-03-21T02:17:00Z">
        <w:del w:id="6281" w:author="像个男人一样" w:date="2018-03-22T11:56:00Z">
          <w:r>
            <w:rPr>
              <w:b/>
            </w:rPr>
            <w:delText>错误！未指定顺序。错误！未指定顺序。错误！未指定顺序。</w:delText>
          </w:r>
        </w:del>
      </w:ins>
      <w:ins w:id="6282" w:author="像个男人一样" w:date="2018-03-21T02:15:00Z">
        <w:del w:id="6283" w:author="像个男人一样" w:date="2018-03-22T11:56:00Z">
          <w:r>
            <w:rPr>
              <w:b/>
            </w:rPr>
            <w:delText>错误！未指定顺序。</w:delText>
          </w:r>
        </w:del>
      </w:ins>
      <w:ins w:id="6284" w:author="像个男人一样" w:date="2018-03-21T02:14:00Z">
        <w:del w:id="6285" w:author="像个男人一样" w:date="2018-03-22T11:56:00Z">
          <w:r>
            <w:rPr>
              <w:b/>
            </w:rPr>
            <w:delText>错误！未指定顺序。</w:delText>
          </w:r>
        </w:del>
      </w:ins>
      <w:ins w:id="6286" w:author="像个男人一样" w:date="2018-03-21T02:13:00Z">
        <w:del w:id="6287" w:author="像个男人一样" w:date="2018-03-22T11:56:00Z">
          <w:r>
            <w:rPr>
              <w:b/>
            </w:rPr>
            <w:delText>错误！未指定顺序。</w:delText>
          </w:r>
        </w:del>
      </w:ins>
      <w:ins w:id="6288" w:author="像个男人一样" w:date="2018-03-21T02:12:00Z">
        <w:del w:id="6289" w:author="像个男人一样" w:date="2018-03-22T11:56:00Z">
          <w:r>
            <w:rPr>
              <w:b/>
            </w:rPr>
            <w:delText>错误！未指定顺序。</w:delText>
          </w:r>
        </w:del>
      </w:ins>
      <w:ins w:id="6290" w:author="像个男人一样" w:date="2018-03-21T02:02:00Z">
        <w:del w:id="6291" w:author="像个男人一样" w:date="2018-03-22T11:56:00Z">
          <w:r>
            <w:rPr>
              <w:b/>
            </w:rPr>
            <w:delText>错误！未指定顺序。错误！未指定顺序。</w:delText>
          </w:r>
        </w:del>
      </w:ins>
      <w:ins w:id="6292" w:author="像个男人一样" w:date="2018-03-21T02:01:00Z">
        <w:del w:id="6293" w:author="像个男人一样" w:date="2018-03-22T11:56:00Z">
          <w:r>
            <w:rPr>
              <w:b/>
            </w:rPr>
            <w:delText>错误！未指定顺序。</w:delText>
          </w:r>
        </w:del>
      </w:ins>
      <w:ins w:id="6294" w:author="像个男人一样" w:date="2018-03-21T02:00:00Z">
        <w:del w:id="6295" w:author="像个男人一样" w:date="2018-03-22T11:56:00Z">
          <w:r>
            <w:rPr>
              <w:b/>
            </w:rPr>
            <w:delText>错误！未指定顺序。</w:delText>
          </w:r>
        </w:del>
      </w:ins>
      <w:ins w:id="6296" w:author="像个男人一样" w:date="2018-03-21T01:59:00Z">
        <w:del w:id="6297" w:author="像个男人一样" w:date="2018-03-22T11:56:00Z">
          <w:r>
            <w:rPr>
              <w:b/>
            </w:rPr>
            <w:delText>错误！未指定顺序。</w:delText>
          </w:r>
        </w:del>
      </w:ins>
      <w:ins w:id="6298" w:author="像个男人一样" w:date="2018-03-21T01:58:00Z">
        <w:del w:id="6299" w:author="像个男人一样" w:date="2018-03-22T11:56:00Z">
          <w:r>
            <w:rPr>
              <w:b/>
            </w:rPr>
            <w:delText>错误！未指定顺序。</w:delText>
          </w:r>
        </w:del>
      </w:ins>
      <w:del w:id="6300" w:author="像个男人一样" w:date="2018-03-22T11:56:00Z">
        <w:r>
          <w:delText>7</w:delText>
        </w:r>
        <w:r>
          <w:fldChar w:fldCharType="end"/>
        </w:r>
      </w:del>
      <w:del w:id="6301" w:author="像个男人一样" w:date="2018-03-21T01:58:00Z">
        <w:r>
          <w:delText xml:space="preserve"> Gyro in the iPhone</w:delText>
        </w:r>
      </w:del>
      <w:bookmarkEnd w:id="6250"/>
    </w:p>
    <w:p w14:paraId="7CB5113B" w14:textId="77777777" w:rsidR="0087014B" w:rsidRDefault="006A3610">
      <w:pPr>
        <w:jc w:val="center"/>
        <w:pPrChange w:id="6302" w:author="jie sun" w:date="2018-04-16T21:41:00Z">
          <w:pPr/>
        </w:pPrChange>
      </w:pPr>
      <w:ins w:id="6303"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304" w:author="jie sun" w:date="2018-04-18T14:46:00Z" w:name="move511826139"/>
      <w:moveFrom w:id="6305"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304"/>
    </w:p>
    <w:bookmarkStart w:id="6306" w:name="OLE_LINK11"/>
    <w:bookmarkStart w:id="6307" w:name="OLE_LINK13"/>
    <w:p w14:paraId="4962EF6E" w14:textId="7F553334" w:rsidR="0087014B" w:rsidRPr="00CD4D88" w:rsidRDefault="007C3001">
      <w:pPr>
        <w:pStyle w:val="Caption"/>
        <w:jc w:val="center"/>
        <w:rPr>
          <w:del w:id="6308" w:author="像个男人一样" w:date="2018-03-21T01:58:00Z"/>
        </w:rPr>
        <w:pPrChange w:id="6309" w:author="jie sun" w:date="2018-04-16T21:41:00Z">
          <w:pPr/>
        </w:pPrChange>
      </w:pPr>
      <w:sdt>
        <w:sdtPr>
          <w:id w:val="991455762"/>
        </w:sdtPr>
        <w:sdtContent>
          <w:del w:id="6310" w:author="像个男人一样" w:date="2018-03-21T01:58:00Z">
            <w:r w:rsidR="00D5184D" w:rsidRPr="00222476">
              <w:fldChar w:fldCharType="begin"/>
            </w:r>
            <w:r w:rsidR="00D5184D" w:rsidRPr="00222476">
              <w:delInstrText xml:space="preserve"> CITATION ukm18 \l 2052 </w:delInstrText>
            </w:r>
            <w:r w:rsidR="00D5184D" w:rsidRPr="00222476">
              <w:fldChar w:fldCharType="separate"/>
            </w:r>
            <w:r w:rsidR="00D5184D" w:rsidRPr="00222476">
              <w:delText>(uk.mathworks.com, 2018)</w:delText>
            </w:r>
            <w:r w:rsidR="00D5184D" w:rsidRPr="00222476">
              <w:fldChar w:fldCharType="end"/>
            </w:r>
          </w:del>
          <w:bookmarkStart w:id="6311" w:name="_Toc517801890"/>
        </w:sdtContent>
      </w:sdt>
      <w:ins w:id="6312" w:author="像个男人一样" w:date="2018-03-21T01:58:00Z">
        <w:r w:rsidR="00D5184D" w:rsidRPr="00CD4D88">
          <w:t xml:space="preserve">Figure </w:t>
        </w:r>
      </w:ins>
      <w:ins w:id="6313" w:author="JIE  SUN" w:date="2018-06-21T13:36:00Z">
        <w:r w:rsidR="00A64E7B">
          <w:rPr>
            <w:iCs w:val="0"/>
          </w:rPr>
          <w:fldChar w:fldCharType="begin"/>
        </w:r>
        <w:r w:rsidR="00A64E7B">
          <w:instrText xml:space="preserve"> STYLEREF 1 \s </w:instrText>
        </w:r>
      </w:ins>
      <w:r w:rsidR="00A64E7B">
        <w:rPr>
          <w:iCs w:val="0"/>
        </w:rPr>
        <w:fldChar w:fldCharType="separate"/>
      </w:r>
      <w:r w:rsidR="009F4579">
        <w:rPr>
          <w:noProof/>
        </w:rPr>
        <w:t>4</w:t>
      </w:r>
      <w:ins w:id="6314"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9F4579">
        <w:rPr>
          <w:noProof/>
        </w:rPr>
        <w:t>5</w:t>
      </w:r>
      <w:ins w:id="6315" w:author="JIE  SUN" w:date="2018-06-21T13:36:00Z">
        <w:r w:rsidR="00A64E7B">
          <w:rPr>
            <w:iCs w:val="0"/>
          </w:rPr>
          <w:fldChar w:fldCharType="end"/>
        </w:r>
      </w:ins>
      <w:ins w:id="6316" w:author="jie sun" w:date="2018-04-19T13:00:00Z">
        <w:del w:id="6317" w:author="JIE  SUN" w:date="2018-06-21T13:34:00Z">
          <w:r w:rsidR="00083FE7" w:rsidDel="00A64E7B">
            <w:fldChar w:fldCharType="begin"/>
          </w:r>
          <w:r w:rsidR="00083FE7" w:rsidDel="00A64E7B">
            <w:rPr>
              <w:iCs w:val="0"/>
            </w:rPr>
            <w:delInstrText xml:space="preserve"> STYLEREF 1 \s </w:delInstrText>
          </w:r>
        </w:del>
      </w:ins>
      <w:del w:id="6318" w:author="JIE  SUN" w:date="2018-06-21T13:34:00Z">
        <w:r w:rsidR="00083FE7" w:rsidDel="00A64E7B">
          <w:fldChar w:fldCharType="separate"/>
        </w:r>
        <w:r w:rsidR="00083FE7" w:rsidDel="00A64E7B">
          <w:rPr>
            <w:iCs w:val="0"/>
            <w:noProof/>
          </w:rPr>
          <w:delText>3</w:delText>
        </w:r>
      </w:del>
      <w:ins w:id="6319" w:author="jie sun" w:date="2018-04-19T13:00:00Z">
        <w:del w:id="6320"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6321" w:author="JIE  SUN" w:date="2018-06-21T13:34:00Z">
        <w:r w:rsidR="00083FE7" w:rsidDel="00A64E7B">
          <w:fldChar w:fldCharType="separate"/>
        </w:r>
      </w:del>
      <w:ins w:id="6322" w:author="jie sun" w:date="2018-04-19T13:00:00Z">
        <w:del w:id="6323" w:author="JIE  SUN" w:date="2018-06-21T13:34:00Z">
          <w:r w:rsidR="00083FE7" w:rsidDel="00A64E7B">
            <w:rPr>
              <w:iCs w:val="0"/>
              <w:noProof/>
            </w:rPr>
            <w:delText>7</w:delText>
          </w:r>
          <w:r w:rsidR="00083FE7" w:rsidDel="00A64E7B">
            <w:fldChar w:fldCharType="end"/>
          </w:r>
        </w:del>
      </w:ins>
      <w:ins w:id="6324" w:author="像个男人一样" w:date="2018-03-21T01:58:00Z">
        <w:del w:id="6325" w:author="jie sun" w:date="2018-04-10T21:45:00Z">
          <w:r w:rsidR="00D5184D" w:rsidRPr="00222476" w:rsidDel="00454521">
            <w:rPr>
              <w:iCs w:val="0"/>
            </w:rPr>
            <w:fldChar w:fldCharType="begin"/>
          </w:r>
          <w:r w:rsidR="00D5184D" w:rsidRPr="00222476" w:rsidDel="00454521">
            <w:delInstrText xml:space="preserve"> STYLEREF 1 \s </w:delInstrText>
          </w:r>
          <w:r w:rsidR="00D5184D" w:rsidRPr="00222476" w:rsidDel="00454521">
            <w:rPr>
              <w:iCs w:val="0"/>
            </w:rPr>
            <w:fldChar w:fldCharType="separate"/>
          </w:r>
          <w:r w:rsidR="00D5184D" w:rsidRPr="00222476" w:rsidDel="00454521">
            <w:delText>3</w:delText>
          </w:r>
          <w:r w:rsidR="00D5184D" w:rsidRPr="00222476" w:rsidDel="00454521">
            <w:rPr>
              <w:iCs w:val="0"/>
            </w:rPr>
            <w:fldChar w:fldCharType="end"/>
          </w:r>
          <w:r w:rsidR="00D5184D" w:rsidRPr="00222476" w:rsidDel="00454521">
            <w:delText>.</w:delText>
          </w:r>
          <w:r w:rsidR="00D5184D" w:rsidRPr="00222476" w:rsidDel="00454521">
            <w:rPr>
              <w:iCs w:val="0"/>
            </w:rPr>
            <w:fldChar w:fldCharType="begin"/>
          </w:r>
          <w:r w:rsidR="00D5184D" w:rsidRPr="00222476" w:rsidDel="00454521">
            <w:delInstrText xml:space="preserve"> SEQ Figure \* ARABIC \s 1 </w:delInstrText>
          </w:r>
          <w:r w:rsidR="00D5184D" w:rsidRPr="00222476" w:rsidDel="00454521">
            <w:rPr>
              <w:iCs w:val="0"/>
            </w:rPr>
            <w:fldChar w:fldCharType="separate"/>
          </w:r>
        </w:del>
      </w:ins>
      <w:ins w:id="6326" w:author="像个男人一样" w:date="2018-03-22T11:51:00Z">
        <w:del w:id="6327" w:author="jie sun" w:date="2018-04-10T21:45:00Z">
          <w:r w:rsidR="00D5184D" w:rsidRPr="00222476" w:rsidDel="00454521">
            <w:delText>7</w:delText>
          </w:r>
        </w:del>
      </w:ins>
      <w:ins w:id="6328" w:author="像个男人一样" w:date="2018-03-21T01:58:00Z">
        <w:del w:id="6329" w:author="jie sun" w:date="2018-04-10T21:45:00Z">
          <w:r w:rsidR="00D5184D" w:rsidRPr="00222476" w:rsidDel="00454521">
            <w:rPr>
              <w:iCs w:val="0"/>
            </w:rPr>
            <w:fldChar w:fldCharType="end"/>
          </w:r>
        </w:del>
        <w:bookmarkStart w:id="6330" w:name="_Toc5138"/>
        <w:bookmarkStart w:id="6331" w:name="_Toc9099"/>
        <w:bookmarkStart w:id="6332" w:name="_Toc13892"/>
        <w:bookmarkStart w:id="6333" w:name="_Toc9975"/>
        <w:bookmarkStart w:id="6334" w:name="_Toc24298"/>
        <w:bookmarkStart w:id="6335" w:name="_Toc17985"/>
        <w:bookmarkStart w:id="6336" w:name="_Toc27221"/>
        <w:bookmarkStart w:id="6337" w:name="_Toc31871"/>
        <w:bookmarkStart w:id="6338" w:name="_Toc5224"/>
        <w:bookmarkStart w:id="6339" w:name="_Toc4504"/>
        <w:bookmarkStart w:id="6340" w:name="_Toc24265"/>
        <w:bookmarkStart w:id="6341" w:name="_Toc16154"/>
        <w:bookmarkStart w:id="6342" w:name="_Toc19479"/>
        <w:bookmarkStart w:id="6343" w:name="_Toc12948"/>
        <w:bookmarkStart w:id="6344" w:name="_Toc14686"/>
        <w:bookmarkStart w:id="6345" w:name="_Toc5102"/>
        <w:bookmarkStart w:id="6346" w:name="_Toc21517"/>
        <w:bookmarkStart w:id="6347" w:name="_Toc15419"/>
        <w:bookmarkStart w:id="6348" w:name="_Toc3044"/>
        <w:bookmarkStart w:id="6349" w:name="_Toc10010"/>
        <w:bookmarkStart w:id="6350" w:name="_Toc10300"/>
        <w:bookmarkStart w:id="6351" w:name="_Toc9903"/>
        <w:bookmarkStart w:id="6352" w:name="_Toc2784"/>
        <w:bookmarkStart w:id="6353" w:name="_Toc8488"/>
        <w:bookmarkStart w:id="6354" w:name="_Toc29336"/>
        <w:r w:rsidR="00D5184D" w:rsidRPr="00222476">
          <w:t>:</w:t>
        </w:r>
      </w:ins>
      <w:ins w:id="6355" w:author="像个男人一样" w:date="2018-03-21T21:15:00Z">
        <w:r w:rsidR="00D5184D" w:rsidRPr="00372C54">
          <w:rPr>
            <w:rPrChange w:id="6356" w:author="jie sun" w:date="2018-04-18T15:18:00Z">
              <w:rPr>
                <w:lang w:val="en-US"/>
              </w:rPr>
            </w:rPrChange>
          </w:rPr>
          <w:t xml:space="preserve"> </w:t>
        </w:r>
      </w:ins>
      <w:ins w:id="6357" w:author="像个男人一样" w:date="2018-03-21T01:58:00Z">
        <w:r w:rsidR="00D5184D" w:rsidRPr="00CD4D88">
          <w:t xml:space="preserve">Gyro </w:t>
        </w:r>
        <w:del w:id="6358" w:author="jie sun" w:date="2018-04-18T15:13:00Z">
          <w:r w:rsidR="00D5184D" w:rsidRPr="00A64E7B" w:rsidDel="006A3610">
            <w:delText>in the iPhone</w:delText>
          </w:r>
        </w:del>
      </w:ins>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ins w:id="6359" w:author="jie sun" w:date="2018-04-18T15:13:00Z">
        <w:r w:rsidR="006A3610" w:rsidRPr="00A64E7B">
          <w:t>With Racing Game</w:t>
        </w:r>
      </w:ins>
      <w:customXmlInsRangeStart w:id="6360" w:author="jie sun" w:date="2018-04-18T15:18:00Z"/>
      <w:sdt>
        <w:sdtPr>
          <w:id w:val="789704053"/>
          <w:citation/>
        </w:sdtPr>
        <w:sdtContent>
          <w:customXmlInsRangeEnd w:id="6360"/>
          <w:ins w:id="6361" w:author="jie sun" w:date="2018-04-18T15:18:00Z">
            <w:r w:rsidR="00934638" w:rsidRPr="00A64E7B">
              <w:rPr>
                <w:iCs w:val="0"/>
              </w:rPr>
              <w:fldChar w:fldCharType="begin"/>
            </w:r>
            <w:r w:rsidR="00934638" w:rsidRPr="00222476">
              <w:instrText xml:space="preserve"> CITATION Vic10 \l 2052 </w:instrText>
            </w:r>
          </w:ins>
          <w:r w:rsidR="00934638" w:rsidRPr="00A64E7B">
            <w:rPr>
              <w:iCs w:val="0"/>
            </w:rPr>
            <w:fldChar w:fldCharType="separate"/>
          </w:r>
          <w:r w:rsidR="008216AB">
            <w:rPr>
              <w:noProof/>
            </w:rPr>
            <w:t xml:space="preserve"> </w:t>
          </w:r>
          <w:r w:rsidR="008216AB">
            <w:rPr>
              <w:rFonts w:hint="eastAsia"/>
              <w:noProof/>
            </w:rPr>
            <w:t>(H, 2010)</w:t>
          </w:r>
          <w:ins w:id="6362" w:author="jie sun" w:date="2018-04-18T15:18:00Z">
            <w:r w:rsidR="00934638" w:rsidRPr="00A64E7B">
              <w:rPr>
                <w:iCs w:val="0"/>
              </w:rPr>
              <w:fldChar w:fldCharType="end"/>
            </w:r>
          </w:ins>
          <w:customXmlInsRangeStart w:id="6363" w:author="jie sun" w:date="2018-04-18T15:18:00Z"/>
        </w:sdtContent>
      </w:sdt>
      <w:customXmlInsRangeEnd w:id="6363"/>
      <w:bookmarkEnd w:id="6311"/>
    </w:p>
    <w:bookmarkEnd w:id="6306"/>
    <w:bookmarkEnd w:id="6307"/>
    <w:p w14:paraId="7388377C" w14:textId="77777777" w:rsidR="0087014B" w:rsidRPr="00372C54" w:rsidRDefault="0087014B">
      <w:pPr>
        <w:jc w:val="center"/>
        <w:rPr>
          <w:iCs/>
          <w:color w:val="44546A" w:themeColor="text2"/>
          <w:sz w:val="21"/>
          <w:szCs w:val="18"/>
          <w:rPrChange w:id="6364" w:author="jie sun" w:date="2018-04-18T15:18:00Z">
            <w:rPr/>
          </w:rPrChange>
        </w:rPr>
        <w:pPrChange w:id="6365" w:author="jie sun" w:date="2018-04-16T21:41:00Z">
          <w:pPr/>
        </w:pPrChange>
      </w:pPr>
    </w:p>
    <w:p w14:paraId="4BC578CC" w14:textId="77777777" w:rsidR="0087014B" w:rsidRDefault="00D5184D" w:rsidP="00626A54">
      <w:pPr>
        <w:pStyle w:val="Heading4"/>
      </w:pPr>
      <w:r>
        <w:lastRenderedPageBreak/>
        <w:t xml:space="preserve">Getting </w:t>
      </w:r>
      <w:ins w:id="6366" w:author="jie sun" w:date="2018-04-16T21:22:00Z">
        <w:r w:rsidR="003F29EA">
          <w:t>T</w:t>
        </w:r>
      </w:ins>
      <w:del w:id="6367" w:author="jie sun" w:date="2018-04-16T21:22:00Z">
        <w:r w:rsidDel="003F29EA">
          <w:delText>t</w:delText>
        </w:r>
      </w:del>
      <w:r>
        <w:t xml:space="preserve">he </w:t>
      </w:r>
      <w:ins w:id="6368" w:author="jie sun" w:date="2018-04-16T21:22:00Z">
        <w:r w:rsidR="003F29EA">
          <w:t>E</w:t>
        </w:r>
      </w:ins>
      <w:del w:id="6369" w:author="jie sun" w:date="2018-04-16T21:22:00Z">
        <w:r w:rsidDel="003F29EA">
          <w:delText>e</w:delText>
        </w:r>
      </w:del>
      <w:r>
        <w:t xml:space="preserve">xact </w:t>
      </w:r>
      <w:ins w:id="6370" w:author="jie sun" w:date="2018-04-16T21:22:00Z">
        <w:r w:rsidR="003F29EA">
          <w:t>A</w:t>
        </w:r>
      </w:ins>
      <w:del w:id="6371" w:author="jie sun" w:date="2018-04-16T21:22:00Z">
        <w:r w:rsidDel="003F29EA">
          <w:delText>a</w:delText>
        </w:r>
      </w:del>
      <w:r>
        <w:t xml:space="preserve">ngle </w:t>
      </w:r>
      <w:ins w:id="6372" w:author="jie sun" w:date="2018-04-16T21:22:00Z">
        <w:r w:rsidR="003F29EA">
          <w:t>O</w:t>
        </w:r>
      </w:ins>
      <w:del w:id="6373" w:author="jie sun" w:date="2018-04-16T21:22:00Z">
        <w:r w:rsidDel="003F29EA">
          <w:delText>o</w:delText>
        </w:r>
      </w:del>
      <w:r>
        <w:t xml:space="preserve">ffset </w:t>
      </w:r>
      <w:ins w:id="6374" w:author="jie sun" w:date="2018-04-16T21:22:00Z">
        <w:r w:rsidR="003F29EA">
          <w:t>I</w:t>
        </w:r>
      </w:ins>
      <w:del w:id="6375" w:author="jie sun" w:date="2018-04-16T21:22:00Z">
        <w:r w:rsidDel="003F29EA">
          <w:delText>i</w:delText>
        </w:r>
      </w:del>
      <w:r>
        <w:t xml:space="preserve">n </w:t>
      </w:r>
      <w:ins w:id="6376" w:author="jie sun" w:date="2018-04-16T21:22:00Z">
        <w:r w:rsidR="003F29EA">
          <w:t>H</w:t>
        </w:r>
      </w:ins>
      <w:del w:id="6377" w:author="jie sun" w:date="2018-04-16T21:22:00Z">
        <w:r w:rsidDel="003F29EA">
          <w:delText>h</w:delText>
        </w:r>
      </w:del>
      <w:r>
        <w:t xml:space="preserve">orizontal </w:t>
      </w:r>
      <w:ins w:id="6378" w:author="jie sun" w:date="2018-04-16T21:22:00Z">
        <w:r w:rsidR="003F29EA">
          <w:t>L</w:t>
        </w:r>
      </w:ins>
      <w:del w:id="6379"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380" w:author="像个男人一样" w:date="2018-03-21T23:21:00Z"/>
        </w:rPr>
      </w:pPr>
      <w:r>
        <w:t>There are gyro data caught from iPhone in the form below during playing a racing game. It simulates the action of playing race game through rotating the iPhone</w:t>
      </w:r>
      <w:r>
        <w:rPr>
          <w:rPrChange w:id="6381" w:author="像个男人一样" w:date="2018-03-21T21:14:00Z">
            <w:rPr>
              <w:lang w:val="en-GB"/>
            </w:rPr>
          </w:rPrChange>
        </w:rPr>
        <w:t xml:space="preserve"> 6</w:t>
      </w:r>
      <w:r>
        <w:t xml:space="preserve"> around Pitch axis and we can ignore </w:t>
      </w:r>
      <w:del w:id="6382" w:author="jie sun" w:date="2018-04-08T15:14:00Z">
        <w:r w:rsidDel="008E72C7">
          <w:delText xml:space="preserve"> </w:delText>
        </w:r>
      </w:del>
      <w:r>
        <w:t>Roll and Yaw data, since we do not need to use them in this condition.</w:t>
      </w:r>
    </w:p>
    <w:p w14:paraId="62B9D150" w14:textId="77777777" w:rsidR="00185706" w:rsidRDefault="00185706">
      <w:pPr>
        <w:rPr>
          <w:ins w:id="6383" w:author="jie sun" w:date="2018-04-16T22:22:00Z"/>
        </w:rPr>
      </w:pPr>
    </w:p>
    <w:p w14:paraId="0D9FE09A" w14:textId="77777777" w:rsidR="0087014B" w:rsidRDefault="00D5184D">
      <w:pPr>
        <w:rPr>
          <w:del w:id="6384" w:author="像个男人一样" w:date="2018-03-21T01:59:00Z"/>
          <w:rStyle w:val="SubtleEmphasis1"/>
        </w:rPr>
        <w:pPrChange w:id="6385" w:author="jie sun" w:date="2018-04-16T22:22:00Z">
          <w:pPr>
            <w:pStyle w:val="Subtitle"/>
          </w:pPr>
        </w:pPrChange>
      </w:pPr>
      <w:bookmarkStart w:id="6386" w:name="_Toc505291913"/>
      <w:del w:id="6387" w:author="像个男人一样" w:date="2018-03-21T23:21:00Z">
        <w:r>
          <w:delText xml:space="preserve">Figure 3. </w:delText>
        </w:r>
        <w:r>
          <w:fldChar w:fldCharType="begin"/>
        </w:r>
        <w:r>
          <w:delInstrText xml:space="preserve"> SEQ Figure_3. \* ARABIC </w:delInstrText>
        </w:r>
        <w:r>
          <w:fldChar w:fldCharType="separate"/>
        </w:r>
      </w:del>
      <w:ins w:id="6388" w:author="像个男人一样" w:date="2018-03-22T11:51:00Z">
        <w:del w:id="6389" w:author="像个男人一样" w:date="2018-03-21T23:21:00Z">
          <w:r>
            <w:rPr>
              <w:b/>
            </w:rPr>
            <w:delText>错误！未指定顺序。</w:delText>
          </w:r>
        </w:del>
      </w:ins>
      <w:ins w:id="6390" w:author="像个男人一样" w:date="2018-03-21T23:39:00Z">
        <w:del w:id="6391" w:author="像个男人一样" w:date="2018-03-22T11:51:00Z">
          <w:r>
            <w:rPr>
              <w:b/>
            </w:rPr>
            <w:delText>错误！未指定顺序。</w:delText>
          </w:r>
        </w:del>
      </w:ins>
      <w:ins w:id="6392" w:author="像个男人一样" w:date="2018-03-21T23:10:00Z">
        <w:del w:id="6393" w:author="像个男人一样" w:date="2018-03-22T11:51:00Z">
          <w:r>
            <w:rPr>
              <w:b/>
            </w:rPr>
            <w:delText>错误！未指定顺序。</w:delText>
          </w:r>
        </w:del>
      </w:ins>
      <w:ins w:id="6394" w:author="像个男人一样" w:date="2018-03-21T23:08:00Z">
        <w:del w:id="6395" w:author="像个男人一样" w:date="2018-03-22T11:51:00Z">
          <w:r>
            <w:rPr>
              <w:b/>
            </w:rPr>
            <w:delText>错误！未指定顺序。</w:delText>
          </w:r>
        </w:del>
      </w:ins>
      <w:ins w:id="6396" w:author="像个男人一样" w:date="2018-03-21T02:33:00Z">
        <w:del w:id="6397" w:author="像个男人一样" w:date="2018-03-22T11:51:00Z">
          <w:r>
            <w:rPr>
              <w:b/>
            </w:rPr>
            <w:delText>错误！未指定顺序。</w:delText>
          </w:r>
        </w:del>
      </w:ins>
      <w:ins w:id="6398" w:author="像个男人一样" w:date="2018-03-21T02:32:00Z">
        <w:del w:id="6399" w:author="像个男人一样" w:date="2018-03-22T11:51:00Z">
          <w:r>
            <w:rPr>
              <w:b/>
            </w:rPr>
            <w:delText>错误！未指定顺序。</w:delText>
          </w:r>
        </w:del>
      </w:ins>
      <w:ins w:id="6400" w:author="像个男人一样" w:date="2018-03-21T02:31:00Z">
        <w:del w:id="6401" w:author="像个男人一样" w:date="2018-03-22T11:51:00Z">
          <w:r>
            <w:rPr>
              <w:b/>
            </w:rPr>
            <w:delText>错误！未指定顺序。</w:delText>
          </w:r>
        </w:del>
      </w:ins>
      <w:ins w:id="6402" w:author="像个男人一样" w:date="2018-03-21T02:30:00Z">
        <w:del w:id="6403" w:author="像个男人一样" w:date="2018-03-22T11:51:00Z">
          <w:r>
            <w:rPr>
              <w:b/>
            </w:rPr>
            <w:delText>错误！未指定顺序。</w:delText>
          </w:r>
        </w:del>
      </w:ins>
      <w:ins w:id="6404" w:author="像个男人一样" w:date="2018-03-21T02:29:00Z">
        <w:del w:id="6405" w:author="像个男人一样" w:date="2018-03-22T11:51:00Z">
          <w:r>
            <w:rPr>
              <w:b/>
            </w:rPr>
            <w:delText>错误！未指定顺序。错误！未指定顺序。</w:delText>
          </w:r>
        </w:del>
      </w:ins>
      <w:ins w:id="6406" w:author="像个男人一样" w:date="2018-03-21T02:26:00Z">
        <w:del w:id="6407" w:author="像个男人一样" w:date="2018-03-22T11:51:00Z">
          <w:r>
            <w:rPr>
              <w:b/>
            </w:rPr>
            <w:delText>错误！未指定顺序。</w:delText>
          </w:r>
        </w:del>
      </w:ins>
      <w:ins w:id="6408" w:author="像个男人一样" w:date="2018-03-21T02:25:00Z">
        <w:del w:id="6409" w:author="像个男人一样" w:date="2018-03-22T11:51:00Z">
          <w:r>
            <w:rPr>
              <w:b/>
            </w:rPr>
            <w:delText>错误！未指定顺序。</w:delText>
          </w:r>
        </w:del>
      </w:ins>
      <w:ins w:id="6410" w:author="像个男人一样" w:date="2018-03-21T02:24:00Z">
        <w:del w:id="6411" w:author="像个男人一样" w:date="2018-03-22T11:51:00Z">
          <w:r>
            <w:rPr>
              <w:b/>
            </w:rPr>
            <w:delText>错误！未指定顺序。</w:delText>
          </w:r>
        </w:del>
      </w:ins>
      <w:ins w:id="6412" w:author="像个男人一样" w:date="2018-03-21T02:23:00Z">
        <w:del w:id="6413" w:author="像个男人一样" w:date="2018-03-22T11:51:00Z">
          <w:r>
            <w:rPr>
              <w:b/>
            </w:rPr>
            <w:delText>错误！未指定顺序。</w:delText>
          </w:r>
        </w:del>
      </w:ins>
      <w:ins w:id="6414" w:author="像个男人一样" w:date="2018-03-21T02:22:00Z">
        <w:del w:id="6415" w:author="像个男人一样" w:date="2018-03-22T11:51:00Z">
          <w:r>
            <w:rPr>
              <w:b/>
            </w:rPr>
            <w:delText>错误！未指定顺序。</w:delText>
          </w:r>
        </w:del>
      </w:ins>
      <w:ins w:id="6416" w:author="像个男人一样" w:date="2018-03-21T02:17:00Z">
        <w:del w:id="6417" w:author="像个男人一样" w:date="2018-03-22T11:51:00Z">
          <w:r>
            <w:rPr>
              <w:b/>
            </w:rPr>
            <w:delText>错误！未指定顺序。错误！未指定顺序。错误！未指定顺序。</w:delText>
          </w:r>
        </w:del>
      </w:ins>
      <w:ins w:id="6418" w:author="像个男人一样" w:date="2018-03-21T02:15:00Z">
        <w:del w:id="6419" w:author="像个男人一样" w:date="2018-03-22T11:51:00Z">
          <w:r>
            <w:rPr>
              <w:b/>
            </w:rPr>
            <w:delText>错误！未指定顺序。</w:delText>
          </w:r>
        </w:del>
      </w:ins>
      <w:ins w:id="6420" w:author="像个男人一样" w:date="2018-03-21T02:14:00Z">
        <w:del w:id="6421" w:author="像个男人一样" w:date="2018-03-22T11:51:00Z">
          <w:r>
            <w:rPr>
              <w:b/>
            </w:rPr>
            <w:delText>错误！未指定顺序。</w:delText>
          </w:r>
        </w:del>
      </w:ins>
      <w:ins w:id="6422" w:author="像个男人一样" w:date="2018-03-21T02:13:00Z">
        <w:del w:id="6423" w:author="像个男人一样" w:date="2018-03-22T11:51:00Z">
          <w:r>
            <w:rPr>
              <w:b/>
            </w:rPr>
            <w:delText>错误！未指定顺序。</w:delText>
          </w:r>
        </w:del>
      </w:ins>
      <w:ins w:id="6424" w:author="像个男人一样" w:date="2018-03-21T02:12:00Z">
        <w:del w:id="6425" w:author="像个男人一样" w:date="2018-03-22T11:51:00Z">
          <w:r>
            <w:rPr>
              <w:b/>
            </w:rPr>
            <w:delText>错误！未指定顺序。</w:delText>
          </w:r>
        </w:del>
      </w:ins>
      <w:ins w:id="6426" w:author="像个男人一样" w:date="2018-03-21T02:02:00Z">
        <w:del w:id="6427" w:author="像个男人一样" w:date="2018-03-22T11:51:00Z">
          <w:r>
            <w:rPr>
              <w:b/>
            </w:rPr>
            <w:delText>错误！未指定顺序。错误！未指定顺序。</w:delText>
          </w:r>
        </w:del>
      </w:ins>
      <w:ins w:id="6428" w:author="像个男人一样" w:date="2018-03-21T02:01:00Z">
        <w:del w:id="6429" w:author="像个男人一样" w:date="2018-03-22T11:51:00Z">
          <w:r>
            <w:rPr>
              <w:b/>
            </w:rPr>
            <w:delText>错误！未指定顺序。</w:delText>
          </w:r>
        </w:del>
      </w:ins>
      <w:ins w:id="6430" w:author="像个男人一样" w:date="2018-03-21T02:00:00Z">
        <w:del w:id="6431" w:author="像个男人一样" w:date="2018-03-22T11:51:00Z">
          <w:r>
            <w:rPr>
              <w:b/>
            </w:rPr>
            <w:delText>错误！未指定顺序。</w:delText>
          </w:r>
        </w:del>
      </w:ins>
      <w:ins w:id="6432" w:author="像个男人一样" w:date="2018-03-21T01:59:00Z">
        <w:del w:id="6433" w:author="像个男人一样" w:date="2018-03-22T11:51:00Z">
          <w:r>
            <w:rPr>
              <w:b/>
            </w:rPr>
            <w:delText>错误！未指定顺序。</w:delText>
          </w:r>
        </w:del>
      </w:ins>
      <w:del w:id="6434" w:author="像个男人一样" w:date="2018-03-22T11:51:00Z">
        <w:r>
          <w:delText>8</w:delText>
        </w:r>
      </w:del>
      <w:del w:id="6435" w:author="像个男人一样" w:date="2018-03-21T23:21:00Z">
        <w:r>
          <w:fldChar w:fldCharType="end"/>
        </w:r>
      </w:del>
      <w:del w:id="6436" w:author="像个男人一样" w:date="2018-03-21T01:59:00Z">
        <w:r>
          <w:delText xml:space="preserve"> Racing Gyro data of three axes</w:delText>
        </w:r>
        <w:bookmarkEnd w:id="6386"/>
      </w:del>
    </w:p>
    <w:p w14:paraId="4978350F" w14:textId="77777777" w:rsidR="0087014B" w:rsidRDefault="00D5184D">
      <w:pPr>
        <w:jc w:val="center"/>
        <w:rPr>
          <w:ins w:id="6437" w:author="像个男人一样" w:date="2018-03-21T01:58:00Z"/>
        </w:rPr>
        <w:pPrChange w:id="6438"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3AC90B02" w:rsidR="0087014B" w:rsidRDefault="00D5184D">
      <w:pPr>
        <w:jc w:val="center"/>
        <w:pPrChange w:id="6439" w:author="jie sun" w:date="2018-04-16T21:41:00Z">
          <w:pPr/>
        </w:pPrChange>
      </w:pPr>
      <w:bookmarkStart w:id="6440" w:name="_Toc517801891"/>
      <w:ins w:id="6441" w:author="像个男人一样" w:date="2018-03-21T01:58:00Z">
        <w:r>
          <w:rPr>
            <w:rStyle w:val="CaptionChar"/>
            <w:rPrChange w:id="6442" w:author="像个男人一样" w:date="2018-03-21T01:58:00Z">
              <w:rPr/>
            </w:rPrChange>
          </w:rPr>
          <w:t xml:space="preserve">Figure </w:t>
        </w:r>
      </w:ins>
      <w:ins w:id="6443"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9F4579">
        <w:rPr>
          <w:rStyle w:val="CaptionChar"/>
          <w:noProof/>
        </w:rPr>
        <w:t>4</w:t>
      </w:r>
      <w:ins w:id="6444"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9F4579">
        <w:rPr>
          <w:rStyle w:val="CaptionChar"/>
          <w:noProof/>
        </w:rPr>
        <w:t>6</w:t>
      </w:r>
      <w:ins w:id="6445" w:author="JIE  SUN" w:date="2018-06-21T13:36:00Z">
        <w:r w:rsidR="00A64E7B">
          <w:rPr>
            <w:rStyle w:val="CaptionChar"/>
          </w:rPr>
          <w:fldChar w:fldCharType="end"/>
        </w:r>
      </w:ins>
      <w:ins w:id="6446" w:author="jie sun" w:date="2018-04-19T13:00:00Z">
        <w:del w:id="6447"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448" w:author="JIE  SUN" w:date="2018-06-21T13:34:00Z">
        <w:r w:rsidR="00083FE7" w:rsidDel="00A64E7B">
          <w:rPr>
            <w:rStyle w:val="CaptionChar"/>
          </w:rPr>
          <w:fldChar w:fldCharType="separate"/>
        </w:r>
        <w:r w:rsidR="00083FE7" w:rsidDel="00A64E7B">
          <w:rPr>
            <w:rStyle w:val="CaptionChar"/>
            <w:noProof/>
          </w:rPr>
          <w:delText>3</w:delText>
        </w:r>
      </w:del>
      <w:ins w:id="6449" w:author="jie sun" w:date="2018-04-19T13:00:00Z">
        <w:del w:id="6450"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451" w:author="JIE  SUN" w:date="2018-06-21T13:34:00Z">
        <w:r w:rsidR="00083FE7" w:rsidDel="00A64E7B">
          <w:rPr>
            <w:rStyle w:val="CaptionChar"/>
          </w:rPr>
          <w:fldChar w:fldCharType="separate"/>
        </w:r>
      </w:del>
      <w:ins w:id="6452" w:author="jie sun" w:date="2018-04-19T13:00:00Z">
        <w:del w:id="6453" w:author="JIE  SUN" w:date="2018-06-21T13:34:00Z">
          <w:r w:rsidR="00083FE7" w:rsidDel="00A64E7B">
            <w:rPr>
              <w:rStyle w:val="CaptionChar"/>
              <w:noProof/>
            </w:rPr>
            <w:delText>8</w:delText>
          </w:r>
          <w:r w:rsidR="00083FE7" w:rsidDel="00A64E7B">
            <w:rPr>
              <w:rStyle w:val="CaptionChar"/>
            </w:rPr>
            <w:fldChar w:fldCharType="end"/>
          </w:r>
        </w:del>
      </w:ins>
      <w:ins w:id="6454" w:author="像个男人一样" w:date="2018-03-21T01:58:00Z">
        <w:del w:id="6455" w:author="jie sun" w:date="2018-04-10T21:45:00Z">
          <w:r w:rsidDel="00454521">
            <w:rPr>
              <w:rStyle w:val="CaptionChar"/>
              <w:rPrChange w:id="6456" w:author="像个男人一样" w:date="2018-03-21T01:58:00Z">
                <w:rPr/>
              </w:rPrChange>
            </w:rPr>
            <w:fldChar w:fldCharType="begin"/>
          </w:r>
          <w:r w:rsidDel="00454521">
            <w:rPr>
              <w:rStyle w:val="CaptionChar"/>
              <w:rPrChange w:id="6457" w:author="像个男人一样" w:date="2018-03-21T01:58:00Z">
                <w:rPr/>
              </w:rPrChange>
            </w:rPr>
            <w:delInstrText xml:space="preserve"> STYLEREF 1 \s </w:delInstrText>
          </w:r>
          <w:r w:rsidDel="00454521">
            <w:rPr>
              <w:rStyle w:val="CaptionChar"/>
              <w:rPrChange w:id="6458" w:author="像个男人一样" w:date="2018-03-21T01:58:00Z">
                <w:rPr/>
              </w:rPrChange>
            </w:rPr>
            <w:fldChar w:fldCharType="separate"/>
          </w:r>
          <w:r w:rsidDel="00454521">
            <w:rPr>
              <w:rStyle w:val="CaptionChar"/>
              <w:rPrChange w:id="6459" w:author="像个男人一样" w:date="2018-03-21T01:58:00Z">
                <w:rPr/>
              </w:rPrChange>
            </w:rPr>
            <w:delText>3</w:delText>
          </w:r>
          <w:r w:rsidDel="00454521">
            <w:rPr>
              <w:rStyle w:val="CaptionChar"/>
              <w:rPrChange w:id="6460" w:author="像个男人一样" w:date="2018-03-21T01:58:00Z">
                <w:rPr/>
              </w:rPrChange>
            </w:rPr>
            <w:fldChar w:fldCharType="end"/>
          </w:r>
          <w:r w:rsidDel="00454521">
            <w:rPr>
              <w:rStyle w:val="CaptionChar"/>
              <w:rPrChange w:id="6461" w:author="像个男人一样" w:date="2018-03-21T01:58:00Z">
                <w:rPr/>
              </w:rPrChange>
            </w:rPr>
            <w:delText>.</w:delText>
          </w:r>
          <w:r w:rsidDel="00454521">
            <w:rPr>
              <w:rStyle w:val="CaptionChar"/>
              <w:rPrChange w:id="6462" w:author="像个男人一样" w:date="2018-03-21T01:58:00Z">
                <w:rPr/>
              </w:rPrChange>
            </w:rPr>
            <w:fldChar w:fldCharType="begin"/>
          </w:r>
          <w:r w:rsidDel="00454521">
            <w:rPr>
              <w:rStyle w:val="CaptionChar"/>
              <w:rPrChange w:id="6463" w:author="像个男人一样" w:date="2018-03-21T01:58:00Z">
                <w:rPr/>
              </w:rPrChange>
            </w:rPr>
            <w:delInstrText xml:space="preserve"> SEQ Figure \* ARABIC \s 1 </w:delInstrText>
          </w:r>
          <w:r w:rsidDel="00454521">
            <w:rPr>
              <w:rStyle w:val="CaptionChar"/>
              <w:rPrChange w:id="6464" w:author="像个男人一样" w:date="2018-03-21T01:58:00Z">
                <w:rPr/>
              </w:rPrChange>
            </w:rPr>
            <w:fldChar w:fldCharType="separate"/>
          </w:r>
        </w:del>
      </w:ins>
      <w:ins w:id="6465" w:author="像个男人一样" w:date="2018-03-22T11:51:00Z">
        <w:del w:id="6466" w:author="jie sun" w:date="2018-04-10T21:45:00Z">
          <w:r w:rsidDel="00454521">
            <w:rPr>
              <w:rStyle w:val="CaptionChar"/>
            </w:rPr>
            <w:delText>8</w:delText>
          </w:r>
        </w:del>
      </w:ins>
      <w:ins w:id="6467" w:author="像个男人一样" w:date="2018-03-21T01:58:00Z">
        <w:del w:id="6468" w:author="jie sun" w:date="2018-04-10T21:45:00Z">
          <w:r w:rsidDel="00454521">
            <w:rPr>
              <w:rStyle w:val="CaptionChar"/>
              <w:rPrChange w:id="6469" w:author="像个男人一样" w:date="2018-03-21T01:58:00Z">
                <w:rPr/>
              </w:rPrChange>
            </w:rPr>
            <w:fldChar w:fldCharType="end"/>
          </w:r>
        </w:del>
        <w:bookmarkStart w:id="6470" w:name="_Toc15272"/>
        <w:bookmarkStart w:id="6471" w:name="_Toc14087"/>
        <w:bookmarkStart w:id="6472" w:name="_Toc19849"/>
        <w:bookmarkStart w:id="6473" w:name="_Toc23557"/>
        <w:bookmarkStart w:id="6474" w:name="_Toc29123"/>
        <w:bookmarkStart w:id="6475" w:name="_Toc11443"/>
        <w:bookmarkStart w:id="6476" w:name="_Toc4843"/>
        <w:bookmarkStart w:id="6477" w:name="_Toc24158"/>
        <w:bookmarkStart w:id="6478" w:name="_Toc14765"/>
        <w:bookmarkStart w:id="6479" w:name="_Toc6774"/>
        <w:bookmarkStart w:id="6480" w:name="_Toc25065"/>
        <w:bookmarkStart w:id="6481" w:name="_Toc26220"/>
        <w:bookmarkStart w:id="6482" w:name="_Toc11763"/>
        <w:bookmarkStart w:id="6483" w:name="_Toc25639"/>
        <w:bookmarkStart w:id="6484" w:name="_Toc552"/>
        <w:bookmarkStart w:id="6485" w:name="_Toc66"/>
        <w:bookmarkStart w:id="6486" w:name="_Toc179"/>
        <w:bookmarkStart w:id="6487" w:name="_Toc29677"/>
        <w:bookmarkStart w:id="6488" w:name="_Toc11311"/>
        <w:bookmarkStart w:id="6489" w:name="_Toc11100"/>
        <w:bookmarkStart w:id="6490" w:name="_Toc9157"/>
        <w:bookmarkStart w:id="6491" w:name="_Toc31947"/>
        <w:bookmarkStart w:id="6492" w:name="_Toc20067"/>
        <w:bookmarkStart w:id="6493" w:name="_Toc17275"/>
        <w:bookmarkStart w:id="6494" w:name="_Toc26207"/>
        <w:r>
          <w:rPr>
            <w:rStyle w:val="CaptionChar"/>
            <w:rPrChange w:id="6495" w:author="像个男人一样" w:date="2018-03-21T01:58:00Z">
              <w:rPr/>
            </w:rPrChange>
          </w:rPr>
          <w:t xml:space="preserve">:Racing Gyro </w:t>
        </w:r>
      </w:ins>
      <w:ins w:id="6496" w:author="jie sun" w:date="2018-04-16T22:30:00Z">
        <w:r w:rsidR="00DF0071">
          <w:rPr>
            <w:rStyle w:val="CaptionChar"/>
          </w:rPr>
          <w:t>D</w:t>
        </w:r>
      </w:ins>
      <w:ins w:id="6497" w:author="像个男人一样" w:date="2018-03-21T01:58:00Z">
        <w:del w:id="6498" w:author="jie sun" w:date="2018-04-16T22:30:00Z">
          <w:r w:rsidDel="00DF0071">
            <w:rPr>
              <w:rStyle w:val="CaptionChar"/>
              <w:rPrChange w:id="6499" w:author="像个男人一样" w:date="2018-03-21T01:58:00Z">
                <w:rPr/>
              </w:rPrChange>
            </w:rPr>
            <w:delText>d</w:delText>
          </w:r>
        </w:del>
        <w:r>
          <w:rPr>
            <w:rStyle w:val="CaptionChar"/>
            <w:rPrChange w:id="6500" w:author="像个男人一样" w:date="2018-03-21T01:58:00Z">
              <w:rPr/>
            </w:rPrChange>
          </w:rPr>
          <w:t xml:space="preserve">ata </w:t>
        </w:r>
      </w:ins>
      <w:ins w:id="6501" w:author="jie sun" w:date="2018-04-16T22:30:00Z">
        <w:r w:rsidR="00DF0071">
          <w:rPr>
            <w:rStyle w:val="CaptionChar"/>
          </w:rPr>
          <w:t>O</w:t>
        </w:r>
      </w:ins>
      <w:ins w:id="6502" w:author="像个男人一样" w:date="2018-03-21T01:58:00Z">
        <w:del w:id="6503" w:author="jie sun" w:date="2018-04-16T22:30:00Z">
          <w:r w:rsidDel="00DF0071">
            <w:rPr>
              <w:rStyle w:val="CaptionChar"/>
              <w:rPrChange w:id="6504" w:author="像个男人一样" w:date="2018-03-21T01:58:00Z">
                <w:rPr/>
              </w:rPrChange>
            </w:rPr>
            <w:delText>o</w:delText>
          </w:r>
        </w:del>
        <w:r>
          <w:rPr>
            <w:rStyle w:val="CaptionChar"/>
            <w:rPrChange w:id="6505" w:author="像个男人一样" w:date="2018-03-21T01:58:00Z">
              <w:rPr/>
            </w:rPrChange>
          </w:rPr>
          <w:t xml:space="preserve">f </w:t>
        </w:r>
      </w:ins>
      <w:ins w:id="6506" w:author="jie sun" w:date="2018-04-16T22:30:00Z">
        <w:r w:rsidR="00DF0071">
          <w:rPr>
            <w:rStyle w:val="CaptionChar"/>
          </w:rPr>
          <w:t>T</w:t>
        </w:r>
      </w:ins>
      <w:ins w:id="6507" w:author="像个男人一样" w:date="2018-03-21T01:58:00Z">
        <w:del w:id="6508" w:author="jie sun" w:date="2018-04-16T22:30:00Z">
          <w:r w:rsidDel="00DF0071">
            <w:rPr>
              <w:rStyle w:val="CaptionChar"/>
              <w:rPrChange w:id="6509" w:author="像个男人一样" w:date="2018-03-21T01:58:00Z">
                <w:rPr/>
              </w:rPrChange>
            </w:rPr>
            <w:delText>t</w:delText>
          </w:r>
        </w:del>
        <w:r>
          <w:rPr>
            <w:rStyle w:val="CaptionChar"/>
            <w:rPrChange w:id="6510" w:author="像个男人一样" w:date="2018-03-21T01:58:00Z">
              <w:rPr/>
            </w:rPrChange>
          </w:rPr>
          <w:t xml:space="preserve">hree </w:t>
        </w:r>
      </w:ins>
      <w:ins w:id="6511" w:author="jie sun" w:date="2018-04-16T22:30:00Z">
        <w:r w:rsidR="00DF0071">
          <w:rPr>
            <w:rStyle w:val="CaptionChar"/>
          </w:rPr>
          <w:t>A</w:t>
        </w:r>
      </w:ins>
      <w:ins w:id="6512" w:author="像个男人一样" w:date="2018-03-21T01:58:00Z">
        <w:del w:id="6513" w:author="jie sun" w:date="2018-04-16T22:30:00Z">
          <w:r w:rsidDel="00DF0071">
            <w:rPr>
              <w:rStyle w:val="CaptionChar"/>
              <w:rPrChange w:id="6514" w:author="像个男人一样" w:date="2018-03-21T01:58:00Z">
                <w:rPr/>
              </w:rPrChange>
            </w:rPr>
            <w:delText>a</w:delText>
          </w:r>
        </w:del>
        <w:r>
          <w:rPr>
            <w:rStyle w:val="CaptionChar"/>
            <w:rPrChange w:id="6515" w:author="像个男人一样" w:date="2018-03-21T01:58:00Z">
              <w:rPr/>
            </w:rPrChange>
          </w:rPr>
          <w:t>xes</w:t>
        </w:r>
      </w:ins>
      <w:bookmarkEnd w:id="6440"/>
      <w:del w:id="6516" w:author="像个男人一样" w:date="2018-03-21T01:58:00Z">
        <w:r>
          <w:delText>s</w:delText>
        </w:r>
      </w:del>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p>
    <w:p w14:paraId="25E984C6" w14:textId="77777777" w:rsidR="0087014B" w:rsidDel="00E773B7" w:rsidRDefault="00D5184D">
      <w:pPr>
        <w:pStyle w:val="Caption"/>
        <w:rPr>
          <w:del w:id="6517"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518"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6519" w:author="jie sun" w:date="2018-04-16T22:22:00Z">
            <w:rPr>
              <w:iCs w:val="0"/>
              <w:lang w:val="en-US"/>
            </w:rPr>
          </w:rPrChange>
        </w:rPr>
        <w:t xml:space="preserve">for calculating a more accurate angle </w:t>
      </w:r>
      <w:r w:rsidRPr="00185706">
        <w:t>will be discussed in next chapter for enhancing the accurate rate.</w:t>
      </w:r>
      <w:del w:id="6520" w:author="像个男人一样" w:date="2018-03-21T23:21:00Z">
        <w:r w:rsidRPr="00185706">
          <w:delText xml:space="preserve"> </w:delText>
        </w:r>
      </w:del>
    </w:p>
    <w:p w14:paraId="0A97659E" w14:textId="77777777" w:rsidR="00E773B7" w:rsidRPr="00E773B7" w:rsidRDefault="00E773B7">
      <w:pPr>
        <w:rPr>
          <w:ins w:id="6521" w:author="jie sun" w:date="2018-04-16T22:30:00Z"/>
        </w:rPr>
      </w:pPr>
    </w:p>
    <w:p w14:paraId="6D220F06" w14:textId="77777777" w:rsidR="0087014B" w:rsidRPr="00185706" w:rsidRDefault="00D5184D">
      <w:pPr>
        <w:pStyle w:val="Caption"/>
        <w:rPr>
          <w:iCs w:val="0"/>
          <w:color w:val="auto"/>
          <w:sz w:val="24"/>
          <w:szCs w:val="22"/>
          <w:rPrChange w:id="6522" w:author="jie sun" w:date="2018-04-16T22:22:00Z">
            <w:rPr/>
          </w:rPrChange>
        </w:rPr>
      </w:pPr>
      <w:bookmarkStart w:id="6523" w:name="_Toc505291914"/>
      <w:del w:id="6524" w:author="像个男人一样" w:date="2018-03-21T23:21:00Z">
        <w:r w:rsidRPr="00185706">
          <w:rPr>
            <w:iCs w:val="0"/>
            <w:color w:val="auto"/>
            <w:sz w:val="24"/>
            <w:szCs w:val="22"/>
            <w:rPrChange w:id="6525" w:author="jie sun" w:date="2018-04-16T22:22:00Z">
              <w:rPr/>
            </w:rPrChange>
          </w:rPr>
          <w:delText xml:space="preserve">Figure 3. </w:delText>
        </w:r>
        <w:r w:rsidRPr="00185706">
          <w:rPr>
            <w:iCs w:val="0"/>
            <w:color w:val="auto"/>
            <w:sz w:val="24"/>
            <w:szCs w:val="22"/>
            <w:rPrChange w:id="6526" w:author="jie sun" w:date="2018-04-16T22:22:00Z">
              <w:rPr/>
            </w:rPrChange>
          </w:rPr>
          <w:fldChar w:fldCharType="begin"/>
        </w:r>
        <w:r w:rsidRPr="00185706">
          <w:rPr>
            <w:iCs w:val="0"/>
            <w:color w:val="auto"/>
            <w:sz w:val="24"/>
            <w:szCs w:val="22"/>
            <w:rPrChange w:id="6527" w:author="jie sun" w:date="2018-04-16T22:22:00Z">
              <w:rPr/>
            </w:rPrChange>
          </w:rPr>
          <w:delInstrText xml:space="preserve"> SEQ Figure_3. \* ARABIC </w:delInstrText>
        </w:r>
        <w:r w:rsidRPr="00185706">
          <w:rPr>
            <w:iCs w:val="0"/>
            <w:color w:val="auto"/>
            <w:sz w:val="24"/>
            <w:szCs w:val="22"/>
            <w:rPrChange w:id="6528" w:author="jie sun" w:date="2018-04-16T22:22:00Z">
              <w:rPr/>
            </w:rPrChange>
          </w:rPr>
          <w:fldChar w:fldCharType="separate"/>
        </w:r>
      </w:del>
      <w:ins w:id="6529" w:author="像个男人一样" w:date="2018-03-22T11:51:00Z">
        <w:del w:id="6530" w:author="像个男人一样" w:date="2018-03-21T23:21:00Z">
          <w:r w:rsidRPr="00185706">
            <w:rPr>
              <w:rFonts w:hint="eastAsia"/>
              <w:iCs w:val="0"/>
              <w:color w:val="auto"/>
              <w:sz w:val="24"/>
              <w:szCs w:val="22"/>
              <w:rPrChange w:id="6531" w:author="jie sun" w:date="2018-04-16T22:22:00Z">
                <w:rPr>
                  <w:rFonts w:hint="eastAsia"/>
                  <w:b/>
                </w:rPr>
              </w:rPrChange>
            </w:rPr>
            <w:delText>错误！未指定顺序。</w:delText>
          </w:r>
        </w:del>
      </w:ins>
      <w:ins w:id="6532" w:author="像个男人一样" w:date="2018-03-21T23:39:00Z">
        <w:del w:id="6533" w:author="像个男人一样" w:date="2018-03-22T11:51:00Z">
          <w:r w:rsidRPr="00185706">
            <w:rPr>
              <w:rFonts w:hint="eastAsia"/>
              <w:iCs w:val="0"/>
              <w:color w:val="auto"/>
              <w:sz w:val="24"/>
              <w:szCs w:val="22"/>
              <w:rPrChange w:id="6534" w:author="jie sun" w:date="2018-04-16T22:22:00Z">
                <w:rPr>
                  <w:rFonts w:hint="eastAsia"/>
                  <w:b/>
                </w:rPr>
              </w:rPrChange>
            </w:rPr>
            <w:delText>错误！未指定顺序。</w:delText>
          </w:r>
        </w:del>
      </w:ins>
      <w:ins w:id="6535" w:author="像个男人一样" w:date="2018-03-21T23:10:00Z">
        <w:del w:id="6536" w:author="像个男人一样" w:date="2018-03-22T11:51:00Z">
          <w:r w:rsidRPr="00185706">
            <w:rPr>
              <w:rFonts w:hint="eastAsia"/>
              <w:iCs w:val="0"/>
              <w:color w:val="auto"/>
              <w:sz w:val="24"/>
              <w:szCs w:val="22"/>
              <w:rPrChange w:id="6537" w:author="jie sun" w:date="2018-04-16T22:22:00Z">
                <w:rPr>
                  <w:rFonts w:hint="eastAsia"/>
                  <w:b/>
                </w:rPr>
              </w:rPrChange>
            </w:rPr>
            <w:delText>错误！未指定顺序。</w:delText>
          </w:r>
        </w:del>
      </w:ins>
      <w:ins w:id="6538" w:author="像个男人一样" w:date="2018-03-21T23:08:00Z">
        <w:del w:id="6539" w:author="像个男人一样" w:date="2018-03-22T11:51:00Z">
          <w:r w:rsidRPr="00185706">
            <w:rPr>
              <w:rFonts w:hint="eastAsia"/>
              <w:iCs w:val="0"/>
              <w:color w:val="auto"/>
              <w:sz w:val="24"/>
              <w:szCs w:val="22"/>
              <w:rPrChange w:id="6540" w:author="jie sun" w:date="2018-04-16T22:22:00Z">
                <w:rPr>
                  <w:rFonts w:hint="eastAsia"/>
                  <w:b/>
                </w:rPr>
              </w:rPrChange>
            </w:rPr>
            <w:delText>错误！未指定顺序。</w:delText>
          </w:r>
        </w:del>
      </w:ins>
      <w:ins w:id="6541" w:author="像个男人一样" w:date="2018-03-21T02:33:00Z">
        <w:del w:id="6542" w:author="像个男人一样" w:date="2018-03-22T11:51:00Z">
          <w:r w:rsidRPr="00185706">
            <w:rPr>
              <w:rFonts w:hint="eastAsia"/>
              <w:iCs w:val="0"/>
              <w:color w:val="auto"/>
              <w:sz w:val="24"/>
              <w:szCs w:val="22"/>
              <w:rPrChange w:id="6543" w:author="jie sun" w:date="2018-04-16T22:22:00Z">
                <w:rPr>
                  <w:rFonts w:hint="eastAsia"/>
                  <w:b/>
                </w:rPr>
              </w:rPrChange>
            </w:rPr>
            <w:delText>错误！未指定顺序。</w:delText>
          </w:r>
        </w:del>
      </w:ins>
      <w:ins w:id="6544" w:author="像个男人一样" w:date="2018-03-21T02:32:00Z">
        <w:del w:id="6545" w:author="像个男人一样" w:date="2018-03-22T11:51:00Z">
          <w:r w:rsidRPr="00185706">
            <w:rPr>
              <w:rFonts w:hint="eastAsia"/>
              <w:iCs w:val="0"/>
              <w:color w:val="auto"/>
              <w:sz w:val="24"/>
              <w:szCs w:val="22"/>
              <w:rPrChange w:id="6546" w:author="jie sun" w:date="2018-04-16T22:22:00Z">
                <w:rPr>
                  <w:rFonts w:hint="eastAsia"/>
                  <w:b/>
                </w:rPr>
              </w:rPrChange>
            </w:rPr>
            <w:delText>错误！未指定顺序。</w:delText>
          </w:r>
        </w:del>
      </w:ins>
      <w:ins w:id="6547" w:author="像个男人一样" w:date="2018-03-21T02:31:00Z">
        <w:del w:id="6548" w:author="像个男人一样" w:date="2018-03-22T11:51:00Z">
          <w:r w:rsidRPr="00185706">
            <w:rPr>
              <w:rFonts w:hint="eastAsia"/>
              <w:iCs w:val="0"/>
              <w:color w:val="auto"/>
              <w:sz w:val="24"/>
              <w:szCs w:val="22"/>
              <w:rPrChange w:id="6549" w:author="jie sun" w:date="2018-04-16T22:22:00Z">
                <w:rPr>
                  <w:rFonts w:hint="eastAsia"/>
                  <w:b/>
                </w:rPr>
              </w:rPrChange>
            </w:rPr>
            <w:delText>错误！未指定顺序。</w:delText>
          </w:r>
        </w:del>
      </w:ins>
      <w:ins w:id="6550" w:author="像个男人一样" w:date="2018-03-21T02:30:00Z">
        <w:del w:id="6551" w:author="像个男人一样" w:date="2018-03-22T11:51:00Z">
          <w:r w:rsidRPr="00185706">
            <w:rPr>
              <w:rFonts w:hint="eastAsia"/>
              <w:iCs w:val="0"/>
              <w:color w:val="auto"/>
              <w:sz w:val="24"/>
              <w:szCs w:val="22"/>
              <w:rPrChange w:id="6552" w:author="jie sun" w:date="2018-04-16T22:22:00Z">
                <w:rPr>
                  <w:rFonts w:hint="eastAsia"/>
                  <w:b/>
                </w:rPr>
              </w:rPrChange>
            </w:rPr>
            <w:delText>错误！未指定顺序。</w:delText>
          </w:r>
        </w:del>
      </w:ins>
      <w:ins w:id="6553" w:author="像个男人一样" w:date="2018-03-21T02:29:00Z">
        <w:del w:id="6554" w:author="像个男人一样" w:date="2018-03-22T11:51:00Z">
          <w:r w:rsidRPr="00185706">
            <w:rPr>
              <w:rFonts w:hint="eastAsia"/>
              <w:iCs w:val="0"/>
              <w:color w:val="auto"/>
              <w:sz w:val="24"/>
              <w:szCs w:val="22"/>
              <w:rPrChange w:id="6555" w:author="jie sun" w:date="2018-04-16T22:22:00Z">
                <w:rPr>
                  <w:rFonts w:hint="eastAsia"/>
                  <w:b/>
                </w:rPr>
              </w:rPrChange>
            </w:rPr>
            <w:delText>错误！未指定顺序。错误！未指定顺序。</w:delText>
          </w:r>
        </w:del>
      </w:ins>
      <w:ins w:id="6556" w:author="像个男人一样" w:date="2018-03-21T02:26:00Z">
        <w:del w:id="6557" w:author="像个男人一样" w:date="2018-03-22T11:51:00Z">
          <w:r w:rsidRPr="00185706">
            <w:rPr>
              <w:rFonts w:hint="eastAsia"/>
              <w:iCs w:val="0"/>
              <w:color w:val="auto"/>
              <w:sz w:val="24"/>
              <w:szCs w:val="22"/>
              <w:rPrChange w:id="6558" w:author="jie sun" w:date="2018-04-16T22:22:00Z">
                <w:rPr>
                  <w:rFonts w:hint="eastAsia"/>
                  <w:b/>
                </w:rPr>
              </w:rPrChange>
            </w:rPr>
            <w:delText>错误！未指定顺序。</w:delText>
          </w:r>
        </w:del>
      </w:ins>
      <w:ins w:id="6559" w:author="像个男人一样" w:date="2018-03-21T02:25:00Z">
        <w:del w:id="6560" w:author="像个男人一样" w:date="2018-03-22T11:51:00Z">
          <w:r w:rsidRPr="00185706">
            <w:rPr>
              <w:rFonts w:hint="eastAsia"/>
              <w:iCs w:val="0"/>
              <w:color w:val="auto"/>
              <w:sz w:val="24"/>
              <w:szCs w:val="22"/>
              <w:rPrChange w:id="6561" w:author="jie sun" w:date="2018-04-16T22:22:00Z">
                <w:rPr>
                  <w:rFonts w:hint="eastAsia"/>
                  <w:b/>
                </w:rPr>
              </w:rPrChange>
            </w:rPr>
            <w:delText>错误！未指定顺序。</w:delText>
          </w:r>
        </w:del>
      </w:ins>
      <w:ins w:id="6562" w:author="像个男人一样" w:date="2018-03-21T02:24:00Z">
        <w:del w:id="6563" w:author="像个男人一样" w:date="2018-03-22T11:51:00Z">
          <w:r w:rsidRPr="00185706">
            <w:rPr>
              <w:rFonts w:hint="eastAsia"/>
              <w:iCs w:val="0"/>
              <w:color w:val="auto"/>
              <w:sz w:val="24"/>
              <w:szCs w:val="22"/>
              <w:rPrChange w:id="6564" w:author="jie sun" w:date="2018-04-16T22:22:00Z">
                <w:rPr>
                  <w:rFonts w:hint="eastAsia"/>
                  <w:b/>
                </w:rPr>
              </w:rPrChange>
            </w:rPr>
            <w:delText>错误！未指定顺序。</w:delText>
          </w:r>
        </w:del>
      </w:ins>
      <w:ins w:id="6565" w:author="像个男人一样" w:date="2018-03-21T02:23:00Z">
        <w:del w:id="6566" w:author="像个男人一样" w:date="2018-03-22T11:51:00Z">
          <w:r w:rsidRPr="00185706">
            <w:rPr>
              <w:rFonts w:hint="eastAsia"/>
              <w:iCs w:val="0"/>
              <w:color w:val="auto"/>
              <w:sz w:val="24"/>
              <w:szCs w:val="22"/>
              <w:rPrChange w:id="6567" w:author="jie sun" w:date="2018-04-16T22:22:00Z">
                <w:rPr>
                  <w:rFonts w:hint="eastAsia"/>
                  <w:b/>
                </w:rPr>
              </w:rPrChange>
            </w:rPr>
            <w:delText>错误！未指定顺序。</w:delText>
          </w:r>
        </w:del>
      </w:ins>
      <w:ins w:id="6568" w:author="像个男人一样" w:date="2018-03-21T02:22:00Z">
        <w:del w:id="6569" w:author="像个男人一样" w:date="2018-03-22T11:51:00Z">
          <w:r w:rsidRPr="00185706">
            <w:rPr>
              <w:rFonts w:hint="eastAsia"/>
              <w:iCs w:val="0"/>
              <w:color w:val="auto"/>
              <w:sz w:val="24"/>
              <w:szCs w:val="22"/>
              <w:rPrChange w:id="6570" w:author="jie sun" w:date="2018-04-16T22:22:00Z">
                <w:rPr>
                  <w:rFonts w:hint="eastAsia"/>
                  <w:b/>
                </w:rPr>
              </w:rPrChange>
            </w:rPr>
            <w:delText>错误！未指定顺序。</w:delText>
          </w:r>
        </w:del>
      </w:ins>
      <w:ins w:id="6571" w:author="像个男人一样" w:date="2018-03-21T02:17:00Z">
        <w:del w:id="6572" w:author="像个男人一样" w:date="2018-03-22T11:51:00Z">
          <w:r w:rsidRPr="00185706">
            <w:rPr>
              <w:rFonts w:hint="eastAsia"/>
              <w:iCs w:val="0"/>
              <w:color w:val="auto"/>
              <w:sz w:val="24"/>
              <w:szCs w:val="22"/>
              <w:rPrChange w:id="6573" w:author="jie sun" w:date="2018-04-16T22:22:00Z">
                <w:rPr>
                  <w:rFonts w:hint="eastAsia"/>
                  <w:b/>
                </w:rPr>
              </w:rPrChange>
            </w:rPr>
            <w:delText>错误！未指定顺序。错误！未指定顺序。错误！未指定顺序。</w:delText>
          </w:r>
        </w:del>
      </w:ins>
      <w:ins w:id="6574" w:author="像个男人一样" w:date="2018-03-21T02:15:00Z">
        <w:del w:id="6575" w:author="像个男人一样" w:date="2018-03-22T11:51:00Z">
          <w:r w:rsidRPr="00185706">
            <w:rPr>
              <w:rFonts w:hint="eastAsia"/>
              <w:iCs w:val="0"/>
              <w:color w:val="auto"/>
              <w:sz w:val="24"/>
              <w:szCs w:val="22"/>
              <w:rPrChange w:id="6576" w:author="jie sun" w:date="2018-04-16T22:22:00Z">
                <w:rPr>
                  <w:rFonts w:hint="eastAsia"/>
                  <w:b/>
                </w:rPr>
              </w:rPrChange>
            </w:rPr>
            <w:delText>错误！未指定顺序。</w:delText>
          </w:r>
        </w:del>
      </w:ins>
      <w:ins w:id="6577" w:author="像个男人一样" w:date="2018-03-21T02:14:00Z">
        <w:del w:id="6578" w:author="像个男人一样" w:date="2018-03-22T11:51:00Z">
          <w:r w:rsidRPr="00185706">
            <w:rPr>
              <w:rFonts w:hint="eastAsia"/>
              <w:iCs w:val="0"/>
              <w:color w:val="auto"/>
              <w:sz w:val="24"/>
              <w:szCs w:val="22"/>
              <w:rPrChange w:id="6579" w:author="jie sun" w:date="2018-04-16T22:22:00Z">
                <w:rPr>
                  <w:rFonts w:hint="eastAsia"/>
                  <w:b/>
                </w:rPr>
              </w:rPrChange>
            </w:rPr>
            <w:delText>错误！未指定顺序。</w:delText>
          </w:r>
        </w:del>
      </w:ins>
      <w:ins w:id="6580" w:author="像个男人一样" w:date="2018-03-21T02:13:00Z">
        <w:del w:id="6581" w:author="像个男人一样" w:date="2018-03-22T11:51:00Z">
          <w:r w:rsidRPr="00185706">
            <w:rPr>
              <w:rFonts w:hint="eastAsia"/>
              <w:iCs w:val="0"/>
              <w:color w:val="auto"/>
              <w:sz w:val="24"/>
              <w:szCs w:val="22"/>
              <w:rPrChange w:id="6582" w:author="jie sun" w:date="2018-04-16T22:22:00Z">
                <w:rPr>
                  <w:rFonts w:hint="eastAsia"/>
                  <w:b/>
                </w:rPr>
              </w:rPrChange>
            </w:rPr>
            <w:delText>错误！未指定顺序。</w:delText>
          </w:r>
        </w:del>
      </w:ins>
      <w:ins w:id="6583" w:author="像个男人一样" w:date="2018-03-21T02:12:00Z">
        <w:del w:id="6584" w:author="像个男人一样" w:date="2018-03-22T11:51:00Z">
          <w:r w:rsidRPr="00185706">
            <w:rPr>
              <w:rFonts w:hint="eastAsia"/>
              <w:iCs w:val="0"/>
              <w:color w:val="auto"/>
              <w:sz w:val="24"/>
              <w:szCs w:val="22"/>
              <w:rPrChange w:id="6585" w:author="jie sun" w:date="2018-04-16T22:22:00Z">
                <w:rPr>
                  <w:rFonts w:hint="eastAsia"/>
                  <w:b/>
                </w:rPr>
              </w:rPrChange>
            </w:rPr>
            <w:delText>错误！未指定顺序。</w:delText>
          </w:r>
        </w:del>
      </w:ins>
      <w:ins w:id="6586" w:author="像个男人一样" w:date="2018-03-21T02:02:00Z">
        <w:del w:id="6587" w:author="像个男人一样" w:date="2018-03-22T11:51:00Z">
          <w:r w:rsidRPr="00185706">
            <w:rPr>
              <w:rFonts w:hint="eastAsia"/>
              <w:iCs w:val="0"/>
              <w:color w:val="auto"/>
              <w:sz w:val="24"/>
              <w:szCs w:val="22"/>
              <w:rPrChange w:id="6588" w:author="jie sun" w:date="2018-04-16T22:22:00Z">
                <w:rPr>
                  <w:rFonts w:hint="eastAsia"/>
                  <w:b/>
                </w:rPr>
              </w:rPrChange>
            </w:rPr>
            <w:delText>错误！未指定顺序。错误！未指定顺序。</w:delText>
          </w:r>
        </w:del>
      </w:ins>
      <w:ins w:id="6589" w:author="像个男人一样" w:date="2018-03-21T02:01:00Z">
        <w:del w:id="6590" w:author="像个男人一样" w:date="2018-03-22T11:51:00Z">
          <w:r w:rsidRPr="00185706">
            <w:rPr>
              <w:rFonts w:hint="eastAsia"/>
              <w:iCs w:val="0"/>
              <w:color w:val="auto"/>
              <w:sz w:val="24"/>
              <w:szCs w:val="22"/>
              <w:rPrChange w:id="6591" w:author="jie sun" w:date="2018-04-16T22:22:00Z">
                <w:rPr>
                  <w:rFonts w:hint="eastAsia"/>
                  <w:b/>
                </w:rPr>
              </w:rPrChange>
            </w:rPr>
            <w:delText>错误！未指定顺序。</w:delText>
          </w:r>
        </w:del>
      </w:ins>
      <w:ins w:id="6592" w:author="像个男人一样" w:date="2018-03-21T02:00:00Z">
        <w:del w:id="6593" w:author="像个男人一样" w:date="2018-03-22T11:51:00Z">
          <w:r w:rsidRPr="00185706">
            <w:rPr>
              <w:rFonts w:hint="eastAsia"/>
              <w:iCs w:val="0"/>
              <w:color w:val="auto"/>
              <w:sz w:val="24"/>
              <w:szCs w:val="22"/>
              <w:rPrChange w:id="6594" w:author="jie sun" w:date="2018-04-16T22:22:00Z">
                <w:rPr>
                  <w:rFonts w:hint="eastAsia"/>
                  <w:b/>
                </w:rPr>
              </w:rPrChange>
            </w:rPr>
            <w:delText>错误！未指定顺序。</w:delText>
          </w:r>
        </w:del>
      </w:ins>
      <w:del w:id="6595" w:author="像个男人一样" w:date="2018-03-22T11:51:00Z">
        <w:r w:rsidRPr="00185706">
          <w:rPr>
            <w:iCs w:val="0"/>
            <w:color w:val="auto"/>
            <w:sz w:val="24"/>
            <w:szCs w:val="22"/>
            <w:rPrChange w:id="6596" w:author="jie sun" w:date="2018-04-16T22:22:00Z">
              <w:rPr/>
            </w:rPrChange>
          </w:rPr>
          <w:delText>9</w:delText>
        </w:r>
      </w:del>
      <w:del w:id="6597" w:author="像个男人一样" w:date="2018-03-21T23:21:00Z">
        <w:r w:rsidRPr="00185706">
          <w:rPr>
            <w:iCs w:val="0"/>
            <w:color w:val="auto"/>
            <w:sz w:val="24"/>
            <w:szCs w:val="22"/>
            <w:rPrChange w:id="6598" w:author="jie sun" w:date="2018-04-16T22:22:00Z">
              <w:rPr/>
            </w:rPrChange>
          </w:rPr>
          <w:fldChar w:fldCharType="end"/>
        </w:r>
      </w:del>
      <w:del w:id="6599" w:author="像个男人一样" w:date="2018-03-21T01:59:00Z">
        <w:r w:rsidRPr="00185706">
          <w:rPr>
            <w:iCs w:val="0"/>
            <w:color w:val="auto"/>
            <w:sz w:val="24"/>
            <w:szCs w:val="22"/>
            <w:rPrChange w:id="6600" w:author="jie sun" w:date="2018-04-16T22:22:00Z">
              <w:rPr/>
            </w:rPrChange>
          </w:rPr>
          <w:delText xml:space="preserve"> The pitch angle offset from the racing game</w:delText>
        </w:r>
      </w:del>
      <w:bookmarkEnd w:id="6523"/>
    </w:p>
    <w:p w14:paraId="4EA754F6" w14:textId="77777777" w:rsidR="0087014B" w:rsidRDefault="00D5184D">
      <w:pPr>
        <w:jc w:val="center"/>
        <w:rPr>
          <w:ins w:id="6601" w:author="像个男人一样" w:date="2018-03-21T01:59:00Z"/>
        </w:rPr>
        <w:pPrChange w:id="6602" w:author="jie sun" w:date="2018-04-16T21:41:00Z">
          <w:pPr/>
        </w:pPrChange>
      </w:pPr>
      <w:r>
        <w:rPr>
          <w:noProof/>
        </w:rPr>
        <w:lastRenderedPageBreak/>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3CF2B2CD" w:rsidR="0087014B" w:rsidRDefault="00D5184D">
      <w:pPr>
        <w:pStyle w:val="Caption"/>
        <w:jc w:val="center"/>
        <w:pPrChange w:id="6603" w:author="jie sun" w:date="2018-04-16T21:41:00Z">
          <w:pPr/>
        </w:pPrChange>
      </w:pPr>
      <w:bookmarkStart w:id="6604" w:name="_Toc517801892"/>
      <w:ins w:id="6605" w:author="像个男人一样" w:date="2018-03-21T01:59:00Z">
        <w:r>
          <w:t xml:space="preserve">Figure </w:t>
        </w:r>
      </w:ins>
      <w:ins w:id="6606" w:author="JIE  SUN" w:date="2018-06-21T13:36:00Z">
        <w:r w:rsidR="00A64E7B">
          <w:fldChar w:fldCharType="begin"/>
        </w:r>
        <w:r w:rsidR="00A64E7B">
          <w:instrText xml:space="preserve"> STYLEREF 1 \s </w:instrText>
        </w:r>
      </w:ins>
      <w:r w:rsidR="00A64E7B">
        <w:fldChar w:fldCharType="separate"/>
      </w:r>
      <w:r w:rsidR="009F4579">
        <w:rPr>
          <w:noProof/>
        </w:rPr>
        <w:t>4</w:t>
      </w:r>
      <w:ins w:id="66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7</w:t>
      </w:r>
      <w:ins w:id="6608" w:author="JIE  SUN" w:date="2018-06-21T13:36:00Z">
        <w:r w:rsidR="00A64E7B">
          <w:fldChar w:fldCharType="end"/>
        </w:r>
      </w:ins>
      <w:ins w:id="6609" w:author="jie sun" w:date="2018-04-19T13:00:00Z">
        <w:del w:id="6610" w:author="JIE  SUN" w:date="2018-06-21T13:34:00Z">
          <w:r w:rsidR="00083FE7" w:rsidDel="00A64E7B">
            <w:fldChar w:fldCharType="begin"/>
          </w:r>
          <w:r w:rsidR="00083FE7" w:rsidDel="00A64E7B">
            <w:delInstrText xml:space="preserve"> STYLEREF 1 \s </w:delInstrText>
          </w:r>
        </w:del>
      </w:ins>
      <w:del w:id="6611" w:author="JIE  SUN" w:date="2018-06-21T13:34:00Z">
        <w:r w:rsidR="00083FE7" w:rsidDel="00A64E7B">
          <w:fldChar w:fldCharType="separate"/>
        </w:r>
        <w:r w:rsidR="00083FE7" w:rsidDel="00A64E7B">
          <w:rPr>
            <w:noProof/>
          </w:rPr>
          <w:delText>3</w:delText>
        </w:r>
      </w:del>
      <w:ins w:id="6612" w:author="jie sun" w:date="2018-04-19T13:00:00Z">
        <w:del w:id="66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614" w:author="JIE  SUN" w:date="2018-06-21T13:34:00Z">
        <w:r w:rsidR="00083FE7" w:rsidDel="00A64E7B">
          <w:fldChar w:fldCharType="separate"/>
        </w:r>
      </w:del>
      <w:ins w:id="6615" w:author="jie sun" w:date="2018-04-19T13:00:00Z">
        <w:del w:id="6616" w:author="JIE  SUN" w:date="2018-06-21T13:34:00Z">
          <w:r w:rsidR="00083FE7" w:rsidDel="00A64E7B">
            <w:rPr>
              <w:noProof/>
            </w:rPr>
            <w:delText>9</w:delText>
          </w:r>
          <w:r w:rsidR="00083FE7" w:rsidDel="00A64E7B">
            <w:fldChar w:fldCharType="end"/>
          </w:r>
        </w:del>
      </w:ins>
      <w:ins w:id="6617" w:author="像个男人一样" w:date="2018-03-21T01:59:00Z">
        <w:del w:id="661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619" w:author="像个男人一样" w:date="2018-03-22T11:51:00Z">
        <w:del w:id="6620" w:author="jie sun" w:date="2018-04-10T21:45:00Z">
          <w:r w:rsidDel="00454521">
            <w:delText>9</w:delText>
          </w:r>
        </w:del>
      </w:ins>
      <w:ins w:id="6621" w:author="像个男人一样" w:date="2018-03-21T01:59:00Z">
        <w:del w:id="6622" w:author="jie sun" w:date="2018-04-10T21:45:00Z">
          <w:r w:rsidDel="00454521">
            <w:fldChar w:fldCharType="end"/>
          </w:r>
        </w:del>
        <w:bookmarkStart w:id="6623" w:name="_Toc19105"/>
        <w:bookmarkStart w:id="6624" w:name="_Toc18638"/>
        <w:bookmarkStart w:id="6625" w:name="_Toc18933"/>
        <w:bookmarkStart w:id="6626" w:name="_Toc22166"/>
        <w:bookmarkStart w:id="6627" w:name="_Toc30004"/>
        <w:bookmarkStart w:id="6628" w:name="_Toc18857"/>
        <w:bookmarkStart w:id="6629" w:name="_Toc10548"/>
        <w:bookmarkStart w:id="6630" w:name="_Toc16253"/>
        <w:bookmarkStart w:id="6631" w:name="_Toc6705"/>
        <w:bookmarkStart w:id="6632" w:name="_Toc666"/>
        <w:bookmarkStart w:id="6633" w:name="_Toc24105"/>
        <w:bookmarkStart w:id="6634" w:name="_Toc26922"/>
        <w:bookmarkStart w:id="6635" w:name="_Toc14800"/>
        <w:bookmarkStart w:id="6636" w:name="_Toc26797"/>
        <w:bookmarkStart w:id="6637" w:name="_Toc819"/>
        <w:bookmarkStart w:id="6638" w:name="_Toc28390"/>
        <w:bookmarkStart w:id="6639" w:name="_Toc17625"/>
        <w:bookmarkStart w:id="6640" w:name="_Toc12056"/>
        <w:bookmarkStart w:id="6641" w:name="_Toc9872"/>
        <w:bookmarkStart w:id="6642" w:name="_Toc20288"/>
        <w:bookmarkStart w:id="6643" w:name="_Toc32146"/>
        <w:bookmarkStart w:id="6644" w:name="_Toc23561"/>
        <w:bookmarkStart w:id="6645" w:name="_Toc26560"/>
        <w:bookmarkStart w:id="6646" w:name="_Toc1053"/>
        <w:bookmarkStart w:id="6647" w:name="_Toc2034"/>
        <w:r>
          <w:rPr>
            <w:rFonts w:hint="eastAsia"/>
          </w:rPr>
          <w:t>:</w:t>
        </w:r>
      </w:ins>
      <w:r w:rsidR="0093575E">
        <w:t xml:space="preserve"> </w:t>
      </w:r>
      <w:ins w:id="6648" w:author="像个男人一样" w:date="2018-03-21T01:59:00Z">
        <w:r>
          <w:rPr>
            <w:rFonts w:hint="eastAsia"/>
          </w:rPr>
          <w:t xml:space="preserve">The </w:t>
        </w:r>
      </w:ins>
      <w:ins w:id="6649" w:author="jie sun" w:date="2018-04-16T22:30:00Z">
        <w:r w:rsidR="00770DD6">
          <w:t>P</w:t>
        </w:r>
      </w:ins>
      <w:ins w:id="6650" w:author="像个男人一样" w:date="2018-03-21T01:59:00Z">
        <w:del w:id="6651" w:author="jie sun" w:date="2018-04-16T22:30:00Z">
          <w:r w:rsidDel="00770DD6">
            <w:rPr>
              <w:rFonts w:hint="eastAsia"/>
            </w:rPr>
            <w:delText>p</w:delText>
          </w:r>
        </w:del>
        <w:r>
          <w:rPr>
            <w:rFonts w:hint="eastAsia"/>
          </w:rPr>
          <w:t xml:space="preserve">itch </w:t>
        </w:r>
      </w:ins>
      <w:ins w:id="6652" w:author="jie sun" w:date="2018-04-16T22:30:00Z">
        <w:r w:rsidR="00770DD6">
          <w:t>A</w:t>
        </w:r>
      </w:ins>
      <w:ins w:id="6653" w:author="像个男人一样" w:date="2018-03-21T01:59:00Z">
        <w:del w:id="6654" w:author="jie sun" w:date="2018-04-16T22:30:00Z">
          <w:r w:rsidDel="00770DD6">
            <w:rPr>
              <w:rFonts w:hint="eastAsia"/>
            </w:rPr>
            <w:delText>a</w:delText>
          </w:r>
        </w:del>
        <w:r>
          <w:rPr>
            <w:rFonts w:hint="eastAsia"/>
          </w:rPr>
          <w:t xml:space="preserve">ngle </w:t>
        </w:r>
      </w:ins>
      <w:ins w:id="6655" w:author="jie sun" w:date="2018-04-16T22:30:00Z">
        <w:r w:rsidR="00770DD6">
          <w:t>O</w:t>
        </w:r>
      </w:ins>
      <w:ins w:id="6656" w:author="像个男人一样" w:date="2018-03-21T01:59:00Z">
        <w:del w:id="6657" w:author="jie sun" w:date="2018-04-16T22:30:00Z">
          <w:r w:rsidDel="00770DD6">
            <w:rPr>
              <w:rFonts w:hint="eastAsia"/>
            </w:rPr>
            <w:delText>o</w:delText>
          </w:r>
        </w:del>
        <w:r>
          <w:rPr>
            <w:rFonts w:hint="eastAsia"/>
          </w:rPr>
          <w:t xml:space="preserve">ffset </w:t>
        </w:r>
      </w:ins>
      <w:ins w:id="6658" w:author="jie sun" w:date="2018-04-16T22:30:00Z">
        <w:r w:rsidR="00770DD6">
          <w:t>F</w:t>
        </w:r>
      </w:ins>
      <w:ins w:id="6659" w:author="像个男人一样" w:date="2018-03-21T01:59:00Z">
        <w:del w:id="6660" w:author="jie sun" w:date="2018-04-16T22:30:00Z">
          <w:r w:rsidDel="00770DD6">
            <w:rPr>
              <w:rFonts w:hint="eastAsia"/>
            </w:rPr>
            <w:delText>f</w:delText>
          </w:r>
        </w:del>
        <w:r>
          <w:rPr>
            <w:rFonts w:hint="eastAsia"/>
          </w:rPr>
          <w:t xml:space="preserve">rom </w:t>
        </w:r>
      </w:ins>
      <w:ins w:id="6661" w:author="jie sun" w:date="2018-04-16T22:30:00Z">
        <w:r w:rsidR="00770DD6">
          <w:t>T</w:t>
        </w:r>
      </w:ins>
      <w:ins w:id="6662" w:author="像个男人一样" w:date="2018-03-21T01:59:00Z">
        <w:del w:id="6663" w:author="jie sun" w:date="2018-04-16T22:30:00Z">
          <w:r w:rsidDel="00770DD6">
            <w:rPr>
              <w:rFonts w:hint="eastAsia"/>
            </w:rPr>
            <w:delText>t</w:delText>
          </w:r>
        </w:del>
        <w:r>
          <w:rPr>
            <w:rFonts w:hint="eastAsia"/>
          </w:rPr>
          <w:t xml:space="preserve">he </w:t>
        </w:r>
      </w:ins>
      <w:ins w:id="6664" w:author="jie sun" w:date="2018-04-16T22:30:00Z">
        <w:r w:rsidR="00770DD6">
          <w:t>R</w:t>
        </w:r>
      </w:ins>
      <w:ins w:id="6665" w:author="像个男人一样" w:date="2018-03-21T01:59:00Z">
        <w:del w:id="6666" w:author="jie sun" w:date="2018-04-16T22:30:00Z">
          <w:r w:rsidDel="00770DD6">
            <w:rPr>
              <w:rFonts w:hint="eastAsia"/>
            </w:rPr>
            <w:delText>r</w:delText>
          </w:r>
        </w:del>
        <w:r>
          <w:rPr>
            <w:rFonts w:hint="eastAsia"/>
          </w:rPr>
          <w:t xml:space="preserve">acing </w:t>
        </w:r>
      </w:ins>
      <w:ins w:id="6667" w:author="jie sun" w:date="2018-04-16T22:30:00Z">
        <w:r w:rsidR="00770DD6">
          <w:t>G</w:t>
        </w:r>
      </w:ins>
      <w:ins w:id="6668" w:author="像个男人一样" w:date="2018-03-21T01:59:00Z">
        <w:del w:id="6669" w:author="jie sun" w:date="2018-04-16T22:30:00Z">
          <w:r w:rsidDel="00770DD6">
            <w:rPr>
              <w:rFonts w:hint="eastAsia"/>
            </w:rPr>
            <w:delText>g</w:delText>
          </w:r>
        </w:del>
        <w:r>
          <w:rPr>
            <w:rFonts w:hint="eastAsia"/>
          </w:rPr>
          <w:t>ame</w:t>
        </w:r>
      </w:ins>
      <w:bookmarkEnd w:id="6604"/>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670" w:name="_Toc10220"/>
      <w:bookmarkStart w:id="6671" w:name="_Toc497"/>
      <w:bookmarkStart w:id="6672" w:name="_Toc23232"/>
      <w:bookmarkStart w:id="6673" w:name="_Toc20114"/>
      <w:bookmarkStart w:id="6674" w:name="_Toc511"/>
      <w:bookmarkStart w:id="6675" w:name="_Toc12921"/>
      <w:bookmarkStart w:id="6676" w:name="_Toc12608"/>
      <w:bookmarkStart w:id="6677" w:name="_Toc20943"/>
      <w:bookmarkStart w:id="6678" w:name="_Toc4443"/>
      <w:bookmarkStart w:id="6679" w:name="_Toc518649183"/>
      <w:r>
        <w:t xml:space="preserve">A Glow Stick </w:t>
      </w:r>
      <w:ins w:id="6680" w:author="jie sun" w:date="2018-04-16T21:22:00Z">
        <w:r w:rsidR="00D442B4">
          <w:t>W</w:t>
        </w:r>
      </w:ins>
      <w:del w:id="6681" w:author="jie sun" w:date="2018-04-16T21:22:00Z">
        <w:r w:rsidDel="00D442B4">
          <w:delText>w</w:delText>
        </w:r>
      </w:del>
      <w:r>
        <w:t xml:space="preserve">ith Accelerometer </w:t>
      </w:r>
      <w:del w:id="6682" w:author="jie sun" w:date="2018-04-16T21:22:00Z">
        <w:r w:rsidDel="00D442B4">
          <w:delText xml:space="preserve">and </w:delText>
        </w:r>
      </w:del>
      <w:r w:rsidR="003B31B5">
        <w:t>a</w:t>
      </w:r>
      <w:ins w:id="6683" w:author="jie sun" w:date="2018-04-16T21:22:00Z">
        <w:r w:rsidR="00D442B4">
          <w:t xml:space="preserve">nd </w:t>
        </w:r>
      </w:ins>
      <w:r>
        <w:t>Gyroscope</w:t>
      </w:r>
      <w:bookmarkEnd w:id="6670"/>
      <w:bookmarkEnd w:id="6671"/>
      <w:bookmarkEnd w:id="6672"/>
      <w:bookmarkEnd w:id="6673"/>
      <w:bookmarkEnd w:id="6674"/>
      <w:bookmarkEnd w:id="6675"/>
      <w:bookmarkEnd w:id="6676"/>
      <w:bookmarkEnd w:id="6677"/>
      <w:bookmarkEnd w:id="6678"/>
      <w:bookmarkEnd w:id="6679"/>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684" w:author="jie sun" w:date="2018-04-08T15:14:00Z">
        <w:r w:rsidDel="00904019">
          <w:delText xml:space="preserve"> </w:delText>
        </w:r>
      </w:del>
      <w:ins w:id="6685" w:author="jie sun" w:date="2018-04-08T19:17:00Z">
        <w:r w:rsidR="00E67BD3">
          <w:rPr>
            <w:lang w:val="en-US"/>
          </w:rPr>
          <w:t>Accelerometers</w:t>
        </w:r>
      </w:ins>
      <w:del w:id="6686" w:author="jie sun" w:date="2018-04-08T15:14:00Z">
        <w:r w:rsidDel="00904019">
          <w:rPr>
            <w:rFonts w:hint="eastAsia"/>
            <w:lang w:val="en-US"/>
          </w:rPr>
          <w:delText>A</w:delText>
        </w:r>
      </w:del>
      <w:del w:id="6687" w:author="jie sun" w:date="2018-04-08T19:17:00Z">
        <w:r w:rsidDel="00E67BD3">
          <w:delText>ccelerometer</w:delText>
        </w:r>
      </w:del>
      <w:ins w:id="6688" w:author="jie sun" w:date="2018-04-08T15:14:00Z">
        <w:r w:rsidR="008E72C7">
          <w:rPr>
            <w:lang w:val="en-US"/>
          </w:rPr>
          <w:t xml:space="preserve"> </w:t>
        </w:r>
      </w:ins>
      <w:del w:id="6689"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690" w:author="jie sun" w:date="2018-04-08T19:17:00Z">
        <w:r w:rsidR="00E67BD3">
          <w:t>ed</w:t>
        </w:r>
      </w:ins>
      <w:r>
        <w:t xml:space="preserve"> in this chapter.  </w:t>
      </w:r>
    </w:p>
    <w:p w14:paraId="7CEC19B3" w14:textId="2E466DDB" w:rsidR="0087014B" w:rsidRDefault="00D5184D">
      <w:pPr>
        <w:pStyle w:val="Heading2"/>
      </w:pPr>
      <w:bookmarkStart w:id="6691" w:name="_Toc12231"/>
      <w:bookmarkStart w:id="6692" w:name="_Toc29725"/>
      <w:bookmarkStart w:id="6693" w:name="_Toc29622"/>
      <w:bookmarkStart w:id="6694" w:name="_Toc2388"/>
      <w:bookmarkStart w:id="6695" w:name="_Toc19821"/>
      <w:bookmarkStart w:id="6696" w:name="_Toc21846"/>
      <w:bookmarkStart w:id="6697" w:name="_Toc3657"/>
      <w:bookmarkStart w:id="6698" w:name="_Toc20788"/>
      <w:bookmarkStart w:id="6699" w:name="_Toc17039"/>
      <w:bookmarkStart w:id="6700" w:name="_Toc518649184"/>
      <w:r>
        <w:t xml:space="preserve">Appearance </w:t>
      </w:r>
      <w:del w:id="6701" w:author="jie sun" w:date="2018-04-16T21:22:00Z">
        <w:r w:rsidDel="00495B69">
          <w:delText xml:space="preserve">and </w:delText>
        </w:r>
      </w:del>
      <w:r w:rsidR="00E1737A">
        <w:t>a</w:t>
      </w:r>
      <w:ins w:id="6702" w:author="jie sun" w:date="2018-04-16T21:22:00Z">
        <w:r w:rsidR="00495B69">
          <w:t>nd F</w:t>
        </w:r>
      </w:ins>
      <w:del w:id="6703" w:author="jie sun" w:date="2018-04-16T21:22:00Z">
        <w:r w:rsidDel="00495B69">
          <w:delText>f</w:delText>
        </w:r>
      </w:del>
      <w:r>
        <w:t xml:space="preserve">unction </w:t>
      </w:r>
      <w:ins w:id="6704" w:author="jie sun" w:date="2018-04-16T21:23:00Z">
        <w:r w:rsidR="00495B69">
          <w:t>D</w:t>
        </w:r>
      </w:ins>
      <w:del w:id="6705" w:author="jie sun" w:date="2018-04-16T21:23:00Z">
        <w:r w:rsidDel="00495B69">
          <w:delText>d</w:delText>
        </w:r>
      </w:del>
      <w:r>
        <w:t>escription</w:t>
      </w:r>
      <w:bookmarkEnd w:id="6691"/>
      <w:bookmarkEnd w:id="6692"/>
      <w:bookmarkEnd w:id="6693"/>
      <w:bookmarkEnd w:id="6694"/>
      <w:bookmarkEnd w:id="6695"/>
      <w:bookmarkEnd w:id="6696"/>
      <w:bookmarkEnd w:id="6697"/>
      <w:bookmarkEnd w:id="6698"/>
      <w:bookmarkEnd w:id="6699"/>
      <w:bookmarkEnd w:id="6700"/>
    </w:p>
    <w:p w14:paraId="08A2E5FC" w14:textId="531FEDA2" w:rsidR="0087014B" w:rsidRDefault="00D5184D">
      <w:pPr>
        <w:pStyle w:val="Heading3"/>
      </w:pPr>
      <w:bookmarkStart w:id="6706" w:name="_Toc18835"/>
      <w:bookmarkStart w:id="6707" w:name="_Toc20475"/>
      <w:bookmarkStart w:id="6708" w:name="_Toc28926"/>
      <w:bookmarkStart w:id="6709" w:name="_Toc28005"/>
      <w:bookmarkStart w:id="6710" w:name="_Toc6601"/>
      <w:bookmarkStart w:id="6711" w:name="_Toc895"/>
      <w:bookmarkStart w:id="6712" w:name="_Toc32236"/>
      <w:bookmarkStart w:id="6713" w:name="_Toc16656"/>
      <w:bookmarkStart w:id="6714" w:name="_Toc6965"/>
      <w:bookmarkStart w:id="6715" w:name="_Toc518649185"/>
      <w:r>
        <w:t xml:space="preserve">A </w:t>
      </w:r>
      <w:ins w:id="6716" w:author="jie sun" w:date="2018-04-16T21:23:00Z">
        <w:r w:rsidR="00A22A4F">
          <w:t>N</w:t>
        </w:r>
      </w:ins>
      <w:del w:id="6717" w:author="jie sun" w:date="2018-04-16T21:23:00Z">
        <w:r w:rsidDel="00A22A4F">
          <w:delText>n</w:delText>
        </w:r>
      </w:del>
      <w:r>
        <w:t xml:space="preserve">ormal </w:t>
      </w:r>
      <w:ins w:id="6718" w:author="jie sun" w:date="2018-04-16T21:23:00Z">
        <w:r w:rsidR="00A22A4F">
          <w:t>G</w:t>
        </w:r>
      </w:ins>
      <w:del w:id="6719" w:author="jie sun" w:date="2018-04-16T21:23:00Z">
        <w:r w:rsidDel="00A22A4F">
          <w:delText>g</w:delText>
        </w:r>
      </w:del>
      <w:r>
        <w:t>low</w:t>
      </w:r>
      <w:ins w:id="6720" w:author="jie sun" w:date="2018-04-10T17:53:00Z">
        <w:r w:rsidR="00E14CCF">
          <w:rPr>
            <w:rFonts w:hint="eastAsia"/>
          </w:rPr>
          <w:t>-</w:t>
        </w:r>
      </w:ins>
      <w:del w:id="6721" w:author="jie sun" w:date="2018-04-10T17:53:00Z">
        <w:r w:rsidDel="00E14CCF">
          <w:delText xml:space="preserve"> </w:delText>
        </w:r>
      </w:del>
      <w:ins w:id="6722" w:author="jie sun" w:date="2018-04-16T21:23:00Z">
        <w:r w:rsidR="00A22A4F">
          <w:t>S</w:t>
        </w:r>
      </w:ins>
      <w:del w:id="6723" w:author="jie sun" w:date="2018-04-16T21:23:00Z">
        <w:r w:rsidDel="00A22A4F">
          <w:delText>s</w:delText>
        </w:r>
      </w:del>
      <w:r>
        <w:t>tick</w:t>
      </w:r>
      <w:bookmarkEnd w:id="6706"/>
      <w:bookmarkEnd w:id="6707"/>
      <w:bookmarkEnd w:id="6708"/>
      <w:bookmarkEnd w:id="6709"/>
      <w:bookmarkEnd w:id="6710"/>
      <w:bookmarkEnd w:id="6711"/>
      <w:bookmarkEnd w:id="6712"/>
      <w:bookmarkEnd w:id="6713"/>
      <w:bookmarkEnd w:id="6714"/>
      <w:bookmarkEnd w:id="6715"/>
    </w:p>
    <w:p w14:paraId="6C5DB50F" w14:textId="77777777" w:rsidR="0087014B" w:rsidRPr="0097705E" w:rsidRDefault="00D5184D">
      <w:pPr>
        <w:pStyle w:val="Caption"/>
        <w:pPrChange w:id="6724"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725" w:author="jie sun" w:date="2018-04-08T15:13:00Z">
            <w:rPr>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726" w:author="像个男人一样" w:date="2018-03-21T02:00:00Z"/>
        </w:rPr>
        <w:pPrChange w:id="6727"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7F91799D" w:rsidR="0087014B" w:rsidRDefault="00D5184D">
      <w:pPr>
        <w:pStyle w:val="Caption"/>
        <w:jc w:val="center"/>
        <w:pPrChange w:id="6728" w:author="jie sun" w:date="2018-04-16T21:41:00Z">
          <w:pPr/>
        </w:pPrChange>
      </w:pPr>
      <w:bookmarkStart w:id="6729" w:name="_Toc517801893"/>
      <w:ins w:id="6730" w:author="像个男人一样" w:date="2018-03-21T02:00:00Z">
        <w:r>
          <w:t xml:space="preserve">Figure </w:t>
        </w:r>
      </w:ins>
      <w:ins w:id="6731" w:author="JIE  SUN" w:date="2018-06-21T13:36:00Z">
        <w:r w:rsidR="00A64E7B">
          <w:fldChar w:fldCharType="begin"/>
        </w:r>
        <w:r w:rsidR="00A64E7B">
          <w:instrText xml:space="preserve"> STYLEREF 1 \s </w:instrText>
        </w:r>
      </w:ins>
      <w:r w:rsidR="00A64E7B">
        <w:fldChar w:fldCharType="separate"/>
      </w:r>
      <w:r w:rsidR="009F4579">
        <w:rPr>
          <w:noProof/>
        </w:rPr>
        <w:t>5</w:t>
      </w:r>
      <w:ins w:id="67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w:t>
      </w:r>
      <w:ins w:id="6733" w:author="JIE  SUN" w:date="2018-06-21T13:36:00Z">
        <w:r w:rsidR="00A64E7B">
          <w:fldChar w:fldCharType="end"/>
        </w:r>
      </w:ins>
      <w:ins w:id="6734" w:author="jie sun" w:date="2018-04-19T13:00:00Z">
        <w:del w:id="6735" w:author="JIE  SUN" w:date="2018-06-21T13:34:00Z">
          <w:r w:rsidR="00083FE7" w:rsidDel="00A64E7B">
            <w:fldChar w:fldCharType="begin"/>
          </w:r>
          <w:r w:rsidR="00083FE7" w:rsidDel="00A64E7B">
            <w:delInstrText xml:space="preserve"> STYLEREF 1 \s </w:delInstrText>
          </w:r>
        </w:del>
      </w:ins>
      <w:del w:id="6736" w:author="JIE  SUN" w:date="2018-06-21T13:34:00Z">
        <w:r w:rsidR="00083FE7" w:rsidDel="00A64E7B">
          <w:fldChar w:fldCharType="separate"/>
        </w:r>
        <w:r w:rsidR="00083FE7" w:rsidDel="00A64E7B">
          <w:rPr>
            <w:noProof/>
          </w:rPr>
          <w:delText>4</w:delText>
        </w:r>
      </w:del>
      <w:ins w:id="6737" w:author="jie sun" w:date="2018-04-19T13:00:00Z">
        <w:del w:id="67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39" w:author="JIE  SUN" w:date="2018-06-21T13:34:00Z">
        <w:r w:rsidR="00083FE7" w:rsidDel="00A64E7B">
          <w:fldChar w:fldCharType="separate"/>
        </w:r>
      </w:del>
      <w:ins w:id="6740" w:author="jie sun" w:date="2018-04-19T13:00:00Z">
        <w:del w:id="6741" w:author="JIE  SUN" w:date="2018-06-21T13:34:00Z">
          <w:r w:rsidR="00083FE7" w:rsidDel="00A64E7B">
            <w:rPr>
              <w:noProof/>
            </w:rPr>
            <w:delText>1</w:delText>
          </w:r>
          <w:r w:rsidR="00083FE7" w:rsidDel="00A64E7B">
            <w:fldChar w:fldCharType="end"/>
          </w:r>
        </w:del>
      </w:ins>
      <w:ins w:id="6742" w:author="像个男人一样" w:date="2018-03-21T02:00:00Z">
        <w:del w:id="674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44" w:author="像个男人一样" w:date="2018-03-22T11:51:00Z">
        <w:del w:id="6745" w:author="jie sun" w:date="2018-04-10T21:45:00Z">
          <w:r w:rsidDel="00454521">
            <w:delText>1</w:delText>
          </w:r>
        </w:del>
      </w:ins>
      <w:ins w:id="6746" w:author="像个男人一样" w:date="2018-03-21T02:00:00Z">
        <w:del w:id="6747" w:author="jie sun" w:date="2018-04-10T21:45:00Z">
          <w:r w:rsidDel="00454521">
            <w:fldChar w:fldCharType="end"/>
          </w:r>
        </w:del>
        <w:bookmarkStart w:id="6748" w:name="_Toc7192"/>
        <w:bookmarkStart w:id="6749" w:name="_Toc13978"/>
        <w:bookmarkStart w:id="6750" w:name="_Toc1274"/>
        <w:bookmarkStart w:id="6751" w:name="_Toc18631"/>
        <w:bookmarkStart w:id="6752" w:name="_Toc15356"/>
        <w:bookmarkStart w:id="6753" w:name="_Toc26533"/>
        <w:bookmarkStart w:id="6754" w:name="_Toc12722"/>
        <w:bookmarkStart w:id="6755" w:name="_Toc18153"/>
        <w:bookmarkStart w:id="6756" w:name="_Toc300"/>
        <w:bookmarkStart w:id="6757" w:name="_Toc23875"/>
        <w:bookmarkStart w:id="6758" w:name="_Toc261"/>
        <w:bookmarkStart w:id="6759" w:name="_Toc12738"/>
        <w:bookmarkStart w:id="6760" w:name="_Toc17816"/>
        <w:bookmarkStart w:id="6761" w:name="_Toc12967"/>
        <w:bookmarkStart w:id="6762" w:name="_Toc17107"/>
        <w:bookmarkStart w:id="6763" w:name="_Toc7044"/>
        <w:bookmarkStart w:id="6764" w:name="_Toc10551"/>
        <w:bookmarkStart w:id="6765" w:name="_Toc2580"/>
        <w:bookmarkStart w:id="6766" w:name="_Toc7833"/>
        <w:bookmarkStart w:id="6767" w:name="_Toc25118"/>
        <w:bookmarkStart w:id="6768" w:name="_Toc17817"/>
        <w:bookmarkStart w:id="6769" w:name="_Toc24170"/>
        <w:bookmarkStart w:id="6770" w:name="_Toc6737"/>
        <w:bookmarkStart w:id="6771" w:name="_Toc17372"/>
        <w:bookmarkStart w:id="6772" w:name="_Toc32166"/>
        <w:r>
          <w:rPr>
            <w:rFonts w:hint="eastAsia"/>
          </w:rPr>
          <w:t xml:space="preserve">: A </w:t>
        </w:r>
      </w:ins>
      <w:ins w:id="6773" w:author="jie sun" w:date="2018-04-16T22:30:00Z">
        <w:r w:rsidR="00DF6414">
          <w:t>K</w:t>
        </w:r>
      </w:ins>
      <w:ins w:id="6774" w:author="像个男人一样" w:date="2018-03-21T02:00:00Z">
        <w:del w:id="6775" w:author="jie sun" w:date="2018-04-16T22:30:00Z">
          <w:r w:rsidDel="00DF6414">
            <w:rPr>
              <w:rFonts w:hint="eastAsia"/>
            </w:rPr>
            <w:delText>k</w:delText>
          </w:r>
        </w:del>
        <w:r>
          <w:rPr>
            <w:rFonts w:hint="eastAsia"/>
          </w:rPr>
          <w:t xml:space="preserve">ind </w:t>
        </w:r>
      </w:ins>
      <w:ins w:id="6776" w:author="jie sun" w:date="2018-04-16T22:30:00Z">
        <w:r w:rsidR="00DF6414">
          <w:t>O</w:t>
        </w:r>
      </w:ins>
      <w:ins w:id="6777" w:author="像个男人一样" w:date="2018-03-21T02:00:00Z">
        <w:del w:id="6778" w:author="jie sun" w:date="2018-04-16T22:30:00Z">
          <w:r w:rsidDel="00DF6414">
            <w:rPr>
              <w:rFonts w:hint="eastAsia"/>
            </w:rPr>
            <w:delText>o</w:delText>
          </w:r>
        </w:del>
        <w:r>
          <w:rPr>
            <w:rFonts w:hint="eastAsia"/>
          </w:rPr>
          <w:t xml:space="preserve">f </w:t>
        </w:r>
      </w:ins>
      <w:ins w:id="6779" w:author="jie sun" w:date="2018-04-16T22:31:00Z">
        <w:r w:rsidR="00DF6414">
          <w:t>G</w:t>
        </w:r>
      </w:ins>
      <w:ins w:id="6780" w:author="像个男人一样" w:date="2018-03-21T02:00:00Z">
        <w:del w:id="6781" w:author="jie sun" w:date="2018-04-16T22:31:00Z">
          <w:r w:rsidDel="00DF6414">
            <w:rPr>
              <w:rFonts w:hint="eastAsia"/>
            </w:rPr>
            <w:delText>g</w:delText>
          </w:r>
        </w:del>
        <w:r>
          <w:rPr>
            <w:rFonts w:hint="eastAsia"/>
          </w:rPr>
          <w:t xml:space="preserve">low </w:t>
        </w:r>
      </w:ins>
      <w:ins w:id="6782" w:author="jie sun" w:date="2018-04-16T22:31:00Z">
        <w:r w:rsidR="00DF6414">
          <w:t>S</w:t>
        </w:r>
      </w:ins>
      <w:ins w:id="6783" w:author="像个男人一样" w:date="2018-03-21T02:00:00Z">
        <w:del w:id="6784" w:author="jie sun" w:date="2018-04-16T22:31:00Z">
          <w:r w:rsidDel="00DF6414">
            <w:rPr>
              <w:rFonts w:hint="eastAsia"/>
            </w:rPr>
            <w:delText>s</w:delText>
          </w:r>
        </w:del>
        <w:r>
          <w:rPr>
            <w:rFonts w:hint="eastAsia"/>
          </w:rPr>
          <w:t>ticks</w:t>
        </w:r>
      </w:ins>
      <w:bookmarkEnd w:id="6729"/>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785" w:author="像个男人一样" w:date="2018-03-21T02:00:00Z"/>
        </w:rPr>
        <w:pPrChange w:id="6786" w:author="jie sun" w:date="2018-04-16T21:41:00Z">
          <w:pPr/>
        </w:pPrChange>
      </w:pPr>
      <w:r>
        <w:rPr>
          <w:noProof/>
        </w:rPr>
        <w:lastRenderedPageBreak/>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23E52471" w:rsidR="0087014B" w:rsidRDefault="00D5184D">
      <w:pPr>
        <w:pStyle w:val="Caption"/>
        <w:jc w:val="center"/>
        <w:rPr>
          <w:lang w:val="en-US"/>
        </w:rPr>
        <w:pPrChange w:id="6787" w:author="jie sun" w:date="2018-04-16T21:41:00Z">
          <w:pPr/>
        </w:pPrChange>
      </w:pPr>
      <w:bookmarkStart w:id="6788" w:name="_Toc517801894"/>
      <w:ins w:id="6789" w:author="像个男人一样" w:date="2018-03-21T02:01:00Z">
        <w:r>
          <w:t xml:space="preserve">Figure </w:t>
        </w:r>
      </w:ins>
      <w:ins w:id="6790" w:author="JIE  SUN" w:date="2018-06-21T13:36:00Z">
        <w:r w:rsidR="00A64E7B">
          <w:fldChar w:fldCharType="begin"/>
        </w:r>
        <w:r w:rsidR="00A64E7B">
          <w:instrText xml:space="preserve"> STYLEREF 1 \s </w:instrText>
        </w:r>
      </w:ins>
      <w:r w:rsidR="00A64E7B">
        <w:fldChar w:fldCharType="separate"/>
      </w:r>
      <w:r w:rsidR="009F4579">
        <w:rPr>
          <w:noProof/>
        </w:rPr>
        <w:t>5</w:t>
      </w:r>
      <w:ins w:id="679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2</w:t>
      </w:r>
      <w:ins w:id="6792" w:author="JIE  SUN" w:date="2018-06-21T13:36:00Z">
        <w:r w:rsidR="00A64E7B">
          <w:fldChar w:fldCharType="end"/>
        </w:r>
      </w:ins>
      <w:ins w:id="6793" w:author="jie sun" w:date="2018-04-19T13:00:00Z">
        <w:del w:id="6794" w:author="JIE  SUN" w:date="2018-06-21T13:34:00Z">
          <w:r w:rsidR="00083FE7" w:rsidDel="00A64E7B">
            <w:fldChar w:fldCharType="begin"/>
          </w:r>
          <w:r w:rsidR="00083FE7" w:rsidDel="00A64E7B">
            <w:delInstrText xml:space="preserve"> STYLEREF 1 \s </w:delInstrText>
          </w:r>
        </w:del>
      </w:ins>
      <w:del w:id="6795" w:author="JIE  SUN" w:date="2018-06-21T13:34:00Z">
        <w:r w:rsidR="00083FE7" w:rsidDel="00A64E7B">
          <w:fldChar w:fldCharType="separate"/>
        </w:r>
        <w:r w:rsidR="00083FE7" w:rsidDel="00A64E7B">
          <w:rPr>
            <w:noProof/>
          </w:rPr>
          <w:delText>4</w:delText>
        </w:r>
      </w:del>
      <w:ins w:id="6796" w:author="jie sun" w:date="2018-04-19T13:00:00Z">
        <w:del w:id="679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98" w:author="JIE  SUN" w:date="2018-06-21T13:34:00Z">
        <w:r w:rsidR="00083FE7" w:rsidDel="00A64E7B">
          <w:fldChar w:fldCharType="separate"/>
        </w:r>
      </w:del>
      <w:ins w:id="6799" w:author="jie sun" w:date="2018-04-19T13:00:00Z">
        <w:del w:id="6800" w:author="JIE  SUN" w:date="2018-06-21T13:34:00Z">
          <w:r w:rsidR="00083FE7" w:rsidDel="00A64E7B">
            <w:rPr>
              <w:noProof/>
            </w:rPr>
            <w:delText>2</w:delText>
          </w:r>
          <w:r w:rsidR="00083FE7" w:rsidDel="00A64E7B">
            <w:fldChar w:fldCharType="end"/>
          </w:r>
        </w:del>
      </w:ins>
      <w:ins w:id="6801" w:author="像个男人一样" w:date="2018-03-21T02:01:00Z">
        <w:del w:id="680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03" w:author="像个男人一样" w:date="2018-03-22T11:51:00Z">
        <w:del w:id="6804" w:author="jie sun" w:date="2018-04-10T21:45:00Z">
          <w:r w:rsidDel="00454521">
            <w:delText>2</w:delText>
          </w:r>
        </w:del>
      </w:ins>
      <w:ins w:id="6805" w:author="像个男人一样" w:date="2018-03-21T02:01:00Z">
        <w:del w:id="6806" w:author="jie sun" w:date="2018-04-10T21:45:00Z">
          <w:r w:rsidDel="00454521">
            <w:fldChar w:fldCharType="end"/>
          </w:r>
        </w:del>
        <w:bookmarkStart w:id="6807" w:name="_Toc4119"/>
        <w:bookmarkStart w:id="6808" w:name="_Toc8964"/>
        <w:bookmarkStart w:id="6809" w:name="_Toc6961"/>
        <w:bookmarkStart w:id="6810" w:name="_Toc26234"/>
        <w:bookmarkStart w:id="6811" w:name="_Toc9340"/>
        <w:bookmarkStart w:id="6812" w:name="_Toc11775"/>
        <w:bookmarkStart w:id="6813" w:name="_Toc2359"/>
        <w:bookmarkStart w:id="6814" w:name="_Toc21751"/>
        <w:bookmarkStart w:id="6815" w:name="_Toc24520"/>
        <w:bookmarkStart w:id="6816" w:name="_Toc28252"/>
        <w:bookmarkStart w:id="6817" w:name="_Toc17269"/>
        <w:bookmarkStart w:id="6818" w:name="_Toc9457"/>
        <w:bookmarkStart w:id="6819" w:name="_Toc5779"/>
        <w:bookmarkStart w:id="6820" w:name="_Toc32695"/>
        <w:bookmarkStart w:id="6821" w:name="_Toc17119"/>
        <w:bookmarkStart w:id="6822" w:name="_Toc8762"/>
        <w:bookmarkStart w:id="6823" w:name="_Toc15130"/>
        <w:bookmarkStart w:id="6824" w:name="_Toc30531"/>
        <w:bookmarkStart w:id="6825" w:name="_Toc8764"/>
        <w:bookmarkStart w:id="6826" w:name="_Toc3642"/>
        <w:bookmarkStart w:id="6827" w:name="_Toc13086"/>
        <w:bookmarkStart w:id="6828" w:name="_Toc17226"/>
        <w:bookmarkStart w:id="6829" w:name="_Toc9267"/>
        <w:bookmarkStart w:id="6830" w:name="_Toc14230"/>
        <w:bookmarkStart w:id="6831" w:name="_Toc28858"/>
        <w:r>
          <w:rPr>
            <w:rFonts w:hint="eastAsia"/>
          </w:rPr>
          <w:t>:</w:t>
        </w:r>
        <w:r>
          <w:rPr>
            <w:rFonts w:hint="eastAsia"/>
            <w:lang w:val="en-US"/>
          </w:rPr>
          <w:t xml:space="preserve"> A </w:t>
        </w:r>
        <w:r>
          <w:rPr>
            <w:rFonts w:hint="eastAsia"/>
          </w:rPr>
          <w:t>Vocal Concert</w:t>
        </w:r>
      </w:ins>
      <w:bookmarkEnd w:id="6788"/>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p>
    <w:p w14:paraId="7142BF7C" w14:textId="2A9E02BB" w:rsidR="0087014B" w:rsidRDefault="00D5184D">
      <w:pPr>
        <w:pStyle w:val="Heading3"/>
      </w:pPr>
      <w:bookmarkStart w:id="6832" w:name="_Toc21203"/>
      <w:bookmarkStart w:id="6833" w:name="_Toc15929"/>
      <w:bookmarkStart w:id="6834" w:name="_Toc25595"/>
      <w:bookmarkStart w:id="6835" w:name="_Toc32700"/>
      <w:bookmarkStart w:id="6836" w:name="_Toc30686"/>
      <w:bookmarkStart w:id="6837" w:name="_Toc24467"/>
      <w:bookmarkStart w:id="6838" w:name="_Toc22975"/>
      <w:bookmarkStart w:id="6839" w:name="_Toc1302"/>
      <w:bookmarkStart w:id="6840" w:name="_Toc31741"/>
      <w:bookmarkStart w:id="6841" w:name="_Toc518649186"/>
      <w:r>
        <w:t xml:space="preserve">A </w:t>
      </w:r>
      <w:ins w:id="6842" w:author="jie sun" w:date="2018-04-16T21:23:00Z">
        <w:r w:rsidR="008034E7">
          <w:rPr>
            <w:lang w:val="en-US"/>
          </w:rPr>
          <w:t>M</w:t>
        </w:r>
      </w:ins>
      <w:del w:id="6843" w:author="jie sun" w:date="2018-04-16T21:23:00Z">
        <w:r w:rsidDel="008034E7">
          <w:rPr>
            <w:rFonts w:hint="eastAsia"/>
            <w:lang w:val="en-US"/>
          </w:rPr>
          <w:delText>m</w:delText>
        </w:r>
      </w:del>
      <w:r>
        <w:rPr>
          <w:rFonts w:hint="eastAsia"/>
          <w:lang w:val="en-US"/>
        </w:rPr>
        <w:t xml:space="preserve">ultifunctional </w:t>
      </w:r>
      <w:ins w:id="6844" w:author="jie sun" w:date="2018-04-16T21:23:00Z">
        <w:r w:rsidR="008034E7">
          <w:t>G</w:t>
        </w:r>
      </w:ins>
      <w:del w:id="6845" w:author="jie sun" w:date="2018-04-16T21:23:00Z">
        <w:r w:rsidDel="008034E7">
          <w:delText>g</w:delText>
        </w:r>
      </w:del>
      <w:r>
        <w:t>low</w:t>
      </w:r>
      <w:ins w:id="6846" w:author="jie sun" w:date="2018-04-08T18:33:00Z">
        <w:r w:rsidR="007301AA">
          <w:t>-</w:t>
        </w:r>
      </w:ins>
      <w:del w:id="6847" w:author="jie sun" w:date="2018-04-08T18:33:00Z">
        <w:r w:rsidDel="007301AA">
          <w:delText xml:space="preserve"> </w:delText>
        </w:r>
      </w:del>
      <w:ins w:id="6848" w:author="jie sun" w:date="2018-04-16T21:23:00Z">
        <w:r w:rsidR="008034E7">
          <w:t>S</w:t>
        </w:r>
      </w:ins>
      <w:del w:id="6849" w:author="jie sun" w:date="2018-04-16T21:23:00Z">
        <w:r w:rsidDel="008034E7">
          <w:delText>s</w:delText>
        </w:r>
      </w:del>
      <w:r>
        <w:t>tick</w:t>
      </w:r>
      <w:bookmarkEnd w:id="6832"/>
      <w:bookmarkEnd w:id="6833"/>
      <w:bookmarkEnd w:id="6834"/>
      <w:bookmarkEnd w:id="6835"/>
      <w:bookmarkEnd w:id="6836"/>
      <w:bookmarkEnd w:id="6837"/>
      <w:bookmarkEnd w:id="6838"/>
      <w:bookmarkEnd w:id="6839"/>
      <w:bookmarkEnd w:id="6840"/>
      <w:bookmarkEnd w:id="6841"/>
      <w:r>
        <w:t xml:space="preserve"> </w:t>
      </w:r>
    </w:p>
    <w:p w14:paraId="28B8F8ED" w14:textId="77777777" w:rsidR="0087014B" w:rsidRDefault="00D5184D">
      <w:r>
        <w:t xml:space="preserve">What kinds of new functions can be created for a glow stick, absolutely it is related with </w:t>
      </w:r>
      <w:del w:id="6850"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851" w:author="jie sun" w:date="2018-04-08T18:33:00Z">
        <w:r w:rsidDel="003C2ADD">
          <w:delText>shak</w:delText>
        </w:r>
        <w:r w:rsidDel="003C2ADD">
          <w:rPr>
            <w:rFonts w:hint="eastAsia"/>
            <w:lang w:val="en-US"/>
          </w:rPr>
          <w:delText>en</w:delText>
        </w:r>
        <w:r w:rsidDel="003C2ADD">
          <w:delText xml:space="preserve"> </w:delText>
        </w:r>
      </w:del>
      <w:ins w:id="6852" w:author="jie sun" w:date="2018-04-08T18:33:00Z">
        <w:r w:rsidR="003C2ADD">
          <w:t xml:space="preserve">moved </w:t>
        </w:r>
      </w:ins>
      <w:r>
        <w:t>in different directions will show different col</w:t>
      </w:r>
      <w:ins w:id="6853" w:author="jie sun" w:date="2018-04-08T18:34:00Z">
        <w:r w:rsidR="003C2ADD">
          <w:t>ours</w:t>
        </w:r>
      </w:ins>
      <w:del w:id="6854" w:author="jie sun" w:date="2018-04-08T18:34:00Z">
        <w:r w:rsidDel="003C2ADD">
          <w:delText>ors</w:delText>
        </w:r>
      </w:del>
      <w:r>
        <w:t xml:space="preserve"> of light, it will be a very interesting idea. For example, when you </w:t>
      </w:r>
      <w:bookmarkStart w:id="6855" w:name="OLE_LINK4"/>
      <w:r>
        <w:t xml:space="preserve">shake the light sticks in </w:t>
      </w:r>
      <w:bookmarkStart w:id="6856" w:name="OLE_LINK3"/>
      <w:r>
        <w:t xml:space="preserve">perpendicular </w:t>
      </w:r>
      <w:bookmarkEnd w:id="6856"/>
      <w:r>
        <w:t>to the body</w:t>
      </w:r>
      <w:bookmarkEnd w:id="6855"/>
      <w:r>
        <w:t xml:space="preserve">, the glow stick will display the blue colour, and in the parallel plane to body, the glow stick will show the yellow colour, or </w:t>
      </w:r>
      <w:bookmarkStart w:id="6857" w:name="OLE_LINK5"/>
      <w:r>
        <w:t>in a round way above you</w:t>
      </w:r>
      <w:ins w:id="6858" w:author="jie sun" w:date="2018-04-08T19:16:00Z">
        <w:r w:rsidR="00E67BD3">
          <w:t>r</w:t>
        </w:r>
      </w:ins>
      <w:r>
        <w:t xml:space="preserve"> body, the glow stick will show the red colour. </w:t>
      </w:r>
    </w:p>
    <w:bookmarkEnd w:id="6857"/>
    <w:p w14:paraId="36907024" w14:textId="77777777" w:rsidR="0087014B" w:rsidRPr="007301AA" w:rsidRDefault="00D5184D">
      <w:pPr>
        <w:pStyle w:val="Caption"/>
        <w:pPrChange w:id="6859" w:author="像个男人一样" w:date="2018-03-21T02:02:00Z">
          <w:pPr/>
        </w:pPrChange>
      </w:pPr>
      <w:del w:id="6860" w:author="jie sun" w:date="2018-04-08T19:42:00Z">
        <w:r w:rsidRPr="007301AA" w:rsidDel="00615A34">
          <w:rPr>
            <w:iCs w:val="0"/>
            <w:color w:val="auto"/>
            <w:sz w:val="24"/>
            <w:szCs w:val="22"/>
          </w:rPr>
          <w:delText>So t</w:delText>
        </w:r>
      </w:del>
      <w:ins w:id="6861" w:author="jie sun" w:date="2018-04-08T19:42:00Z">
        <w:r w:rsidR="00615A34">
          <w:rPr>
            <w:iCs w:val="0"/>
            <w:color w:val="auto"/>
            <w:sz w:val="24"/>
            <w:szCs w:val="22"/>
          </w:rPr>
          <w:t>T</w:t>
        </w:r>
      </w:ins>
      <w:r w:rsidRPr="007301AA">
        <w:rPr>
          <w:iCs w:val="0"/>
          <w:color w:val="auto"/>
          <w:sz w:val="24"/>
          <w:szCs w:val="22"/>
        </w:rPr>
        <w:t xml:space="preserve">he automatic </w:t>
      </w:r>
      <w:del w:id="6862"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863"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864" w:author="jie sun" w:date="2018-04-16T21:41:00Z">
          <w:pPr/>
        </w:pPrChange>
      </w:pPr>
      <w:r>
        <w:rPr>
          <w:rFonts w:hint="eastAsia"/>
          <w:noProof/>
        </w:rPr>
        <w:lastRenderedPageBreak/>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59E53093" w:rsidR="0087014B" w:rsidRDefault="00D5184D">
      <w:pPr>
        <w:pStyle w:val="Caption"/>
        <w:jc w:val="center"/>
        <w:rPr>
          <w:lang w:val="en-US"/>
        </w:rPr>
        <w:pPrChange w:id="6865" w:author="jie sun" w:date="2018-04-16T21:41:00Z">
          <w:pPr/>
        </w:pPrChange>
      </w:pPr>
      <w:bookmarkStart w:id="6866" w:name="_Toc517801895"/>
      <w:ins w:id="6867" w:author="像个男人一样" w:date="2018-03-21T02:02:00Z">
        <w:r>
          <w:t xml:space="preserve">Figure </w:t>
        </w:r>
      </w:ins>
      <w:ins w:id="6868" w:author="JIE  SUN" w:date="2018-06-21T13:36:00Z">
        <w:r w:rsidR="00A64E7B">
          <w:fldChar w:fldCharType="begin"/>
        </w:r>
        <w:r w:rsidR="00A64E7B">
          <w:instrText xml:space="preserve"> STYLEREF 1 \s </w:instrText>
        </w:r>
      </w:ins>
      <w:r w:rsidR="00A64E7B">
        <w:fldChar w:fldCharType="separate"/>
      </w:r>
      <w:r w:rsidR="009F4579">
        <w:rPr>
          <w:noProof/>
        </w:rPr>
        <w:t>5</w:t>
      </w:r>
      <w:ins w:id="68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3</w:t>
      </w:r>
      <w:ins w:id="6870" w:author="JIE  SUN" w:date="2018-06-21T13:36:00Z">
        <w:r w:rsidR="00A64E7B">
          <w:fldChar w:fldCharType="end"/>
        </w:r>
      </w:ins>
      <w:ins w:id="6871" w:author="jie sun" w:date="2018-04-19T13:00:00Z">
        <w:del w:id="6872" w:author="JIE  SUN" w:date="2018-06-21T13:34:00Z">
          <w:r w:rsidR="00083FE7" w:rsidDel="00A64E7B">
            <w:fldChar w:fldCharType="begin"/>
          </w:r>
          <w:r w:rsidR="00083FE7" w:rsidDel="00A64E7B">
            <w:delInstrText xml:space="preserve"> STYLEREF 1 \s </w:delInstrText>
          </w:r>
        </w:del>
      </w:ins>
      <w:del w:id="6873" w:author="JIE  SUN" w:date="2018-06-21T13:34:00Z">
        <w:r w:rsidR="00083FE7" w:rsidDel="00A64E7B">
          <w:fldChar w:fldCharType="separate"/>
        </w:r>
        <w:r w:rsidR="00083FE7" w:rsidDel="00A64E7B">
          <w:rPr>
            <w:noProof/>
          </w:rPr>
          <w:delText>4</w:delText>
        </w:r>
      </w:del>
      <w:ins w:id="6874" w:author="jie sun" w:date="2018-04-19T13:00:00Z">
        <w:del w:id="68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76" w:author="JIE  SUN" w:date="2018-06-21T13:34:00Z">
        <w:r w:rsidR="00083FE7" w:rsidDel="00A64E7B">
          <w:fldChar w:fldCharType="separate"/>
        </w:r>
      </w:del>
      <w:ins w:id="6877" w:author="jie sun" w:date="2018-04-19T13:00:00Z">
        <w:del w:id="6878" w:author="JIE  SUN" w:date="2018-06-21T13:34:00Z">
          <w:r w:rsidR="00083FE7" w:rsidDel="00A64E7B">
            <w:rPr>
              <w:noProof/>
            </w:rPr>
            <w:delText>3</w:delText>
          </w:r>
          <w:r w:rsidR="00083FE7" w:rsidDel="00A64E7B">
            <w:fldChar w:fldCharType="end"/>
          </w:r>
        </w:del>
      </w:ins>
      <w:ins w:id="6879" w:author="像个男人一样" w:date="2018-03-21T02:02:00Z">
        <w:del w:id="688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81" w:author="像个男人一样" w:date="2018-03-22T11:51:00Z">
        <w:del w:id="6882" w:author="jie sun" w:date="2018-04-10T21:45:00Z">
          <w:r w:rsidDel="00454521">
            <w:delText>3</w:delText>
          </w:r>
        </w:del>
      </w:ins>
      <w:ins w:id="6883" w:author="像个男人一样" w:date="2018-03-21T02:02:00Z">
        <w:del w:id="6884" w:author="jie sun" w:date="2018-04-10T21:45:00Z">
          <w:r w:rsidDel="00454521">
            <w:fldChar w:fldCharType="end"/>
          </w:r>
        </w:del>
        <w:bookmarkStart w:id="6885" w:name="_Toc28461"/>
        <w:bookmarkStart w:id="6886" w:name="_Toc22723"/>
        <w:bookmarkStart w:id="6887" w:name="_Toc5625"/>
        <w:bookmarkStart w:id="6888" w:name="_Toc19140"/>
        <w:bookmarkStart w:id="6889" w:name="_Toc22412"/>
        <w:bookmarkStart w:id="6890" w:name="_Toc8977"/>
        <w:bookmarkStart w:id="6891" w:name="_Toc2898"/>
        <w:bookmarkStart w:id="6892" w:name="_Toc14933"/>
        <w:bookmarkStart w:id="6893" w:name="_Toc12604"/>
        <w:bookmarkStart w:id="6894" w:name="_Toc9934"/>
        <w:bookmarkStart w:id="6895" w:name="_Toc21441"/>
        <w:bookmarkStart w:id="6896" w:name="_Toc21152"/>
        <w:bookmarkStart w:id="6897" w:name="_Toc32128"/>
        <w:bookmarkStart w:id="6898" w:name="_Toc14715"/>
        <w:bookmarkStart w:id="6899" w:name="_Toc18359"/>
        <w:bookmarkStart w:id="6900" w:name="_Toc24948"/>
        <w:bookmarkStart w:id="6901" w:name="_Toc30001"/>
        <w:bookmarkStart w:id="6902" w:name="_Toc30120"/>
        <w:bookmarkStart w:id="6903" w:name="_Toc5855"/>
        <w:bookmarkStart w:id="6904" w:name="_Toc5272"/>
        <w:bookmarkStart w:id="6905" w:name="_Toc13012"/>
        <w:bookmarkStart w:id="6906" w:name="_Toc15750"/>
        <w:bookmarkStart w:id="6907" w:name="_Toc17626"/>
        <w:bookmarkStart w:id="6908" w:name="_Toc27316"/>
        <w:bookmarkStart w:id="6909" w:name="_Toc9341"/>
        <w:r>
          <w:rPr>
            <w:rFonts w:hint="eastAsia"/>
          </w:rPr>
          <w:t xml:space="preserve">: Audiences </w:t>
        </w:r>
      </w:ins>
      <w:ins w:id="6910" w:author="jie sun" w:date="2018-04-16T22:31:00Z">
        <w:r w:rsidR="00D87F58">
          <w:t>S</w:t>
        </w:r>
      </w:ins>
      <w:ins w:id="6911" w:author="像个男人一样" w:date="2018-03-21T02:02:00Z">
        <w:del w:id="6912" w:author="jie sun" w:date="2018-04-16T22:31:00Z">
          <w:r w:rsidDel="00D87F58">
            <w:rPr>
              <w:rFonts w:hint="eastAsia"/>
            </w:rPr>
            <w:delText>s</w:delText>
          </w:r>
        </w:del>
        <w:r>
          <w:rPr>
            <w:rFonts w:hint="eastAsia"/>
          </w:rPr>
          <w:t xml:space="preserve">hake </w:t>
        </w:r>
      </w:ins>
      <w:ins w:id="6913" w:author="jie sun" w:date="2018-04-16T22:31:00Z">
        <w:r w:rsidR="00D87F58">
          <w:t>G</w:t>
        </w:r>
      </w:ins>
      <w:ins w:id="6914" w:author="像个男人一样" w:date="2018-03-21T02:02:00Z">
        <w:del w:id="6915" w:author="jie sun" w:date="2018-04-16T22:31:00Z">
          <w:r w:rsidDel="00D87F58">
            <w:rPr>
              <w:rFonts w:hint="eastAsia"/>
            </w:rPr>
            <w:delText>g</w:delText>
          </w:r>
        </w:del>
        <w:r>
          <w:rPr>
            <w:rFonts w:hint="eastAsia"/>
          </w:rPr>
          <w:t xml:space="preserve">low </w:t>
        </w:r>
      </w:ins>
      <w:ins w:id="6916" w:author="jie sun" w:date="2018-04-16T22:31:00Z">
        <w:r w:rsidR="00D87F58">
          <w:t>S</w:t>
        </w:r>
      </w:ins>
      <w:ins w:id="6917" w:author="像个男人一样" w:date="2018-03-21T02:02:00Z">
        <w:del w:id="6918" w:author="jie sun" w:date="2018-04-16T22:31:00Z">
          <w:r w:rsidDel="00D87F58">
            <w:rPr>
              <w:rFonts w:hint="eastAsia"/>
            </w:rPr>
            <w:delText>s</w:delText>
          </w:r>
        </w:del>
        <w:r>
          <w:rPr>
            <w:rFonts w:hint="eastAsia"/>
          </w:rPr>
          <w:t>ticks</w:t>
        </w:r>
      </w:ins>
      <w:bookmarkEnd w:id="6866"/>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p>
    <w:p w14:paraId="3C9207E3" w14:textId="0B46ECBF" w:rsidR="0087014B" w:rsidRDefault="00D5184D">
      <w:pPr>
        <w:pStyle w:val="Heading2"/>
      </w:pPr>
      <w:bookmarkStart w:id="6919" w:name="_Toc14647"/>
      <w:bookmarkStart w:id="6920" w:name="_Toc26322"/>
      <w:bookmarkStart w:id="6921" w:name="_Toc25757"/>
      <w:bookmarkStart w:id="6922" w:name="_Toc11387"/>
      <w:bookmarkStart w:id="6923" w:name="_Toc8512"/>
      <w:bookmarkStart w:id="6924" w:name="_Toc510"/>
      <w:bookmarkStart w:id="6925" w:name="_Toc13399"/>
      <w:bookmarkStart w:id="6926" w:name="_Toc11815"/>
      <w:bookmarkStart w:id="6927" w:name="_Toc3995"/>
      <w:bookmarkStart w:id="6928" w:name="_Toc518649187"/>
      <w:r>
        <w:t xml:space="preserve">How </w:t>
      </w:r>
      <w:ins w:id="6929" w:author="JIE  SUN" w:date="2018-06-22T11:54:00Z">
        <w:r w:rsidR="004B52BC">
          <w:t>a</w:t>
        </w:r>
      </w:ins>
      <w:ins w:id="6930" w:author="jie sun" w:date="2018-04-16T21:23:00Z">
        <w:del w:id="6931" w:author="JIE  SUN" w:date="2018-06-22T11:54:00Z">
          <w:r w:rsidR="003D64D6" w:rsidDel="004B52BC">
            <w:delText>A</w:delText>
          </w:r>
        </w:del>
      </w:ins>
      <w:del w:id="6932" w:author="jie sun" w:date="2018-04-16T21:23:00Z">
        <w:r w:rsidDel="003D64D6">
          <w:delText>a</w:delText>
        </w:r>
      </w:del>
      <w:r>
        <w:t xml:space="preserve">nd </w:t>
      </w:r>
      <w:ins w:id="6933" w:author="jie sun" w:date="2018-04-16T21:23:00Z">
        <w:r w:rsidR="003D64D6">
          <w:t>W</w:t>
        </w:r>
      </w:ins>
      <w:del w:id="6934" w:author="jie sun" w:date="2018-04-16T21:23:00Z">
        <w:r w:rsidDel="003D64D6">
          <w:delText>w</w:delText>
        </w:r>
      </w:del>
      <w:r>
        <w:t xml:space="preserve">hy </w:t>
      </w:r>
      <w:ins w:id="6935" w:author="jie sun" w:date="2018-04-16T21:23:00Z">
        <w:r w:rsidR="003D64D6">
          <w:t>N</w:t>
        </w:r>
      </w:ins>
      <w:del w:id="6936" w:author="jie sun" w:date="2018-04-16T21:23:00Z">
        <w:r w:rsidDel="003D64D6">
          <w:delText>n</w:delText>
        </w:r>
      </w:del>
      <w:r>
        <w:t xml:space="preserve">eed Accelerometer </w:t>
      </w:r>
      <w:ins w:id="6937" w:author="jie sun" w:date="2018-04-16T21:23:00Z">
        <w:r w:rsidR="003D64D6">
          <w:t>A</w:t>
        </w:r>
      </w:ins>
      <w:del w:id="6938" w:author="jie sun" w:date="2018-04-16T21:23:00Z">
        <w:r w:rsidDel="003D64D6">
          <w:delText>a</w:delText>
        </w:r>
      </w:del>
      <w:r>
        <w:t xml:space="preserve">nd </w:t>
      </w:r>
      <w:del w:id="6939" w:author="jie sun" w:date="2018-04-16T21:23:00Z">
        <w:r w:rsidDel="003D64D6">
          <w:delText>gyroscope</w:delText>
        </w:r>
      </w:del>
      <w:bookmarkEnd w:id="6919"/>
      <w:bookmarkEnd w:id="6920"/>
      <w:bookmarkEnd w:id="6921"/>
      <w:bookmarkEnd w:id="6922"/>
      <w:bookmarkEnd w:id="6923"/>
      <w:bookmarkEnd w:id="6924"/>
      <w:bookmarkEnd w:id="6925"/>
      <w:bookmarkEnd w:id="6926"/>
      <w:bookmarkEnd w:id="6927"/>
      <w:ins w:id="6940" w:author="jie sun" w:date="2018-04-16T21:23:00Z">
        <w:r w:rsidR="003D64D6">
          <w:t>Gyroscope</w:t>
        </w:r>
      </w:ins>
      <w:bookmarkEnd w:id="6928"/>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941" w:name="_Toc27918"/>
      <w:bookmarkStart w:id="6942" w:name="_Toc739"/>
      <w:bookmarkStart w:id="6943" w:name="_Toc11341"/>
      <w:bookmarkStart w:id="6944" w:name="_Toc17253"/>
      <w:bookmarkStart w:id="6945" w:name="_Toc18674"/>
      <w:bookmarkStart w:id="6946" w:name="_Toc25327"/>
      <w:bookmarkStart w:id="6947" w:name="_Toc30258"/>
      <w:bookmarkStart w:id="6948" w:name="_Toc12471"/>
      <w:bookmarkStart w:id="6949" w:name="_Toc2741"/>
      <w:bookmarkStart w:id="6950" w:name="_Toc518649188"/>
      <w:r>
        <w:rPr>
          <w:rFonts w:hint="eastAsia"/>
          <w:lang w:val="en-US"/>
        </w:rPr>
        <w:t xml:space="preserve">The </w:t>
      </w:r>
      <w:ins w:id="6951" w:author="jie sun" w:date="2018-04-16T21:23:00Z">
        <w:del w:id="6952" w:author="JIE  SUN" w:date="2018-06-22T11:54:00Z">
          <w:r w:rsidR="003D64D6" w:rsidDel="004B52BC">
            <w:rPr>
              <w:lang w:val="en-US"/>
            </w:rPr>
            <w:delText>N</w:delText>
          </w:r>
        </w:del>
      </w:ins>
      <w:del w:id="6953" w:author="JIE  SUN" w:date="2018-06-22T11:54:00Z">
        <w:r w:rsidDel="004B52BC">
          <w:rPr>
            <w:rFonts w:hint="eastAsia"/>
            <w:lang w:val="en-US"/>
          </w:rPr>
          <w:delText xml:space="preserve">new </w:delText>
        </w:r>
      </w:del>
      <w:ins w:id="6954" w:author="jie sun" w:date="2018-04-16T21:23:00Z">
        <w:del w:id="6955" w:author="JIE  SUN" w:date="2018-06-22T11:54:00Z">
          <w:r w:rsidR="003D64D6" w:rsidDel="004B52BC">
            <w:rPr>
              <w:lang w:val="en-US"/>
            </w:rPr>
            <w:delText>A</w:delText>
          </w:r>
        </w:del>
      </w:ins>
      <w:del w:id="6956" w:author="JIE  SUN" w:date="2018-06-22T11:54:00Z">
        <w:r w:rsidDel="004B52BC">
          <w:rPr>
            <w:rFonts w:hint="eastAsia"/>
            <w:lang w:val="en-US"/>
          </w:rPr>
          <w:delText>action</w:delText>
        </w:r>
      </w:del>
      <w:ins w:id="6957" w:author="JIE  SUN" w:date="2018-06-22T11:54:00Z">
        <w:r w:rsidR="004B52BC">
          <w:rPr>
            <w:lang w:val="en-US"/>
          </w:rPr>
          <w:t>Gestures</w:t>
        </w:r>
      </w:ins>
      <w:r>
        <w:rPr>
          <w:rFonts w:hint="eastAsia"/>
          <w:lang w:val="en-US"/>
        </w:rPr>
        <w:t xml:space="preserve"> </w:t>
      </w:r>
      <w:ins w:id="6958" w:author="jie sun" w:date="2018-04-16T21:23:00Z">
        <w:r w:rsidR="003D64D6">
          <w:rPr>
            <w:lang w:val="en-US"/>
          </w:rPr>
          <w:t>R</w:t>
        </w:r>
      </w:ins>
      <w:del w:id="6959" w:author="jie sun" w:date="2018-04-16T21:23:00Z">
        <w:r w:rsidDel="003D64D6">
          <w:rPr>
            <w:rFonts w:hint="eastAsia"/>
            <w:lang w:val="en-US"/>
          </w:rPr>
          <w:delText>r</w:delText>
        </w:r>
      </w:del>
      <w:r>
        <w:rPr>
          <w:rFonts w:hint="eastAsia"/>
          <w:lang w:val="en-US"/>
        </w:rPr>
        <w:t>ecognition</w:t>
      </w:r>
      <w:bookmarkEnd w:id="6941"/>
      <w:bookmarkEnd w:id="6942"/>
      <w:bookmarkEnd w:id="6943"/>
      <w:bookmarkEnd w:id="6944"/>
      <w:bookmarkEnd w:id="6945"/>
      <w:bookmarkEnd w:id="6946"/>
      <w:bookmarkEnd w:id="6947"/>
      <w:bookmarkEnd w:id="6948"/>
      <w:bookmarkEnd w:id="6949"/>
      <w:bookmarkEnd w:id="6950"/>
    </w:p>
    <w:p w14:paraId="1DDC8FFD" w14:textId="77777777" w:rsidR="0087014B" w:rsidRDefault="00D5184D">
      <w:pPr>
        <w:rPr>
          <w:lang w:val="en-US"/>
        </w:rPr>
      </w:pPr>
      <w:r>
        <w:rPr>
          <w:rFonts w:hint="eastAsia"/>
          <w:lang w:val="en-US"/>
        </w:rPr>
        <w:t xml:space="preserve"> </w:t>
      </w:r>
      <w:ins w:id="6960" w:author="jie sun" w:date="2018-04-18T15:20:00Z">
        <w:r w:rsidR="00091B1E">
          <w:rPr>
            <w:lang w:val="en-US"/>
          </w:rPr>
          <w:t xml:space="preserve">At </w:t>
        </w:r>
      </w:ins>
      <w:r>
        <w:rPr>
          <w:rFonts w:hint="eastAsia"/>
          <w:lang w:val="en-US"/>
        </w:rPr>
        <w:t>First</w:t>
      </w:r>
      <w:del w:id="6961" w:author="jie sun" w:date="2018-04-18T15:20:00Z">
        <w:r w:rsidDel="00091B1E">
          <w:rPr>
            <w:rFonts w:hint="eastAsia"/>
            <w:lang w:val="en-US"/>
          </w:rPr>
          <w:delText xml:space="preserve"> of all</w:delText>
        </w:r>
      </w:del>
      <w:ins w:id="6962" w:author="jie sun" w:date="2018-04-14T21:24:00Z">
        <w:r w:rsidR="006740C1">
          <w:rPr>
            <w:rFonts w:hint="eastAsia"/>
            <w:lang w:val="en-US"/>
          </w:rPr>
          <w:t>,</w:t>
        </w:r>
        <w:r w:rsidR="006740C1">
          <w:rPr>
            <w:lang w:val="en-US"/>
          </w:rPr>
          <w:t xml:space="preserve"> </w:t>
        </w:r>
      </w:ins>
      <w:del w:id="6963"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964" w:author="JIE  SUN" w:date="2018-06-20T15:44:00Z">
        <w:r w:rsidR="00541F27">
          <w:rPr>
            <w:rFonts w:hint="eastAsia"/>
            <w:lang w:val="en-US"/>
          </w:rPr>
          <w:t xml:space="preserve"> two kinds of </w:t>
        </w:r>
        <w:bookmarkStart w:id="6965" w:name="OLE_LINK41"/>
        <w:bookmarkStart w:id="6966" w:name="OLE_LINK42"/>
        <w:r w:rsidR="00541F27">
          <w:rPr>
            <w:rFonts w:hint="eastAsia"/>
            <w:lang w:val="en-US"/>
          </w:rPr>
          <w:t>movements</w:t>
        </w:r>
      </w:ins>
      <w:del w:id="6967" w:author="JIE  SUN" w:date="2018-06-20T15:44:00Z">
        <w:r w:rsidDel="00541F27">
          <w:rPr>
            <w:rFonts w:hint="eastAsia"/>
            <w:lang w:val="en-US"/>
          </w:rPr>
          <w:delText xml:space="preserve"> three postures</w:delText>
        </w:r>
      </w:del>
      <w:r>
        <w:rPr>
          <w:rFonts w:hint="eastAsia"/>
          <w:lang w:val="en-US"/>
        </w:rPr>
        <w:t xml:space="preserve"> </w:t>
      </w:r>
      <w:bookmarkEnd w:id="6965"/>
      <w:bookmarkEnd w:id="6966"/>
      <w:r>
        <w:rPr>
          <w:rFonts w:hint="eastAsia"/>
          <w:lang w:val="en-US"/>
        </w:rPr>
        <w:t xml:space="preserve">or </w:t>
      </w:r>
      <w:del w:id="6968" w:author="JIE  SUN" w:date="2018-06-22T11:55:00Z">
        <w:r w:rsidDel="00491D44">
          <w:rPr>
            <w:rFonts w:hint="eastAsia"/>
            <w:lang w:val="en-US"/>
          </w:rPr>
          <w:delText xml:space="preserve">actions </w:delText>
        </w:r>
      </w:del>
      <w:ins w:id="6969"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970" w:author="jie sun" w:date="2018-04-08T19:43:00Z">
        <w:r w:rsidR="008F547B">
          <w:rPr>
            <w:lang w:val="en-US"/>
          </w:rPr>
          <w:t>z</w:t>
        </w:r>
      </w:ins>
      <w:del w:id="6971"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972" w:author="JIE  SUN" w:date="2018-06-20T15:45:00Z">
            <w:rPr>
              <w:lang w:val="en-US"/>
            </w:rPr>
          </w:rPrChange>
        </w:rPr>
        <w:t xml:space="preserve">those </w:t>
      </w:r>
      <w:ins w:id="6973" w:author="JIE  SUN" w:date="2018-06-20T15:45:00Z">
        <w:r w:rsidR="00541F27">
          <w:rPr>
            <w:rFonts w:hint="eastAsia"/>
            <w:lang w:val="en-US"/>
          </w:rPr>
          <w:t>movements</w:t>
        </w:r>
      </w:ins>
      <w:del w:id="6974" w:author="JIE  SUN" w:date="2018-06-20T15:45:00Z">
        <w:r w:rsidDel="00541F27">
          <w:rPr>
            <w:rFonts w:hint="eastAsia"/>
            <w:lang w:val="en-US"/>
          </w:rPr>
          <w:delText>postures</w:delText>
        </w:r>
      </w:del>
      <w:ins w:id="6975" w:author="JIE  SUN" w:date="2018-06-20T15:48:00Z">
        <w:r w:rsidR="00541F27">
          <w:rPr>
            <w:lang w:val="en-US"/>
          </w:rPr>
          <w:t>; at same time, recording the times of shaking.</w:t>
        </w:r>
      </w:ins>
      <w:del w:id="6976"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977" w:name="OLE_LINK6"/>
      <w:r>
        <w:rPr>
          <w:rFonts w:hint="eastAsia"/>
          <w:lang w:val="en-US"/>
        </w:rPr>
        <w:t xml:space="preserve">Action </w:t>
      </w:r>
      <w:bookmarkEnd w:id="6977"/>
      <w:r>
        <w:rPr>
          <w:rFonts w:hint="eastAsia"/>
          <w:lang w:val="en-US"/>
        </w:rPr>
        <w:t>1</w:t>
      </w:r>
      <w:ins w:id="6978" w:author="jie sun" w:date="2018-04-08T19:43:00Z">
        <w:r w:rsidR="008F547B">
          <w:rPr>
            <w:lang w:val="en-US"/>
          </w:rPr>
          <w:t>:</w:t>
        </w:r>
      </w:ins>
      <w:del w:id="6979" w:author="jie sun" w:date="2018-04-08T19:43:00Z">
        <w:r w:rsidDel="008F547B">
          <w:rPr>
            <w:rFonts w:hint="eastAsia"/>
            <w:lang w:val="en-US"/>
          </w:rPr>
          <w:delText>:</w:delText>
        </w:r>
      </w:del>
      <w:ins w:id="6980" w:author="jie sun" w:date="2018-04-08T19:43:00Z">
        <w:r w:rsidR="008F547B">
          <w:rPr>
            <w:lang w:val="en-US"/>
          </w:rPr>
          <w:t xml:space="preserve">  </w:t>
        </w:r>
      </w:ins>
      <w:del w:id="6981" w:author="jie sun" w:date="2018-04-08T19:43:00Z">
        <w:r w:rsidDel="008F547B">
          <w:rPr>
            <w:rFonts w:hint="eastAsia"/>
            <w:lang w:val="en-US"/>
          </w:rPr>
          <w:delText xml:space="preserve"> </w:delText>
        </w:r>
      </w:del>
      <w:bookmarkStart w:id="6982" w:name="OLE_LINK19"/>
      <w:ins w:id="6983" w:author="jie sun" w:date="2018-04-08T19:44:00Z">
        <w:r w:rsidR="003B16B7">
          <w:rPr>
            <w:lang w:val="en-US"/>
          </w:rPr>
          <w:t>shaking</w:t>
        </w:r>
      </w:ins>
      <w:del w:id="6984" w:author="jie sun" w:date="2018-04-08T19:43:00Z">
        <w:r w:rsidDel="005800C1">
          <w:delText>s</w:delText>
        </w:r>
      </w:del>
      <w:del w:id="6985" w:author="jie sun" w:date="2018-04-08T19:44:00Z">
        <w:r w:rsidDel="003B16B7">
          <w:delText>hak</w:delText>
        </w:r>
      </w:del>
      <w:del w:id="6986" w:author="jie sun" w:date="2018-04-08T19:43:00Z">
        <w:r w:rsidDel="005800C1">
          <w:rPr>
            <w:rFonts w:hint="eastAsia"/>
            <w:lang w:val="en-US"/>
          </w:rPr>
          <w:delText>ing</w:delText>
        </w:r>
        <w:r w:rsidDel="005800C1">
          <w:delText xml:space="preserve"> the </w:delText>
        </w:r>
      </w:del>
      <w:ins w:id="6987" w:author="jie sun" w:date="2018-04-08T19:43:00Z">
        <w:r w:rsidR="005800C1">
          <w:rPr>
            <w:lang w:val="en-US"/>
          </w:rPr>
          <w:t xml:space="preserve"> </w:t>
        </w:r>
      </w:ins>
      <w:r>
        <w:t>sticks in perpendicular to the body</w:t>
      </w:r>
      <w:r>
        <w:rPr>
          <w:rFonts w:hint="eastAsia"/>
          <w:lang w:val="en-US"/>
        </w:rPr>
        <w:t xml:space="preserve">, </w:t>
      </w:r>
      <w:del w:id="6988" w:author="jie sun" w:date="2018-04-08T19:44:00Z">
        <w:r w:rsidDel="003F5D5C">
          <w:rPr>
            <w:rFonts w:hint="eastAsia"/>
            <w:lang w:val="en-US"/>
          </w:rPr>
          <w:delText xml:space="preserve"> </w:delText>
        </w:r>
      </w:del>
      <w:r>
        <w:rPr>
          <w:rFonts w:hint="eastAsia"/>
          <w:lang w:val="en-US"/>
        </w:rPr>
        <w:t>the stick should display blue color.</w:t>
      </w:r>
      <w:bookmarkEnd w:id="6982"/>
      <w:ins w:id="6989" w:author="JIE  SUN" w:date="2018-06-22T11:51:00Z">
        <w:r w:rsidR="004B52BC">
          <w:rPr>
            <w:lang w:val="en-US"/>
          </w:rPr>
          <w:t xml:space="preserve"> In detail, </w:t>
        </w:r>
      </w:ins>
    </w:p>
    <w:p w14:paraId="7AAB3F31" w14:textId="77777777" w:rsidR="0087014B" w:rsidRDefault="00D5184D">
      <w:pPr>
        <w:rPr>
          <w:lang w:val="en-US"/>
        </w:rPr>
      </w:pPr>
      <w:bookmarkStart w:id="6990"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991" w:author="JIE  SUN" w:date="2018-06-20T15:47:00Z">
        <w:r w:rsidDel="00541F27">
          <w:rPr>
            <w:rFonts w:hint="eastAsia"/>
            <w:lang w:val="en-US"/>
          </w:rPr>
          <w:delText>Action 3: rotating</w:delText>
        </w:r>
        <w:r w:rsidDel="00541F27">
          <w:delText xml:space="preserve"> above you</w:delText>
        </w:r>
      </w:del>
      <w:ins w:id="6992" w:author="jie sun" w:date="2018-04-08T19:44:00Z">
        <w:del w:id="6993" w:author="JIE  SUN" w:date="2018-06-20T15:47:00Z">
          <w:r w:rsidR="000727F8" w:rsidDel="00541F27">
            <w:delText>r</w:delText>
          </w:r>
        </w:del>
      </w:ins>
      <w:del w:id="6994"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990"/>
    <w:p w14:paraId="33A99C02" w14:textId="77777777" w:rsidR="0087014B" w:rsidRPr="000727F8" w:rsidRDefault="0087014B">
      <w:pPr>
        <w:rPr>
          <w:rPrChange w:id="6995" w:author="jie sun" w:date="2018-04-08T19:44:00Z">
            <w:rPr>
              <w:lang w:val="en-US"/>
            </w:rPr>
          </w:rPrChange>
        </w:rPr>
      </w:pPr>
    </w:p>
    <w:p w14:paraId="0CD2C502" w14:textId="77777777" w:rsidR="0087014B" w:rsidRDefault="00D5184D">
      <w:pPr>
        <w:pStyle w:val="Heading4"/>
        <w:rPr>
          <w:lang w:val="en-US"/>
        </w:rPr>
      </w:pPr>
      <w:r>
        <w:rPr>
          <w:rFonts w:hint="eastAsia"/>
          <w:lang w:val="en-US"/>
        </w:rPr>
        <w:lastRenderedPageBreak/>
        <w:t xml:space="preserve">Accelerometer and Gyroscope in the iPhone 6 </w:t>
      </w:r>
    </w:p>
    <w:p w14:paraId="0CDC8DC2" w14:textId="77777777" w:rsidR="0087014B" w:rsidRPr="00B9631D" w:rsidRDefault="00D5184D">
      <w:pPr>
        <w:pStyle w:val="Caption"/>
        <w:rPr>
          <w:lang w:val="en-US"/>
        </w:rPr>
        <w:pPrChange w:id="6996" w:author="像个男人一样" w:date="2018-03-21T02:02:00Z">
          <w:pPr/>
        </w:pPrChange>
      </w:pPr>
      <w:r w:rsidRPr="00B9631D">
        <w:rPr>
          <w:iCs w:val="0"/>
          <w:color w:val="auto"/>
          <w:sz w:val="24"/>
          <w:szCs w:val="22"/>
          <w:lang w:val="en-US"/>
        </w:rPr>
        <w:t>How the accelerometer and Gyroscope work in iPhone 6, which have mentioned in last two chapters.</w:t>
      </w:r>
      <w:ins w:id="6997"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998" w:author="jie sun" w:date="2018-04-08T15:13:00Z">
            <w:rPr>
              <w:lang w:val="en-GB"/>
            </w:rPr>
          </w:rPrChange>
        </w:rPr>
        <w:t>G</w:t>
      </w:r>
      <w:r w:rsidRPr="00B9631D">
        <w:rPr>
          <w:iCs w:val="0"/>
          <w:color w:val="auto"/>
          <w:sz w:val="24"/>
          <w:szCs w:val="22"/>
          <w:lang w:val="en-US"/>
          <w:rPrChange w:id="6999" w:author="jie sun" w:date="2018-04-08T15:13:00Z">
            <w:rPr/>
          </w:rPrChange>
        </w:rPr>
        <w:t>yroscope sense</w:t>
      </w:r>
      <w:r w:rsidRPr="00B9631D">
        <w:rPr>
          <w:iCs w:val="0"/>
          <w:color w:val="auto"/>
          <w:sz w:val="24"/>
          <w:szCs w:val="22"/>
          <w:lang w:val="en-US"/>
          <w:rPrChange w:id="7000" w:author="jie sun" w:date="2018-04-08T15:13:00Z">
            <w:rPr>
              <w:lang w:val="en-GB"/>
            </w:rPr>
          </w:rPrChange>
        </w:rPr>
        <w:t>s</w:t>
      </w:r>
      <w:r w:rsidRPr="00B9631D">
        <w:rPr>
          <w:iCs w:val="0"/>
          <w:color w:val="auto"/>
          <w:sz w:val="24"/>
          <w:szCs w:val="22"/>
          <w:lang w:val="en-US"/>
          <w:rPrChange w:id="7001" w:author="jie sun" w:date="2018-04-08T15:13:00Z">
            <w:rPr/>
          </w:rPrChange>
        </w:rPr>
        <w:t xml:space="preserve"> the rotatio</w:t>
      </w:r>
      <w:ins w:id="7002" w:author="jie sun" w:date="2018-04-10T18:03:00Z">
        <w:r w:rsidR="00057D1E">
          <w:rPr>
            <w:iCs w:val="0"/>
            <w:color w:val="auto"/>
            <w:sz w:val="24"/>
            <w:szCs w:val="22"/>
            <w:lang w:val="en-US"/>
          </w:rPr>
          <w:t>n</w:t>
        </w:r>
      </w:ins>
      <w:del w:id="7003" w:author="jie sun" w:date="2018-04-10T18:03:00Z">
        <w:r w:rsidRPr="00B9631D" w:rsidDel="00057D1E">
          <w:rPr>
            <w:iCs w:val="0"/>
            <w:color w:val="auto"/>
            <w:sz w:val="24"/>
            <w:szCs w:val="22"/>
            <w:lang w:val="en-US"/>
            <w:rPrChange w:id="7004" w:author="jie sun" w:date="2018-04-08T15:13:00Z">
              <w:rPr/>
            </w:rPrChange>
          </w:rPr>
          <w:delText>n</w:delText>
        </w:r>
      </w:del>
      <w:r w:rsidRPr="00B9631D">
        <w:rPr>
          <w:iCs w:val="0"/>
          <w:color w:val="auto"/>
          <w:sz w:val="24"/>
          <w:szCs w:val="22"/>
          <w:lang w:val="en-US"/>
          <w:rPrChange w:id="7005" w:author="jie sun" w:date="2018-04-08T15:13:00Z">
            <w:rPr/>
          </w:rPrChange>
        </w:rPr>
        <w:t xml:space="preserve">, whereas </w:t>
      </w:r>
      <w:del w:id="7006" w:author="JIE  SUN" w:date="2018-06-20T15:51:00Z">
        <w:r w:rsidRPr="00B9631D" w:rsidDel="00964728">
          <w:rPr>
            <w:iCs w:val="0"/>
            <w:color w:val="auto"/>
            <w:sz w:val="24"/>
            <w:szCs w:val="22"/>
            <w:lang w:val="en-US"/>
            <w:rPrChange w:id="7007" w:author="jie sun" w:date="2018-04-08T15:13:00Z">
              <w:rPr/>
            </w:rPrChange>
          </w:rPr>
          <w:delText xml:space="preserve">the </w:delText>
        </w:r>
      </w:del>
      <w:r w:rsidRPr="00B9631D">
        <w:rPr>
          <w:iCs w:val="0"/>
          <w:color w:val="auto"/>
          <w:sz w:val="24"/>
          <w:szCs w:val="22"/>
          <w:lang w:val="en-US"/>
          <w:rPrChange w:id="7008" w:author="jie sun" w:date="2018-04-08T15:13:00Z">
            <w:rPr>
              <w:lang w:val="en-GB"/>
            </w:rPr>
          </w:rPrChange>
        </w:rPr>
        <w:t>ano</w:t>
      </w:r>
      <w:r w:rsidRPr="00B9631D">
        <w:rPr>
          <w:iCs w:val="0"/>
          <w:color w:val="auto"/>
          <w:sz w:val="24"/>
          <w:szCs w:val="22"/>
          <w:lang w:val="en-US"/>
          <w:rPrChange w:id="7009" w:author="jie sun" w:date="2018-04-08T15:13:00Z">
            <w:rPr/>
          </w:rPrChange>
        </w:rPr>
        <w:t>ther is used to</w:t>
      </w:r>
      <w:del w:id="7010" w:author="jie sun" w:date="2018-04-10T18:03:00Z">
        <w:r w:rsidRPr="00B9631D" w:rsidDel="00057D1E">
          <w:rPr>
            <w:iCs w:val="0"/>
            <w:color w:val="auto"/>
            <w:sz w:val="24"/>
            <w:szCs w:val="22"/>
            <w:lang w:val="en-US"/>
            <w:rPrChange w:id="7011" w:author="jie sun" w:date="2018-04-08T15:13:00Z">
              <w:rPr/>
            </w:rPrChange>
          </w:rPr>
          <w:delText xml:space="preserve"> test the</w:delText>
        </w:r>
      </w:del>
      <w:del w:id="7012" w:author="jie sun" w:date="2018-04-10T17:59:00Z">
        <w:r w:rsidRPr="00B9631D" w:rsidDel="00316375">
          <w:rPr>
            <w:iCs w:val="0"/>
            <w:color w:val="auto"/>
            <w:sz w:val="24"/>
            <w:szCs w:val="22"/>
            <w:lang w:val="en-US"/>
            <w:rPrChange w:id="7013" w:author="jie sun" w:date="2018-04-08T15:13:00Z">
              <w:rPr/>
            </w:rPrChange>
          </w:rPr>
          <w:delText xml:space="preserve"> </w:delText>
        </w:r>
      </w:del>
      <w:ins w:id="7014" w:author="jie sun" w:date="2018-04-10T18:03:00Z">
        <w:r w:rsidR="00057D1E">
          <w:rPr>
            <w:iCs w:val="0"/>
            <w:color w:val="auto"/>
            <w:sz w:val="24"/>
            <w:szCs w:val="22"/>
            <w:lang w:val="en-US"/>
          </w:rPr>
          <w:t xml:space="preserve"> </w:t>
        </w:r>
      </w:ins>
      <w:ins w:id="7015" w:author="JIE  SUN" w:date="2018-06-20T15:51:00Z">
        <w:r w:rsidR="00964728">
          <w:rPr>
            <w:iCs w:val="0"/>
            <w:color w:val="auto"/>
            <w:sz w:val="24"/>
            <w:szCs w:val="22"/>
            <w:lang w:val="en-US"/>
          </w:rPr>
          <w:t xml:space="preserve">gain </w:t>
        </w:r>
      </w:ins>
      <w:ins w:id="7016" w:author="jie sun" w:date="2018-04-10T18:03:00Z">
        <w:r w:rsidR="00057D1E">
          <w:rPr>
            <w:iCs w:val="0"/>
            <w:color w:val="auto"/>
            <w:sz w:val="24"/>
            <w:szCs w:val="22"/>
            <w:lang w:val="en-US"/>
          </w:rPr>
          <w:t>acceler</w:t>
        </w:r>
      </w:ins>
      <w:ins w:id="7017" w:author="jie sun" w:date="2018-04-10T18:06:00Z">
        <w:r w:rsidR="00920DAF">
          <w:rPr>
            <w:iCs w:val="0"/>
            <w:color w:val="auto"/>
            <w:sz w:val="24"/>
            <w:szCs w:val="22"/>
            <w:lang w:val="en-US"/>
          </w:rPr>
          <w:t>ation</w:t>
        </w:r>
      </w:ins>
      <w:del w:id="7018" w:author="jie sun" w:date="2018-04-10T17:59:00Z">
        <w:r w:rsidRPr="00B9631D" w:rsidDel="00316375">
          <w:rPr>
            <w:iCs w:val="0"/>
            <w:color w:val="auto"/>
            <w:sz w:val="24"/>
            <w:szCs w:val="22"/>
            <w:lang w:val="en-US"/>
            <w:rPrChange w:id="7019" w:author="jie sun" w:date="2018-04-08T15:13:00Z">
              <w:rPr/>
            </w:rPrChange>
          </w:rPr>
          <w:delText>accelerometer</w:delText>
        </w:r>
      </w:del>
      <w:r w:rsidRPr="00B9631D">
        <w:rPr>
          <w:iCs w:val="0"/>
          <w:color w:val="auto"/>
          <w:sz w:val="24"/>
          <w:szCs w:val="22"/>
          <w:lang w:val="en-US"/>
        </w:rPr>
        <w:t>.</w:t>
      </w:r>
      <w:ins w:id="7020"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7021" w:author="jie sun" w:date="2018-04-10T18:02:00Z">
        <w:r w:rsidR="00317F10">
          <w:rPr>
            <w:iCs w:val="0"/>
            <w:color w:val="auto"/>
            <w:sz w:val="24"/>
            <w:szCs w:val="22"/>
            <w:lang w:val="en-US"/>
          </w:rPr>
          <w:t xml:space="preserve">is a </w:t>
        </w:r>
      </w:ins>
      <w:del w:id="7022" w:author="jie sun" w:date="2018-04-10T18:02:00Z">
        <w:r w:rsidRPr="00B9631D" w:rsidDel="00317F10">
          <w:rPr>
            <w:iCs w:val="0"/>
            <w:color w:val="auto"/>
            <w:sz w:val="24"/>
            <w:szCs w:val="22"/>
            <w:lang w:val="en-US"/>
          </w:rPr>
          <w:delText xml:space="preserve">are </w:delText>
        </w:r>
      </w:del>
      <w:del w:id="7023" w:author="像个男人一样" w:date="2018-03-21T23:12:00Z">
        <w:r w:rsidRPr="00B9631D">
          <w:rPr>
            <w:iCs w:val="0"/>
            <w:color w:val="auto"/>
            <w:sz w:val="24"/>
            <w:szCs w:val="22"/>
            <w:lang w:val="en-US"/>
          </w:rPr>
          <w:delText xml:space="preserve">two </w:delText>
        </w:r>
      </w:del>
      <w:ins w:id="7024" w:author="像个男人一样" w:date="2018-03-21T23:12:00Z">
        <w:del w:id="7025"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7026"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7027"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7028" w:author="jie sun" w:date="2018-04-10T18:02:00Z">
        <w:r w:rsidR="00057A58">
          <w:rPr>
            <w:iCs w:val="0"/>
            <w:color w:val="auto"/>
            <w:sz w:val="24"/>
            <w:szCs w:val="22"/>
            <w:lang w:val="en-US"/>
          </w:rPr>
          <w:t xml:space="preserve">those two sensors </w:t>
        </w:r>
      </w:ins>
      <w:del w:id="7029"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7030"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7031"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7032" w:author="jie sun" w:date="2018-04-08T15:13:00Z">
            <w:rPr>
              <w:lang w:val="en-GB"/>
            </w:rPr>
          </w:rPrChange>
        </w:rPr>
        <w:t>.</w:t>
      </w:r>
      <w:r w:rsidRPr="00B9631D">
        <w:rPr>
          <w:iCs w:val="0"/>
          <w:color w:val="auto"/>
          <w:sz w:val="24"/>
          <w:szCs w:val="22"/>
          <w:lang w:val="en-US"/>
        </w:rPr>
        <w:t xml:space="preserve"> Here, we use the iPhone to simulate a multifunctional glow</w:t>
      </w:r>
      <w:ins w:id="7033" w:author="jie sun" w:date="2018-04-10T18:03:00Z">
        <w:r w:rsidR="00545E10">
          <w:rPr>
            <w:iCs w:val="0"/>
            <w:color w:val="auto"/>
            <w:sz w:val="24"/>
            <w:szCs w:val="22"/>
            <w:lang w:val="en-US"/>
          </w:rPr>
          <w:t>-</w:t>
        </w:r>
      </w:ins>
      <w:del w:id="7034"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7035"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7036"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7037" w:author="jie sun" w:date="2018-04-10T18:05:00Z">
        <w:r w:rsidR="00EE4AC3">
          <w:rPr>
            <w:iCs w:val="0"/>
            <w:color w:val="auto"/>
            <w:sz w:val="24"/>
            <w:szCs w:val="22"/>
            <w:lang w:val="en-US"/>
          </w:rPr>
          <w:t>e figure</w:t>
        </w:r>
      </w:ins>
      <w:del w:id="7038"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7039" w:author="jie sun" w:date="2018-04-10T18:05:00Z">
        <w:r w:rsidR="00EE4AC3">
          <w:rPr>
            <w:iCs w:val="0"/>
            <w:color w:val="auto"/>
            <w:sz w:val="24"/>
            <w:szCs w:val="22"/>
            <w:lang w:val="en-US"/>
          </w:rPr>
          <w:t>s</w:t>
        </w:r>
      </w:ins>
      <w:del w:id="7040"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7041"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7042" w:author="像个男人一样" w:date="2018-03-21T02:03:00Z"/>
        </w:rPr>
      </w:pPr>
      <w:bookmarkStart w:id="7043" w:name="OLE_LINK15"/>
      <w:del w:id="7044" w:author="像个男人一样" w:date="2018-03-21T02:03:00Z">
        <w:r>
          <w:rPr>
            <w:rFonts w:hint="eastAsia"/>
          </w:rPr>
          <w:delText>https://www.nomtek.com/scanning-rooms-with-an-iphone/</w:delText>
        </w:r>
      </w:del>
    </w:p>
    <w:bookmarkEnd w:id="7043"/>
    <w:p w14:paraId="4F5AEBBB" w14:textId="77777777" w:rsidR="0087014B" w:rsidRDefault="00D5184D">
      <w:pPr>
        <w:jc w:val="center"/>
        <w:rPr>
          <w:ins w:id="7045" w:author="像个男人一样" w:date="2018-03-21T01:55:00Z"/>
        </w:rPr>
        <w:pPrChange w:id="7046"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5D261365" w:rsidR="00862C44" w:rsidRPr="00FC18E4" w:rsidRDefault="00862C44">
      <w:pPr>
        <w:pStyle w:val="Caption"/>
        <w:jc w:val="center"/>
        <w:rPr>
          <w:ins w:id="7047" w:author="jie sun" w:date="2018-04-08T19:50:00Z"/>
          <w:lang w:val="en-US"/>
        </w:rPr>
        <w:pPrChange w:id="7048" w:author="jie sun" w:date="2018-04-16T21:41:00Z">
          <w:pPr>
            <w:pStyle w:val="Caption"/>
          </w:pPr>
        </w:pPrChange>
      </w:pPr>
      <w:bookmarkStart w:id="7049" w:name="_Toc517801896"/>
      <w:ins w:id="7050" w:author="jie sun" w:date="2018-04-08T19:50:00Z">
        <w:r>
          <w:t xml:space="preserve">Figure </w:t>
        </w:r>
      </w:ins>
      <w:ins w:id="7051" w:author="JIE  SUN" w:date="2018-06-21T13:36:00Z">
        <w:r w:rsidR="00A64E7B">
          <w:fldChar w:fldCharType="begin"/>
        </w:r>
        <w:r w:rsidR="00A64E7B">
          <w:instrText xml:space="preserve"> STYLEREF 1 \s </w:instrText>
        </w:r>
      </w:ins>
      <w:r w:rsidR="00A64E7B">
        <w:fldChar w:fldCharType="separate"/>
      </w:r>
      <w:r w:rsidR="009F4579">
        <w:rPr>
          <w:noProof/>
        </w:rPr>
        <w:t>5</w:t>
      </w:r>
      <w:ins w:id="705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4</w:t>
      </w:r>
      <w:ins w:id="7053" w:author="JIE  SUN" w:date="2018-06-21T13:36:00Z">
        <w:r w:rsidR="00A64E7B">
          <w:fldChar w:fldCharType="end"/>
        </w:r>
      </w:ins>
      <w:ins w:id="7054" w:author="jie sun" w:date="2018-04-19T13:00:00Z">
        <w:del w:id="7055" w:author="JIE  SUN" w:date="2018-06-21T13:34:00Z">
          <w:r w:rsidR="00083FE7" w:rsidDel="00A64E7B">
            <w:fldChar w:fldCharType="begin"/>
          </w:r>
          <w:r w:rsidR="00083FE7" w:rsidDel="00A64E7B">
            <w:delInstrText xml:space="preserve"> STYLEREF 1 \s </w:delInstrText>
          </w:r>
        </w:del>
      </w:ins>
      <w:del w:id="7056" w:author="JIE  SUN" w:date="2018-06-21T13:34:00Z">
        <w:r w:rsidR="00083FE7" w:rsidDel="00A64E7B">
          <w:fldChar w:fldCharType="separate"/>
        </w:r>
        <w:r w:rsidR="00083FE7" w:rsidDel="00A64E7B">
          <w:rPr>
            <w:noProof/>
          </w:rPr>
          <w:delText>4</w:delText>
        </w:r>
      </w:del>
      <w:ins w:id="7057" w:author="jie sun" w:date="2018-04-19T13:00:00Z">
        <w:del w:id="705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059" w:author="JIE  SUN" w:date="2018-06-21T13:34:00Z">
        <w:r w:rsidR="00083FE7" w:rsidDel="00A64E7B">
          <w:fldChar w:fldCharType="separate"/>
        </w:r>
      </w:del>
      <w:ins w:id="7060" w:author="jie sun" w:date="2018-04-19T13:00:00Z">
        <w:del w:id="7061" w:author="JIE  SUN" w:date="2018-06-21T13:34:00Z">
          <w:r w:rsidR="00083FE7" w:rsidDel="00A64E7B">
            <w:rPr>
              <w:noProof/>
            </w:rPr>
            <w:delText>4</w:delText>
          </w:r>
          <w:r w:rsidR="00083FE7" w:rsidDel="00A64E7B">
            <w:fldChar w:fldCharType="end"/>
          </w:r>
        </w:del>
      </w:ins>
      <w:ins w:id="7062" w:author="jie sun" w:date="2018-04-08T19:50:00Z">
        <w:r>
          <w:rPr>
            <w:rFonts w:hint="eastAsia"/>
          </w:rPr>
          <w:t>:</w:t>
        </w:r>
      </w:ins>
      <w:ins w:id="7063" w:author="JIE  SUN" w:date="2018-06-22T11:55:00Z">
        <w:r w:rsidR="00491D44">
          <w:t xml:space="preserve"> </w:t>
        </w:r>
      </w:ins>
      <w:ins w:id="7064" w:author="jie sun" w:date="2018-04-08T19:50:00Z">
        <w:r>
          <w:rPr>
            <w:rFonts w:hint="eastAsia"/>
          </w:rPr>
          <w:t xml:space="preserve">Scanning </w:t>
        </w:r>
      </w:ins>
      <w:ins w:id="7065" w:author="jie sun" w:date="2018-04-16T22:31:00Z">
        <w:r w:rsidR="008A7B16">
          <w:t>R</w:t>
        </w:r>
      </w:ins>
      <w:ins w:id="7066" w:author="jie sun" w:date="2018-04-08T19:50:00Z">
        <w:r>
          <w:rPr>
            <w:rFonts w:hint="eastAsia"/>
          </w:rPr>
          <w:t xml:space="preserve">ooms </w:t>
        </w:r>
      </w:ins>
      <w:ins w:id="7067" w:author="jie sun" w:date="2018-04-16T22:31:00Z">
        <w:r w:rsidR="008A7B16">
          <w:t>W</w:t>
        </w:r>
      </w:ins>
      <w:ins w:id="7068" w:author="jie sun" w:date="2018-04-08T19:50:00Z">
        <w:r>
          <w:rPr>
            <w:rFonts w:hint="eastAsia"/>
          </w:rPr>
          <w:t xml:space="preserve">ith </w:t>
        </w:r>
      </w:ins>
      <w:ins w:id="7069" w:author="jie sun" w:date="2018-04-16T22:31:00Z">
        <w:r w:rsidR="008A7B16">
          <w:t>A</w:t>
        </w:r>
      </w:ins>
      <w:ins w:id="7070" w:author="jie sun" w:date="2018-04-08T19:50:00Z">
        <w:r>
          <w:rPr>
            <w:rFonts w:hint="eastAsia"/>
          </w:rPr>
          <w:t>n iPhone</w:t>
        </w:r>
        <w:r>
          <w:t xml:space="preserve">. </w:t>
        </w:r>
      </w:ins>
      <w:customXmlInsRangeStart w:id="7071" w:author="jie sun" w:date="2018-04-08T19:50:00Z"/>
      <w:sdt>
        <w:sdtPr>
          <w:id w:val="-1232308077"/>
          <w:citation/>
        </w:sdtPr>
        <w:sdtContent>
          <w:customXmlInsRangeEnd w:id="7071"/>
          <w:ins w:id="7072"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8216AB" w:rsidRPr="008216AB">
            <w:rPr>
              <w:noProof/>
            </w:rPr>
            <w:t>(Przemek, 2014)</w:t>
          </w:r>
          <w:ins w:id="7073" w:author="jie sun" w:date="2018-04-08T19:50:00Z">
            <w:r>
              <w:fldChar w:fldCharType="end"/>
            </w:r>
          </w:ins>
          <w:customXmlInsRangeStart w:id="7074" w:author="jie sun" w:date="2018-04-08T19:50:00Z"/>
        </w:sdtContent>
      </w:sdt>
      <w:customXmlInsRangeEnd w:id="7074"/>
      <w:bookmarkEnd w:id="7049"/>
    </w:p>
    <w:p w14:paraId="4E6C132D" w14:textId="77777777" w:rsidR="0087014B" w:rsidDel="00876951" w:rsidRDefault="0087014B">
      <w:pPr>
        <w:rPr>
          <w:del w:id="7075" w:author="jie sun" w:date="2018-04-08T19:57:00Z"/>
        </w:rPr>
      </w:pPr>
    </w:p>
    <w:p w14:paraId="23288C87" w14:textId="77777777" w:rsidR="0087014B" w:rsidRDefault="00D5184D">
      <w:pPr>
        <w:rPr>
          <w:ins w:id="7076" w:author="像个男人一样" w:date="2018-03-21T02:02:00Z"/>
        </w:rPr>
      </w:pPr>
      <w:del w:id="7077" w:author="jie sun" w:date="2018-04-08T19:57:00Z">
        <w:r w:rsidDel="00876951">
          <w:rPr>
            <w:rFonts w:hint="eastAsia"/>
            <w:lang w:val="en-US"/>
          </w:rPr>
          <w:delText xml:space="preserve">    </w:delText>
        </w:r>
      </w:del>
      <w:del w:id="7078"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7079" w:author="jie sun" w:date="2018-04-08T19:50:00Z"/>
          <w:lang w:val="en-US"/>
          <w:rPrChange w:id="7080" w:author="jie sun" w:date="2018-04-08T19:50:00Z">
            <w:rPr>
              <w:del w:id="7081" w:author="jie sun" w:date="2018-04-08T19:50:00Z"/>
            </w:rPr>
          </w:rPrChange>
        </w:rPr>
        <w:pPrChange w:id="7082" w:author="像个男人一样" w:date="2018-03-21T02:03:00Z">
          <w:pPr/>
        </w:pPrChange>
      </w:pPr>
      <w:ins w:id="7083" w:author="像个男人一样" w:date="2018-03-21T02:02:00Z">
        <w:del w:id="7084"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7085" w:author="像个男人一样" w:date="2018-03-22T11:51:00Z">
        <w:del w:id="7086" w:author="jie sun" w:date="2018-04-08T19:50:00Z">
          <w:r w:rsidDel="00FF1238">
            <w:delText>4</w:delText>
          </w:r>
        </w:del>
      </w:ins>
      <w:ins w:id="7087" w:author="像个男人一样" w:date="2018-03-21T02:02:00Z">
        <w:del w:id="7088" w:author="jie sun" w:date="2018-04-08T19:50:00Z">
          <w:r w:rsidDel="00FF1238">
            <w:fldChar w:fldCharType="end"/>
          </w:r>
          <w:bookmarkStart w:id="7089" w:name="_Toc32390"/>
          <w:bookmarkStart w:id="7090" w:name="_Toc26098"/>
          <w:bookmarkStart w:id="7091" w:name="_Toc16850"/>
          <w:bookmarkStart w:id="7092" w:name="_Toc14413"/>
          <w:bookmarkStart w:id="7093" w:name="_Toc10008"/>
          <w:bookmarkStart w:id="7094" w:name="_Toc22375"/>
          <w:bookmarkStart w:id="7095" w:name="_Toc7231"/>
          <w:bookmarkStart w:id="7096" w:name="_Toc9013"/>
          <w:bookmarkStart w:id="7097" w:name="_Toc32087"/>
          <w:bookmarkStart w:id="7098" w:name="_Toc22852"/>
          <w:bookmarkStart w:id="7099" w:name="_Toc28006"/>
          <w:bookmarkStart w:id="7100" w:name="_Toc7169"/>
          <w:bookmarkStart w:id="7101" w:name="_Toc26945"/>
          <w:bookmarkStart w:id="7102" w:name="_Toc14730"/>
          <w:bookmarkStart w:id="7103" w:name="_Toc2392"/>
          <w:bookmarkStart w:id="7104" w:name="_Toc10169"/>
          <w:bookmarkStart w:id="7105" w:name="_Toc6934"/>
          <w:bookmarkStart w:id="7106" w:name="_Toc2205"/>
          <w:bookmarkStart w:id="7107" w:name="_Toc13554"/>
          <w:bookmarkStart w:id="7108" w:name="_Toc17828"/>
          <w:bookmarkStart w:id="7109" w:name="_Toc28925"/>
          <w:bookmarkStart w:id="7110" w:name="_Toc24277"/>
          <w:bookmarkStart w:id="7111" w:name="_Toc6550"/>
          <w:bookmarkStart w:id="7112" w:name="_Toc2489"/>
          <w:bookmarkStart w:id="7113" w:name="_Toc11356"/>
          <w:r w:rsidDel="00FF1238">
            <w:rPr>
              <w:rFonts w:hint="eastAsia"/>
            </w:rPr>
            <w:delText>:Scanning rooms with an iPhone</w:delText>
          </w:r>
        </w:del>
      </w:ins>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p>
    <w:p w14:paraId="584C7A19" w14:textId="77777777" w:rsidR="0087014B" w:rsidRDefault="00D5184D">
      <w:pPr>
        <w:pStyle w:val="Heading4"/>
        <w:rPr>
          <w:lang w:val="en-US"/>
        </w:rPr>
      </w:pPr>
      <w:r>
        <w:rPr>
          <w:rFonts w:hint="eastAsia"/>
          <w:lang w:val="en-US"/>
        </w:rPr>
        <w:t>Using Accelerometer</w:t>
      </w:r>
      <w:ins w:id="7114" w:author="JIE  SUN" w:date="2018-06-20T15:50:00Z">
        <w:r w:rsidR="00964728">
          <w:rPr>
            <w:lang w:val="en-US"/>
          </w:rPr>
          <w:t xml:space="preserve"> </w:t>
        </w:r>
      </w:ins>
      <w:del w:id="7115" w:author="JIE  SUN" w:date="2018-06-20T15:50:00Z">
        <w:r w:rsidDel="00964728">
          <w:rPr>
            <w:rFonts w:hint="eastAsia"/>
            <w:lang w:val="en-US"/>
          </w:rPr>
          <w:delText xml:space="preserve"> </w:delText>
        </w:r>
      </w:del>
      <w:ins w:id="7116" w:author="JIE  SUN" w:date="2018-06-20T15:48:00Z">
        <w:r w:rsidR="00AD2BBA">
          <w:rPr>
            <w:lang w:val="en-US"/>
          </w:rPr>
          <w:t>a</w:t>
        </w:r>
      </w:ins>
      <w:ins w:id="7117" w:author="jie sun" w:date="2018-04-16T21:24:00Z">
        <w:del w:id="7118" w:author="JIE  SUN" w:date="2018-06-20T15:48:00Z">
          <w:r w:rsidR="001E6575" w:rsidDel="00AD2BBA">
            <w:rPr>
              <w:lang w:val="en-US"/>
            </w:rPr>
            <w:delText>A</w:delText>
          </w:r>
        </w:del>
      </w:ins>
      <w:del w:id="7119" w:author="jie sun" w:date="2018-04-16T21:24:00Z">
        <w:r w:rsidDel="001E6575">
          <w:rPr>
            <w:rFonts w:hint="eastAsia"/>
            <w:lang w:val="en-US"/>
          </w:rPr>
          <w:delText>a</w:delText>
        </w:r>
      </w:del>
      <w:r>
        <w:rPr>
          <w:rFonts w:hint="eastAsia"/>
          <w:lang w:val="en-US"/>
        </w:rPr>
        <w:t xml:space="preserve">nd Gyroscope </w:t>
      </w:r>
      <w:ins w:id="7120" w:author="jie sun" w:date="2018-04-16T21:23:00Z">
        <w:r w:rsidR="001E6575">
          <w:rPr>
            <w:lang w:val="en-US"/>
          </w:rPr>
          <w:t>F</w:t>
        </w:r>
      </w:ins>
      <w:del w:id="7121" w:author="jie sun" w:date="2018-04-16T21:23:00Z">
        <w:r w:rsidDel="001E6575">
          <w:rPr>
            <w:rFonts w:hint="eastAsia"/>
            <w:lang w:val="en-US"/>
          </w:rPr>
          <w:delText>f</w:delText>
        </w:r>
      </w:del>
      <w:r>
        <w:rPr>
          <w:rFonts w:hint="eastAsia"/>
          <w:lang w:val="en-US"/>
        </w:rPr>
        <w:t xml:space="preserve">or </w:t>
      </w:r>
      <w:ins w:id="7122" w:author="jie sun" w:date="2018-04-16T21:24:00Z">
        <w:r w:rsidR="001E6575">
          <w:rPr>
            <w:lang w:val="en-US"/>
          </w:rPr>
          <w:t>T</w:t>
        </w:r>
      </w:ins>
      <w:del w:id="7123" w:author="jie sun" w:date="2018-04-16T21:23:00Z">
        <w:r w:rsidDel="001E6575">
          <w:rPr>
            <w:rFonts w:hint="eastAsia"/>
            <w:lang w:val="en-US"/>
          </w:rPr>
          <w:delText>t</w:delText>
        </w:r>
      </w:del>
      <w:r>
        <w:rPr>
          <w:rFonts w:hint="eastAsia"/>
          <w:lang w:val="en-US"/>
        </w:rPr>
        <w:t xml:space="preserve">he </w:t>
      </w:r>
      <w:ins w:id="7124" w:author="jie sun" w:date="2018-04-16T21:24:00Z">
        <w:r w:rsidR="001E6575">
          <w:rPr>
            <w:lang w:val="en-US"/>
          </w:rPr>
          <w:t>A</w:t>
        </w:r>
      </w:ins>
      <w:del w:id="7125" w:author="jie sun" w:date="2018-04-16T21:24:00Z">
        <w:r w:rsidDel="001E6575">
          <w:rPr>
            <w:rFonts w:hint="eastAsia"/>
            <w:lang w:val="en-US"/>
          </w:rPr>
          <w:delText>a</w:delText>
        </w:r>
      </w:del>
      <w:r>
        <w:rPr>
          <w:rFonts w:hint="eastAsia"/>
          <w:lang w:val="en-US"/>
        </w:rPr>
        <w:t xml:space="preserve">ngle </w:t>
      </w:r>
      <w:ins w:id="7126" w:author="jie sun" w:date="2018-04-16T21:24:00Z">
        <w:r w:rsidR="001E6575">
          <w:rPr>
            <w:lang w:val="en-US"/>
          </w:rPr>
          <w:t>R</w:t>
        </w:r>
      </w:ins>
      <w:del w:id="7127"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7128" w:author="jie sun" w:date="2018-04-08T19:58:00Z"/>
          <w:lang w:val="en-US"/>
        </w:rPr>
      </w:pPr>
      <w:r>
        <w:rPr>
          <w:rFonts w:hint="eastAsia"/>
          <w:lang w:val="en-US"/>
        </w:rPr>
        <w:t>For those three action</w:t>
      </w:r>
      <w:ins w:id="7129" w:author="jie sun" w:date="2018-04-08T18:32:00Z">
        <w:r w:rsidR="000A0C92">
          <w:rPr>
            <w:lang w:val="en-US"/>
          </w:rPr>
          <w:t>s</w:t>
        </w:r>
      </w:ins>
      <w:r>
        <w:rPr>
          <w:rFonts w:hint="eastAsia"/>
          <w:lang w:val="en-US"/>
        </w:rPr>
        <w:t xml:space="preserve"> recognition, exactly </w:t>
      </w:r>
      <w:del w:id="7130" w:author="jie sun" w:date="2018-04-10T17:57:00Z">
        <w:r w:rsidDel="000920EF">
          <w:rPr>
            <w:rFonts w:hint="eastAsia"/>
            <w:lang w:val="en-US"/>
          </w:rPr>
          <w:delText xml:space="preserve">maybe </w:delText>
        </w:r>
      </w:del>
      <w:r>
        <w:rPr>
          <w:rFonts w:hint="eastAsia"/>
          <w:lang w:val="en-US"/>
        </w:rPr>
        <w:t>just only using</w:t>
      </w:r>
      <w:del w:id="7131"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7132" w:author="jie sun" w:date="2018-04-08T18:32:00Z">
        <w:r w:rsidDel="007E0889">
          <w:rPr>
            <w:rFonts w:hint="eastAsia"/>
            <w:lang w:val="en-US"/>
          </w:rPr>
          <w:delText>s</w:delText>
        </w:r>
      </w:del>
      <w:r>
        <w:rPr>
          <w:rFonts w:hint="eastAsia"/>
          <w:lang w:val="en-US"/>
        </w:rPr>
        <w:t xml:space="preserve"> in three direction</w:t>
      </w:r>
      <w:ins w:id="7133"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7134" w:author="jie sun" w:date="2018-04-10T18:06:00Z">
        <w:r w:rsidR="003A3C90">
          <w:rPr>
            <w:lang w:val="en-US"/>
          </w:rPr>
          <w:t>can</w:t>
        </w:r>
      </w:ins>
      <w:del w:id="7135" w:author="jie sun" w:date="2018-04-10T18:06:00Z">
        <w:r w:rsidDel="003A3C90">
          <w:rPr>
            <w:rFonts w:hint="eastAsia"/>
            <w:lang w:val="en-US"/>
          </w:rPr>
          <w:delText xml:space="preserve">is </w:delText>
        </w:r>
      </w:del>
      <w:r>
        <w:rPr>
          <w:rFonts w:hint="eastAsia"/>
          <w:lang w:val="en-US"/>
        </w:rPr>
        <w:t xml:space="preserve">not </w:t>
      </w:r>
      <w:ins w:id="7136"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7137" w:author="jie sun" w:date="2018-04-08T19:57:00Z">
        <w:r w:rsidR="00E61B69">
          <w:rPr>
            <w:lang w:val="en-US"/>
          </w:rPr>
          <w:t>n</w:t>
        </w:r>
      </w:ins>
      <w:r>
        <w:rPr>
          <w:rFonts w:hint="eastAsia"/>
          <w:lang w:val="en-US"/>
        </w:rPr>
        <w:t xml:space="preserve"> exact</w:t>
      </w:r>
      <w:ins w:id="7138" w:author="jie sun" w:date="2018-04-08T19:57:00Z">
        <w:r w:rsidR="00BA18FC">
          <w:rPr>
            <w:lang w:val="en-US"/>
          </w:rPr>
          <w:t xml:space="preserve"> </w:t>
        </w:r>
      </w:ins>
      <w:del w:id="7139" w:author="jie sun" w:date="2018-04-08T19:57:00Z">
        <w:r w:rsidDel="00BA18FC">
          <w:rPr>
            <w:rFonts w:hint="eastAsia"/>
            <w:lang w:val="en-US"/>
          </w:rPr>
          <w:delText xml:space="preserve"> and precise </w:delText>
        </w:r>
      </w:del>
      <w:r>
        <w:rPr>
          <w:rFonts w:hint="eastAsia"/>
          <w:lang w:val="en-US"/>
        </w:rPr>
        <w:t xml:space="preserve">range of the angle changes in different </w:t>
      </w:r>
      <w:r>
        <w:rPr>
          <w:rFonts w:hint="eastAsia"/>
          <w:lang w:val="en-US"/>
        </w:rPr>
        <w:lastRenderedPageBreak/>
        <w:t>directions</w:t>
      </w:r>
      <w:del w:id="7140" w:author="jie sun" w:date="2018-04-08T19:58:00Z">
        <w:r w:rsidDel="00527F16">
          <w:rPr>
            <w:rFonts w:hint="eastAsia"/>
            <w:lang w:val="en-US"/>
          </w:rPr>
          <w:delText>. So</w:delText>
        </w:r>
      </w:del>
      <w:ins w:id="7141" w:author="jie sun" w:date="2018-04-08T19:58:00Z">
        <w:r w:rsidR="00527F16">
          <w:rPr>
            <w:lang w:val="en-US"/>
          </w:rPr>
          <w:t>, so</w:t>
        </w:r>
      </w:ins>
      <w:r>
        <w:rPr>
          <w:rFonts w:hint="eastAsia"/>
          <w:lang w:val="en-US"/>
        </w:rPr>
        <w:t xml:space="preserve"> </w:t>
      </w:r>
      <w:ins w:id="7142" w:author="jie sun" w:date="2018-04-08T18:32:00Z">
        <w:r w:rsidR="005A24BD">
          <w:rPr>
            <w:lang w:val="en-US"/>
          </w:rPr>
          <w:t xml:space="preserve">at first </w:t>
        </w:r>
      </w:ins>
      <w:del w:id="7143" w:author="jie sun" w:date="2018-04-08T18:32:00Z">
        <w:r w:rsidDel="005A24BD">
          <w:rPr>
            <w:rFonts w:hint="eastAsia"/>
            <w:lang w:val="en-US"/>
          </w:rPr>
          <w:delText xml:space="preserve">first of all, </w:delText>
        </w:r>
      </w:del>
      <w:r>
        <w:rPr>
          <w:rFonts w:hint="eastAsia"/>
          <w:lang w:val="en-US"/>
        </w:rPr>
        <w:t xml:space="preserve">we need to </w:t>
      </w:r>
      <w:del w:id="7144" w:author="jie sun" w:date="2018-04-10T18:07:00Z">
        <w:r w:rsidDel="002444D0">
          <w:rPr>
            <w:rFonts w:hint="eastAsia"/>
            <w:lang w:val="en-US"/>
          </w:rPr>
          <w:delText xml:space="preserve">know </w:delText>
        </w:r>
      </w:del>
      <w:ins w:id="7145"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7146"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7147" w:author="jie sun" w:date="2018-04-08T19:58:00Z"/>
          <w:lang w:val="en-US"/>
        </w:rPr>
      </w:pPr>
    </w:p>
    <w:p w14:paraId="20FB79CA" w14:textId="77777777" w:rsidR="0087014B" w:rsidDel="00527F16" w:rsidRDefault="00527F16">
      <w:pPr>
        <w:rPr>
          <w:del w:id="7148" w:author="jie sun" w:date="2018-04-08T19:58:00Z"/>
          <w:lang w:val="en-US"/>
        </w:rPr>
      </w:pPr>
      <w:ins w:id="7149"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7150"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7151" w:author="jie sun" w:date="2018-04-08T18:31:00Z">
        <w:r w:rsidR="005A24BD">
          <w:rPr>
            <w:lang w:val="en-US"/>
          </w:rPr>
          <w:t xml:space="preserve"> </w:t>
        </w:r>
      </w:ins>
      <w:r>
        <w:rPr>
          <w:rFonts w:hint="eastAsia"/>
          <w:lang w:val="en-US"/>
        </w:rPr>
        <w:t>the angle calculated in this way</w:t>
      </w:r>
      <w:del w:id="7152" w:author="jie sun" w:date="2018-04-08T19:58:00Z">
        <w:r w:rsidDel="00527F16">
          <w:rPr>
            <w:rFonts w:hint="eastAsia"/>
            <w:lang w:val="en-US"/>
          </w:rPr>
          <w:delText xml:space="preserve"> </w:delText>
        </w:r>
      </w:del>
      <w:r>
        <w:rPr>
          <w:rFonts w:hint="eastAsia"/>
          <w:lang w:val="en-US"/>
        </w:rPr>
        <w:t xml:space="preserve"> is inaccurate</w:t>
      </w:r>
      <w:del w:id="7153" w:author="jie sun" w:date="2018-04-08T20:00:00Z">
        <w:r w:rsidDel="000A6221">
          <w:rPr>
            <w:rFonts w:hint="eastAsia"/>
            <w:lang w:val="en-US"/>
          </w:rPr>
          <w:delText xml:space="preserve"> (the reasons have been mentioned in previous chapter),</w:delText>
        </w:r>
      </w:del>
      <w:ins w:id="7154" w:author="jie sun" w:date="2018-04-08T20:00:00Z">
        <w:r w:rsidR="000A6221">
          <w:rPr>
            <w:lang w:val="en-US"/>
          </w:rPr>
          <w:t>,</w:t>
        </w:r>
      </w:ins>
      <w:r>
        <w:rPr>
          <w:rFonts w:hint="eastAsia"/>
          <w:lang w:val="en-US"/>
        </w:rPr>
        <w:t xml:space="preserve"> there is </w:t>
      </w:r>
      <w:ins w:id="7155" w:author="jie sun" w:date="2018-04-10T18:09:00Z">
        <w:r w:rsidR="00CF7802">
          <w:rPr>
            <w:lang w:val="en-US"/>
          </w:rPr>
          <w:t xml:space="preserve">an algorithm </w:t>
        </w:r>
      </w:ins>
      <w:del w:id="7156" w:author="jie sun" w:date="2018-04-10T18:09:00Z">
        <w:r w:rsidDel="00CF7802">
          <w:rPr>
            <w:rFonts w:hint="eastAsia"/>
            <w:lang w:val="en-US"/>
          </w:rPr>
          <w:delText>another way</w:delText>
        </w:r>
      </w:del>
      <w:ins w:id="7157" w:author="jie sun" w:date="2018-04-10T18:09:00Z">
        <w:r w:rsidR="00CF7802">
          <w:rPr>
            <w:lang w:val="en-US"/>
          </w:rPr>
          <w:t>which can be used</w:t>
        </w:r>
      </w:ins>
      <w:r>
        <w:rPr>
          <w:rFonts w:hint="eastAsia"/>
          <w:lang w:val="en-US"/>
        </w:rPr>
        <w:t xml:space="preserve"> to </w:t>
      </w:r>
      <w:del w:id="7158" w:author="jie sun" w:date="2018-04-10T18:09:00Z">
        <w:r w:rsidDel="00CF7802">
          <w:rPr>
            <w:rFonts w:hint="eastAsia"/>
            <w:lang w:val="en-US"/>
          </w:rPr>
          <w:delText xml:space="preserve">get </w:delText>
        </w:r>
      </w:del>
      <w:ins w:id="7159" w:author="jie sun" w:date="2018-04-10T18:09:00Z">
        <w:r w:rsidR="00CF7802">
          <w:rPr>
            <w:lang w:val="en-US"/>
          </w:rPr>
          <w:t>increase</w:t>
        </w:r>
        <w:r w:rsidR="00CF7802">
          <w:rPr>
            <w:rFonts w:hint="eastAsia"/>
            <w:lang w:val="en-US"/>
          </w:rPr>
          <w:t xml:space="preserve"> </w:t>
        </w:r>
      </w:ins>
      <w:del w:id="7160" w:author="jie sun" w:date="2018-04-10T18:09:00Z">
        <w:r w:rsidDel="00711D8E">
          <w:rPr>
            <w:rFonts w:hint="eastAsia"/>
            <w:lang w:val="en-US"/>
          </w:rPr>
          <w:delText xml:space="preserve">an </w:delText>
        </w:r>
      </w:del>
      <w:ins w:id="7161" w:author="jie sun" w:date="2018-04-10T18:09:00Z">
        <w:r w:rsidR="00711D8E">
          <w:rPr>
            <w:lang w:val="en-US"/>
          </w:rPr>
          <w:t>the</w:t>
        </w:r>
        <w:r w:rsidR="00711D8E">
          <w:rPr>
            <w:rFonts w:hint="eastAsia"/>
            <w:lang w:val="en-US"/>
          </w:rPr>
          <w:t xml:space="preserve"> </w:t>
        </w:r>
      </w:ins>
      <w:r>
        <w:rPr>
          <w:rFonts w:hint="eastAsia"/>
          <w:lang w:val="en-US"/>
        </w:rPr>
        <w:t>accura</w:t>
      </w:r>
      <w:ins w:id="7162" w:author="jie sun" w:date="2018-04-10T18:09:00Z">
        <w:r w:rsidR="002F3B5C">
          <w:rPr>
            <w:lang w:val="en-US"/>
          </w:rPr>
          <w:t>cy</w:t>
        </w:r>
      </w:ins>
      <w:del w:id="7163" w:author="jie sun" w:date="2018-04-10T18:09:00Z">
        <w:r w:rsidDel="002F3B5C">
          <w:rPr>
            <w:rFonts w:hint="eastAsia"/>
            <w:lang w:val="en-US"/>
          </w:rPr>
          <w:delText>te angle</w:delText>
        </w:r>
      </w:del>
      <w:del w:id="7164" w:author="jie sun" w:date="2018-04-08T19:59:00Z">
        <w:r w:rsidDel="00193282">
          <w:rPr>
            <w:rFonts w:hint="eastAsia"/>
            <w:lang w:val="en-US"/>
          </w:rPr>
          <w:delText xml:space="preserve"> </w:delText>
        </w:r>
      </w:del>
      <w:del w:id="7165"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7166" w:author="JIE  SUN" w:date="2018-06-20T22:02:00Z">
        <w:r>
          <w:rPr>
            <w:szCs w:val="24"/>
            <w:lang w:val="en-US"/>
          </w:rPr>
          <w:t xml:space="preserve">Using </w:t>
        </w:r>
      </w:ins>
      <w:del w:id="7167" w:author="jie sun" w:date="2018-04-10T20:19:00Z">
        <w:r w:rsidR="00D5184D" w:rsidDel="005F160F">
          <w:rPr>
            <w:rFonts w:hint="eastAsia"/>
            <w:szCs w:val="24"/>
            <w:lang w:val="en-US"/>
          </w:rPr>
          <w:delText>Low-pass filtering</w:delText>
        </w:r>
      </w:del>
      <w:ins w:id="7168" w:author="jie sun" w:date="2018-04-10T20:19:00Z">
        <w:del w:id="7169" w:author="JIE  SUN" w:date="2018-06-20T21:45:00Z">
          <w:r w:rsidR="005F160F" w:rsidDel="00C22316">
            <w:rPr>
              <w:szCs w:val="24"/>
              <w:lang w:val="en-US"/>
            </w:rPr>
            <w:delText>Merging Algorithm</w:delText>
          </w:r>
        </w:del>
      </w:ins>
      <w:del w:id="7170" w:author="JIE  SUN" w:date="2018-06-20T21:45:00Z">
        <w:r w:rsidR="00D5184D" w:rsidDel="00C22316">
          <w:rPr>
            <w:rFonts w:hint="eastAsia"/>
            <w:szCs w:val="24"/>
            <w:lang w:val="en-US"/>
          </w:rPr>
          <w:delText xml:space="preserve"> </w:delText>
        </w:r>
      </w:del>
      <w:ins w:id="7171" w:author="jie sun" w:date="2018-04-16T21:24:00Z">
        <w:del w:id="7172" w:author="JIE  SUN" w:date="2018-06-20T21:45:00Z">
          <w:r w:rsidR="00231287" w:rsidDel="00C22316">
            <w:rPr>
              <w:szCs w:val="24"/>
              <w:lang w:val="en-US"/>
            </w:rPr>
            <w:delText>F</w:delText>
          </w:r>
        </w:del>
      </w:ins>
      <w:del w:id="7173" w:author="JIE  SUN" w:date="2018-06-20T21:45:00Z">
        <w:r w:rsidR="00D5184D" w:rsidDel="00C22316">
          <w:rPr>
            <w:rFonts w:hint="eastAsia"/>
            <w:szCs w:val="24"/>
            <w:lang w:val="en-US"/>
          </w:rPr>
          <w:delText xml:space="preserve">for Gyro </w:delText>
        </w:r>
      </w:del>
      <w:ins w:id="7174" w:author="jie sun" w:date="2018-04-16T21:24:00Z">
        <w:del w:id="7175" w:author="JIE  SUN" w:date="2018-06-20T21:45:00Z">
          <w:r w:rsidR="00231287" w:rsidDel="00C22316">
            <w:rPr>
              <w:szCs w:val="24"/>
              <w:lang w:val="en-US"/>
            </w:rPr>
            <w:delText>C</w:delText>
          </w:r>
        </w:del>
      </w:ins>
      <w:del w:id="7176" w:author="JIE  SUN" w:date="2018-06-20T21:45:00Z">
        <w:r w:rsidR="00D5184D" w:rsidDel="00C22316">
          <w:rPr>
            <w:rFonts w:hint="eastAsia"/>
            <w:szCs w:val="24"/>
            <w:lang w:val="en-US"/>
          </w:rPr>
          <w:delText xml:space="preserve">calculating </w:delText>
        </w:r>
      </w:del>
      <w:ins w:id="7177" w:author="jie sun" w:date="2018-04-16T21:24:00Z">
        <w:del w:id="7178" w:author="JIE  SUN" w:date="2018-06-20T21:45:00Z">
          <w:r w:rsidR="00231287" w:rsidDel="00C22316">
            <w:rPr>
              <w:szCs w:val="24"/>
              <w:lang w:val="en-US"/>
            </w:rPr>
            <w:delText>L</w:delText>
          </w:r>
        </w:del>
      </w:ins>
      <w:del w:id="7179" w:author="JIE  SUN" w:date="2018-06-20T21:45:00Z">
        <w:r w:rsidR="00D5184D" w:rsidDel="00C22316">
          <w:rPr>
            <w:rFonts w:hint="eastAsia"/>
            <w:szCs w:val="24"/>
            <w:lang w:val="en-US"/>
          </w:rPr>
          <w:delText xml:space="preserve">a long </w:delText>
        </w:r>
      </w:del>
      <w:ins w:id="7180" w:author="jie sun" w:date="2018-04-16T21:24:00Z">
        <w:del w:id="7181" w:author="JIE  SUN" w:date="2018-06-20T21:45:00Z">
          <w:r w:rsidR="00231287" w:rsidDel="00C22316">
            <w:rPr>
              <w:szCs w:val="24"/>
              <w:lang w:val="en-US"/>
            </w:rPr>
            <w:delText>T</w:delText>
          </w:r>
        </w:del>
      </w:ins>
      <w:del w:id="7182" w:author="JIE  SUN" w:date="2018-06-20T21:45:00Z">
        <w:r w:rsidR="00D5184D" w:rsidDel="00C22316">
          <w:rPr>
            <w:rFonts w:hint="eastAsia"/>
            <w:szCs w:val="24"/>
            <w:lang w:val="en-US"/>
          </w:rPr>
          <w:delText xml:space="preserve">term </w:delText>
        </w:r>
      </w:del>
      <w:ins w:id="7183" w:author="jie sun" w:date="2018-04-16T21:24:00Z">
        <w:del w:id="7184" w:author="JIE  SUN" w:date="2018-06-20T21:45:00Z">
          <w:r w:rsidR="00231287" w:rsidDel="00C22316">
            <w:rPr>
              <w:szCs w:val="24"/>
              <w:lang w:val="en-US"/>
            </w:rPr>
            <w:delText>S</w:delText>
          </w:r>
        </w:del>
      </w:ins>
      <w:del w:id="7185" w:author="JIE  SUN" w:date="2018-06-20T21:45:00Z">
        <w:r w:rsidR="00D5184D" w:rsidDel="00C22316">
          <w:rPr>
            <w:rFonts w:hint="eastAsia"/>
            <w:szCs w:val="24"/>
            <w:lang w:val="en-US"/>
          </w:rPr>
          <w:delText xml:space="preserve">spinning </w:delText>
        </w:r>
      </w:del>
      <w:ins w:id="7186" w:author="jie sun" w:date="2018-04-16T21:24:00Z">
        <w:del w:id="7187" w:author="JIE  SUN" w:date="2018-06-20T21:45:00Z">
          <w:r w:rsidR="00231287" w:rsidDel="00C22316">
            <w:rPr>
              <w:szCs w:val="24"/>
              <w:lang w:val="en-US"/>
            </w:rPr>
            <w:delText>A</w:delText>
          </w:r>
        </w:del>
      </w:ins>
      <w:del w:id="7188" w:author="JIE  SUN" w:date="2018-06-20T21:45:00Z">
        <w:r w:rsidR="00D5184D" w:rsidDel="00C22316">
          <w:rPr>
            <w:rFonts w:hint="eastAsia"/>
            <w:szCs w:val="24"/>
            <w:lang w:val="en-US"/>
          </w:rPr>
          <w:delText>angle</w:delText>
        </w:r>
      </w:del>
      <w:bookmarkStart w:id="7189" w:name="OLE_LINK54"/>
      <w:bookmarkStart w:id="7190" w:name="OLE_LINK55"/>
      <w:ins w:id="7191" w:author="JIE  SUN" w:date="2018-06-20T21:45:00Z">
        <w:r w:rsidR="00C22316">
          <w:rPr>
            <w:szCs w:val="24"/>
            <w:lang w:val="en-US"/>
          </w:rPr>
          <w:t xml:space="preserve">Complementary Filter </w:t>
        </w:r>
        <w:bookmarkEnd w:id="7189"/>
        <w:bookmarkEnd w:id="7190"/>
        <w:r w:rsidR="00C22316">
          <w:rPr>
            <w:szCs w:val="24"/>
            <w:lang w:val="en-US"/>
          </w:rPr>
          <w:t xml:space="preserve">Algorithm </w:t>
        </w:r>
      </w:ins>
      <w:ins w:id="7192" w:author="JIE  SUN" w:date="2018-06-20T22:02:00Z">
        <w:r>
          <w:rPr>
            <w:szCs w:val="24"/>
            <w:lang w:val="en-US"/>
          </w:rPr>
          <w:t xml:space="preserve">to </w:t>
        </w:r>
      </w:ins>
      <w:ins w:id="7193" w:author="JIE  SUN" w:date="2018-06-21T13:24:00Z">
        <w:r w:rsidR="008512DD">
          <w:rPr>
            <w:szCs w:val="24"/>
            <w:lang w:val="en-US"/>
          </w:rPr>
          <w:t>Eliminate</w:t>
        </w:r>
      </w:ins>
      <w:ins w:id="7194" w:author="JIE  SUN" w:date="2018-06-20T22:02:00Z">
        <w:r>
          <w:rPr>
            <w:szCs w:val="24"/>
            <w:lang w:val="en-US"/>
          </w:rPr>
          <w:t xml:space="preserve"> </w:t>
        </w:r>
      </w:ins>
      <w:ins w:id="7195"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7196" w:author="JIE  SUN" w:date="2018-06-20T22:03:00Z">
        <w:r w:rsidR="009C0CE5">
          <w:rPr>
            <w:szCs w:val="24"/>
            <w:lang w:val="en-US"/>
          </w:rPr>
          <w:t xml:space="preserve">Complementary Filter </w:t>
        </w:r>
      </w:ins>
      <w:del w:id="7197"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7198"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7199" w:author="JIE  SUN" w:date="2018-06-21T13:07:00Z">
        <w:r w:rsidR="00864B17">
          <w:rPr>
            <w:szCs w:val="24"/>
            <w:lang w:val="en-US"/>
          </w:rPr>
          <w:t xml:space="preserve">Complementary Filter </w:t>
        </w:r>
      </w:ins>
      <w:del w:id="7200" w:author="JIE  SUN" w:date="2018-06-21T13:07:00Z">
        <w:r w:rsidDel="00864B17">
          <w:rPr>
            <w:rFonts w:hint="eastAsia"/>
            <w:lang w:val="en-US"/>
          </w:rPr>
          <w:delText xml:space="preserve">low-pass filtering </w:delText>
        </w:r>
      </w:del>
      <w:r>
        <w:rPr>
          <w:rFonts w:hint="eastAsia"/>
          <w:lang w:val="en-US"/>
        </w:rPr>
        <w:t>algorithm to m</w:t>
      </w:r>
      <w:ins w:id="7201" w:author="jie sun" w:date="2018-04-08T18:31:00Z">
        <w:r w:rsidR="009D7EE4">
          <w:rPr>
            <w:lang w:val="en-US"/>
          </w:rPr>
          <w:t>e</w:t>
        </w:r>
      </w:ins>
      <w:del w:id="7202"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7203" w:name="OLE_LINK30"/>
      <w:proofErr w:type="spellStart"/>
      <w:r>
        <w:rPr>
          <w:rFonts w:hint="eastAsia"/>
          <w:lang w:val="en-US"/>
        </w:rPr>
        <w:t>Mgyro</w:t>
      </w:r>
      <w:proofErr w:type="spellEnd"/>
      <w:r>
        <w:rPr>
          <w:rFonts w:hint="eastAsia"/>
          <w:lang w:val="en-US"/>
        </w:rPr>
        <w:t xml:space="preserve"> = K1 * </w:t>
      </w:r>
      <w:proofErr w:type="spellStart"/>
      <w:r>
        <w:rPr>
          <w:rFonts w:hint="eastAsia"/>
          <w:lang w:val="en-US"/>
        </w:rPr>
        <w:t>Cgyro</w:t>
      </w:r>
      <w:proofErr w:type="spellEnd"/>
      <w:ins w:id="7204" w:author="JIE  SUN" w:date="2018-06-21T13:20:00Z">
        <w:r w:rsidR="008512DD">
          <w:rPr>
            <w:lang w:val="en-US"/>
          </w:rPr>
          <w:t xml:space="preserve"> * Dt</w:t>
        </w:r>
      </w:ins>
      <w:r>
        <w:rPr>
          <w:rFonts w:hint="eastAsia"/>
          <w:lang w:val="en-US"/>
        </w:rPr>
        <w:t xml:space="preserve"> + K2 * </w:t>
      </w:r>
      <w:proofErr w:type="spellStart"/>
      <w:r>
        <w:rPr>
          <w:rFonts w:hint="eastAsia"/>
          <w:lang w:val="en-US"/>
        </w:rPr>
        <w:t>Caccel</w:t>
      </w:r>
      <w:proofErr w:type="spellEnd"/>
      <w:r>
        <w:rPr>
          <w:rFonts w:hint="eastAsia"/>
          <w:lang w:val="en-US"/>
        </w:rPr>
        <w:t>;</w:t>
      </w:r>
    </w:p>
    <w:bookmarkEnd w:id="7203"/>
    <w:p w14:paraId="4F2DE89E" w14:textId="77777777" w:rsidR="0087014B" w:rsidRDefault="00D5184D">
      <w:pPr>
        <w:rPr>
          <w:lang w:val="en-US"/>
        </w:rPr>
      </w:pPr>
      <w:proofErr w:type="spellStart"/>
      <w:r>
        <w:rPr>
          <w:rFonts w:hint="eastAsia"/>
          <w:lang w:val="en-US"/>
        </w:rPr>
        <w:t>Rgyro</w:t>
      </w:r>
      <w:proofErr w:type="spellEnd"/>
      <w:r>
        <w:rPr>
          <w:rFonts w:hint="eastAsia"/>
          <w:lang w:val="en-US"/>
        </w:rPr>
        <w:t>: the angular velocity after merging algorithm.</w:t>
      </w:r>
    </w:p>
    <w:p w14:paraId="2F41CFC3" w14:textId="77777777" w:rsidR="0087014B" w:rsidRDefault="00D5184D">
      <w:pPr>
        <w:rPr>
          <w:ins w:id="7205" w:author="JIE  SUN" w:date="2018-06-21T13:20:00Z"/>
          <w:lang w:val="en-US"/>
        </w:rPr>
      </w:pPr>
      <w:proofErr w:type="spellStart"/>
      <w:r>
        <w:rPr>
          <w:rFonts w:hint="eastAsia"/>
          <w:lang w:val="en-US"/>
        </w:rPr>
        <w:t>Cgyro</w:t>
      </w:r>
      <w:proofErr w:type="spellEnd"/>
      <w:r>
        <w:rPr>
          <w:rFonts w:hint="eastAsia"/>
          <w:lang w:val="en-US"/>
        </w:rPr>
        <w:t>:</w:t>
      </w:r>
      <w:ins w:id="7206"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7207" w:author="JIE  SUN" w:date="2018-06-21T13:20:00Z">
        <w:r>
          <w:rPr>
            <w:lang w:val="en-US"/>
          </w:rPr>
          <w:t>Dt</w:t>
        </w:r>
      </w:ins>
      <w:ins w:id="7208" w:author="JIE  SUN" w:date="2018-06-21T13:21:00Z">
        <w:r>
          <w:rPr>
            <w:lang w:val="en-US"/>
          </w:rPr>
          <w:t xml:space="preserve">: </w:t>
        </w:r>
      </w:ins>
      <w:ins w:id="7209" w:author="JIE  SUN" w:date="2018-06-21T13:25:00Z">
        <w:r>
          <w:rPr>
            <w:lang w:val="en-US"/>
          </w:rPr>
          <w:t>Using to integrate the angle in a period.</w:t>
        </w:r>
      </w:ins>
    </w:p>
    <w:p w14:paraId="59F03200" w14:textId="77777777" w:rsidR="0087014B" w:rsidRDefault="00D5184D">
      <w:pPr>
        <w:rPr>
          <w:lang w:val="en-US"/>
        </w:rPr>
      </w:pPr>
      <w:proofErr w:type="spellStart"/>
      <w:r>
        <w:rPr>
          <w:rFonts w:hint="eastAsia"/>
          <w:lang w:val="en-US"/>
        </w:rPr>
        <w:t>Caccel</w:t>
      </w:r>
      <w:proofErr w:type="spellEnd"/>
      <w:r>
        <w:rPr>
          <w:rFonts w:hint="eastAsia"/>
          <w:lang w:val="en-US"/>
        </w:rPr>
        <w:t>: the real-time acceleration.</w:t>
      </w:r>
    </w:p>
    <w:p w14:paraId="6EBB2135" w14:textId="77777777" w:rsidR="0087014B" w:rsidRDefault="00D5184D">
      <w:pPr>
        <w:rPr>
          <w:lang w:val="en-US"/>
        </w:rPr>
      </w:pPr>
      <w:r>
        <w:rPr>
          <w:rFonts w:hint="eastAsia"/>
          <w:lang w:val="en-US"/>
        </w:rPr>
        <w:t>K1: here is 0.9</w:t>
      </w:r>
      <w:ins w:id="7210" w:author="JIE  SUN" w:date="2018-06-21T13:25:00Z">
        <w:r w:rsidR="008512DD">
          <w:rPr>
            <w:lang w:val="en-US"/>
          </w:rPr>
          <w:t>8</w:t>
        </w:r>
      </w:ins>
      <w:del w:id="7211"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7212" w:author="JIE  SUN" w:date="2018-06-21T13:26:00Z">
        <w:r w:rsidR="008512DD">
          <w:rPr>
            <w:lang w:val="en-US"/>
          </w:rPr>
          <w:t>2</w:t>
        </w:r>
      </w:ins>
      <w:del w:id="7213"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7214" w:author="像个男人一样" w:date="2018-03-21T23:07:00Z"/>
          <w:lang w:val="en-US"/>
        </w:rPr>
      </w:pPr>
      <w:r>
        <w:rPr>
          <w:rFonts w:hint="eastAsia"/>
          <w:lang w:val="en-US"/>
        </w:rPr>
        <w:t xml:space="preserve">The </w:t>
      </w:r>
      <w:del w:id="7215" w:author="JIE  SUN" w:date="2018-06-21T13:26:00Z">
        <w:r w:rsidDel="008512DD">
          <w:rPr>
            <w:rFonts w:hint="eastAsia"/>
            <w:lang w:val="en-US"/>
          </w:rPr>
          <w:delText>parameter K1,K2 is parameters for reducing the fluctuations in the short term.</w:delText>
        </w:r>
      </w:del>
      <w:ins w:id="7216" w:author="JIE  SUN" w:date="2018-06-21T13:26:00Z">
        <w:r w:rsidR="008512DD">
          <w:rPr>
            <w:lang w:val="en-US"/>
          </w:rPr>
          <w:t>function aims to remove the noise from accelerometer and eliminate the drift of Gyro</w:t>
        </w:r>
      </w:ins>
      <w:ins w:id="7217" w:author="JIE  SUN" w:date="2018-06-22T21:21:00Z">
        <w:r w:rsidR="00747724">
          <w:rPr>
            <w:lang w:val="en-US"/>
          </w:rPr>
          <w:t xml:space="preserve">, and there are two figures </w:t>
        </w:r>
      </w:ins>
      <w:ins w:id="7218" w:author="JIE  SUN" w:date="2018-06-22T21:23:00Z">
        <w:r w:rsidR="00747724">
          <w:rPr>
            <w:lang w:val="en-US"/>
          </w:rPr>
          <w:t xml:space="preserve">below </w:t>
        </w:r>
      </w:ins>
      <w:ins w:id="7219" w:author="JIE  SUN" w:date="2018-06-22T21:21:00Z">
        <w:r w:rsidR="00747724">
          <w:rPr>
            <w:lang w:val="en-US"/>
          </w:rPr>
          <w:t xml:space="preserve">showing the difference between the </w:t>
        </w:r>
      </w:ins>
      <w:ins w:id="7220" w:author="JIE  SUN" w:date="2018-06-22T21:22:00Z">
        <w:r w:rsidR="00747724">
          <w:rPr>
            <w:lang w:val="en-US"/>
          </w:rPr>
          <w:t xml:space="preserve">change of </w:t>
        </w:r>
      </w:ins>
      <w:ins w:id="7221" w:author="JIE  SUN" w:date="2018-06-22T21:24:00Z">
        <w:r w:rsidR="00747724">
          <w:rPr>
            <w:lang w:val="en-US"/>
          </w:rPr>
          <w:t xml:space="preserve">the </w:t>
        </w:r>
      </w:ins>
      <w:ins w:id="7222" w:author="JIE  SUN" w:date="2018-06-22T21:22:00Z">
        <w:r w:rsidR="00747724">
          <w:rPr>
            <w:lang w:val="en-US"/>
          </w:rPr>
          <w:t xml:space="preserve">spinning angle without using </w:t>
        </w:r>
      </w:ins>
      <w:ins w:id="7223" w:author="JIE  SUN" w:date="2018-06-22T21:23:00Z">
        <w:r w:rsidR="00747724">
          <w:rPr>
            <w:szCs w:val="24"/>
            <w:lang w:val="en-US"/>
          </w:rPr>
          <w:t xml:space="preserve">Complementary Filter </w:t>
        </w:r>
        <w:r w:rsidR="00747724">
          <w:rPr>
            <w:rFonts w:hint="eastAsia"/>
            <w:lang w:val="en-US"/>
          </w:rPr>
          <w:t>algorithm</w:t>
        </w:r>
      </w:ins>
      <w:ins w:id="7224" w:author="JIE  SUN" w:date="2018-06-22T21:24:00Z">
        <w:r w:rsidR="00747724">
          <w:rPr>
            <w:lang w:val="en-US"/>
          </w:rPr>
          <w:t xml:space="preserve"> in first figure and the change of the spinning angle after using Complementary Filter in </w:t>
        </w:r>
      </w:ins>
      <w:ins w:id="7225" w:author="JIE  SUN" w:date="2018-06-22T21:25:00Z">
        <w:r w:rsidR="00747724">
          <w:rPr>
            <w:lang w:val="en-US"/>
          </w:rPr>
          <w:t xml:space="preserve">the </w:t>
        </w:r>
      </w:ins>
      <w:ins w:id="7226" w:author="JIE  SUN" w:date="2018-06-22T21:24:00Z">
        <w:r w:rsidR="00747724">
          <w:rPr>
            <w:lang w:val="en-US"/>
          </w:rPr>
          <w:t>second figure</w:t>
        </w:r>
      </w:ins>
      <w:ins w:id="7227" w:author="JIE  SUN" w:date="2018-06-22T21:25:00Z">
        <w:r w:rsidR="00747724">
          <w:rPr>
            <w:lang w:val="en-US"/>
          </w:rPr>
          <w:t>.</w:t>
        </w:r>
        <w:r w:rsidR="004A577E">
          <w:rPr>
            <w:lang w:val="en-US"/>
          </w:rPr>
          <w:t xml:space="preserve"> It is absolutely that </w:t>
        </w:r>
      </w:ins>
      <w:ins w:id="7228"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7229" w:author="像个男人一样" w:date="2018-03-21T23:07:00Z"/>
        </w:rPr>
        <w:pPrChange w:id="7230" w:author="jie sun" w:date="2018-04-16T21:41:00Z">
          <w:pPr/>
        </w:pPrChange>
      </w:pPr>
      <w:ins w:id="7231" w:author="像个男人一样" w:date="2018-03-21T23:07:00Z">
        <w:del w:id="7232" w:author="JIE  SUN" w:date="2018-06-21T13:29:00Z">
          <w:r w:rsidDel="008512DD">
            <w:rPr>
              <w:noProof/>
            </w:rPr>
            <w:lastRenderedPageBreak/>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7233"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4EBE323D" w:rsidR="0087014B" w:rsidDel="00C0161E" w:rsidRDefault="00D5184D">
      <w:pPr>
        <w:jc w:val="center"/>
        <w:rPr>
          <w:del w:id="7234" w:author="像个男人一样" w:date="2018-03-21T02:03:00Z"/>
          <w:iCs/>
          <w:color w:val="44546A" w:themeColor="text2"/>
          <w:sz w:val="21"/>
          <w:szCs w:val="18"/>
        </w:rPr>
        <w:pPrChange w:id="7235" w:author="jie sun" w:date="2018-04-16T21:41:00Z">
          <w:pPr/>
        </w:pPrChange>
      </w:pPr>
      <w:bookmarkStart w:id="7236" w:name="_Toc517801897"/>
      <w:ins w:id="7237" w:author="像个男人一样" w:date="2018-03-21T23:10:00Z">
        <w:r w:rsidRPr="0044101A">
          <w:rPr>
            <w:iCs/>
            <w:color w:val="44546A" w:themeColor="text2"/>
            <w:sz w:val="21"/>
            <w:szCs w:val="18"/>
          </w:rPr>
          <w:t xml:space="preserve">Figure </w:t>
        </w:r>
      </w:ins>
      <w:ins w:id="7238" w:author="JIE  SUN" w:date="2018-06-21T13:36:00Z">
        <w:r w:rsidR="00A64E7B">
          <w:fldChar w:fldCharType="begin"/>
        </w:r>
        <w:r w:rsidR="00A64E7B">
          <w:instrText xml:space="preserve"> STYLEREF 1 \s </w:instrText>
        </w:r>
      </w:ins>
      <w:r w:rsidR="00A64E7B">
        <w:fldChar w:fldCharType="separate"/>
      </w:r>
      <w:r w:rsidR="009F4579">
        <w:rPr>
          <w:noProof/>
        </w:rPr>
        <w:t>5</w:t>
      </w:r>
      <w:ins w:id="723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5</w:t>
      </w:r>
      <w:ins w:id="7240" w:author="JIE  SUN" w:date="2018-06-21T13:36:00Z">
        <w:r w:rsidR="00A64E7B">
          <w:fldChar w:fldCharType="end"/>
        </w:r>
      </w:ins>
      <w:ins w:id="7241" w:author="jie sun" w:date="2018-04-19T13:00:00Z">
        <w:del w:id="7242" w:author="JIE  SUN" w:date="2018-06-21T13:34:00Z">
          <w:r w:rsidR="00083FE7" w:rsidDel="00A64E7B">
            <w:fldChar w:fldCharType="begin"/>
          </w:r>
          <w:r w:rsidR="00083FE7" w:rsidDel="00A64E7B">
            <w:delInstrText xml:space="preserve"> STYLEREF 1 \s </w:delInstrText>
          </w:r>
        </w:del>
      </w:ins>
      <w:del w:id="7243" w:author="JIE  SUN" w:date="2018-06-21T13:34:00Z">
        <w:r w:rsidR="00083FE7" w:rsidDel="00A64E7B">
          <w:fldChar w:fldCharType="separate"/>
        </w:r>
        <w:r w:rsidR="00083FE7" w:rsidDel="00A64E7B">
          <w:rPr>
            <w:noProof/>
          </w:rPr>
          <w:delText>4</w:delText>
        </w:r>
      </w:del>
      <w:ins w:id="7244" w:author="jie sun" w:date="2018-04-19T13:00:00Z">
        <w:del w:id="724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46" w:author="JIE  SUN" w:date="2018-06-21T13:34:00Z">
        <w:r w:rsidR="00083FE7" w:rsidDel="00A64E7B">
          <w:fldChar w:fldCharType="separate"/>
        </w:r>
      </w:del>
      <w:ins w:id="7247" w:author="jie sun" w:date="2018-04-19T13:00:00Z">
        <w:del w:id="7248" w:author="JIE  SUN" w:date="2018-06-21T13:34:00Z">
          <w:r w:rsidR="00083FE7" w:rsidDel="00A64E7B">
            <w:rPr>
              <w:noProof/>
            </w:rPr>
            <w:delText>5</w:delText>
          </w:r>
          <w:r w:rsidR="00083FE7" w:rsidDel="00A64E7B">
            <w:fldChar w:fldCharType="end"/>
          </w:r>
        </w:del>
      </w:ins>
      <w:ins w:id="7249" w:author="像个男人一样" w:date="2018-03-21T23:10:00Z">
        <w:del w:id="7250"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7251" w:author="像个男人一样" w:date="2018-03-22T11:51:00Z">
        <w:del w:id="7252" w:author="jie sun" w:date="2018-04-10T21:45:00Z">
          <w:r w:rsidRPr="0044101A" w:rsidDel="00454521">
            <w:rPr>
              <w:iCs/>
              <w:color w:val="44546A" w:themeColor="text2"/>
              <w:sz w:val="21"/>
              <w:szCs w:val="18"/>
            </w:rPr>
            <w:delText>5</w:delText>
          </w:r>
        </w:del>
      </w:ins>
      <w:ins w:id="7253" w:author="像个男人一样" w:date="2018-03-21T23:10:00Z">
        <w:del w:id="7254" w:author="jie sun" w:date="2018-04-10T21:45:00Z">
          <w:r w:rsidRPr="0044101A" w:rsidDel="00454521">
            <w:rPr>
              <w:iCs/>
              <w:color w:val="44546A" w:themeColor="text2"/>
              <w:sz w:val="21"/>
              <w:szCs w:val="18"/>
            </w:rPr>
            <w:fldChar w:fldCharType="end"/>
          </w:r>
        </w:del>
        <w:bookmarkStart w:id="7255" w:name="_Toc26719"/>
        <w:bookmarkStart w:id="7256" w:name="_Toc10515"/>
        <w:bookmarkStart w:id="7257" w:name="_Toc32037"/>
        <w:bookmarkStart w:id="7258" w:name="_Toc32748"/>
        <w:bookmarkStart w:id="7259" w:name="_Toc32491"/>
        <w:bookmarkStart w:id="7260" w:name="_Toc8124"/>
        <w:bookmarkStart w:id="7261" w:name="_Toc2282"/>
        <w:bookmarkStart w:id="7262" w:name="_Toc31925"/>
        <w:bookmarkStart w:id="7263" w:name="_Toc21773"/>
        <w:bookmarkStart w:id="7264" w:name="_Toc15520"/>
        <w:bookmarkStart w:id="7265" w:name="_Toc31887"/>
        <w:bookmarkStart w:id="7266" w:name="_Toc21276"/>
        <w:bookmarkStart w:id="7267" w:name="_Toc18432"/>
        <w:bookmarkStart w:id="7268" w:name="_Toc25943"/>
        <w:bookmarkStart w:id="7269" w:name="_Toc9487"/>
        <w:bookmarkStart w:id="7270" w:name="_Toc16401"/>
        <w:r w:rsidRPr="0044101A">
          <w:rPr>
            <w:iCs/>
            <w:color w:val="44546A" w:themeColor="text2"/>
            <w:sz w:val="21"/>
            <w:szCs w:val="18"/>
          </w:rPr>
          <w:t>:</w:t>
        </w:r>
        <w:del w:id="7271" w:author="JIE  SUN" w:date="2018-06-21T13:29:00Z">
          <w:r w:rsidRPr="0044101A" w:rsidDel="008512DD">
            <w:rPr>
              <w:iCs/>
              <w:color w:val="44546A" w:themeColor="text2"/>
              <w:sz w:val="21"/>
              <w:szCs w:val="18"/>
            </w:rPr>
            <w:delText xml:space="preserve">Spinning Angle </w:delText>
          </w:r>
        </w:del>
      </w:ins>
      <w:ins w:id="7272" w:author="jie sun" w:date="2018-04-16T22:31:00Z">
        <w:del w:id="7273" w:author="JIE  SUN" w:date="2018-06-21T13:29:00Z">
          <w:r w:rsidR="00365076" w:rsidDel="008512DD">
            <w:delText>A</w:delText>
          </w:r>
        </w:del>
      </w:ins>
      <w:ins w:id="7274" w:author="像个男人一样" w:date="2018-03-21T23:10:00Z">
        <w:del w:id="7275" w:author="JIE  SUN" w:date="2018-06-21T13:29:00Z">
          <w:r w:rsidRPr="0044101A" w:rsidDel="008512DD">
            <w:rPr>
              <w:iCs/>
              <w:color w:val="44546A" w:themeColor="text2"/>
              <w:sz w:val="21"/>
              <w:szCs w:val="18"/>
            </w:rPr>
            <w:delText xml:space="preserve">after High-pass </w:delText>
          </w:r>
        </w:del>
      </w:ins>
      <w:ins w:id="7276" w:author="jie sun" w:date="2018-04-16T22:31:00Z">
        <w:del w:id="7277" w:author="JIE  SUN" w:date="2018-06-21T13:29:00Z">
          <w:r w:rsidR="00365076" w:rsidDel="008512DD">
            <w:delText>A</w:delText>
          </w:r>
        </w:del>
      </w:ins>
      <w:ins w:id="7278" w:author="像个男人一样" w:date="2018-03-21T23:10:00Z">
        <w:del w:id="7279" w:author="JIE  SUN" w:date="2018-06-21T13:29:00Z">
          <w:r w:rsidRPr="0044101A" w:rsidDel="008512DD">
            <w:rPr>
              <w:iCs/>
              <w:color w:val="44546A" w:themeColor="text2"/>
              <w:sz w:val="21"/>
              <w:szCs w:val="18"/>
            </w:rPr>
            <w:delText>algorithm</w:delText>
          </w:r>
        </w:del>
      </w:ins>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ins w:id="7280" w:author="JIE  SUN" w:date="2018-06-21T13:29:00Z">
        <w:r w:rsidR="008512DD">
          <w:t>The angle change putting the phone on the flat table</w:t>
        </w:r>
      </w:ins>
      <w:bookmarkEnd w:id="7236"/>
      <w:ins w:id="7281" w:author="JIE  SUN" w:date="2018-06-21T13:30:00Z">
        <w:r w:rsidR="008512DD">
          <w:t xml:space="preserve"> </w:t>
        </w:r>
      </w:ins>
    </w:p>
    <w:p w14:paraId="4DA17AC7" w14:textId="77777777" w:rsidR="00C0161E" w:rsidRPr="00454521" w:rsidRDefault="00C0161E">
      <w:pPr>
        <w:pStyle w:val="Caption"/>
        <w:jc w:val="center"/>
        <w:rPr>
          <w:ins w:id="7282" w:author="jie sun" w:date="2018-04-10T21:53:00Z"/>
          <w:rPrChange w:id="7283" w:author="jie sun" w:date="2018-04-10T21:45:00Z">
            <w:rPr>
              <w:ins w:id="7284" w:author="jie sun" w:date="2018-04-10T21:53:00Z"/>
              <w:lang w:val="en-US"/>
            </w:rPr>
          </w:rPrChange>
        </w:rPr>
        <w:pPrChange w:id="7285" w:author="jie sun" w:date="2018-04-16T21:41:00Z">
          <w:pPr/>
        </w:pPrChange>
      </w:pPr>
    </w:p>
    <w:p w14:paraId="46F00387" w14:textId="77777777" w:rsidR="0087014B" w:rsidRDefault="008512DD">
      <w:pPr>
        <w:jc w:val="center"/>
        <w:rPr>
          <w:ins w:id="7286" w:author="JIE  SUN" w:date="2018-06-21T13:31:00Z"/>
          <w:lang w:val="en-US"/>
        </w:rPr>
        <w:pPrChange w:id="7287" w:author="JIE  SUN" w:date="2018-06-21T13:31:00Z">
          <w:pPr/>
        </w:pPrChange>
      </w:pPr>
      <w:ins w:id="7288"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0637978F" w:rsidR="008512DD" w:rsidRDefault="00A64E7B">
      <w:pPr>
        <w:pStyle w:val="Caption"/>
        <w:jc w:val="center"/>
        <w:rPr>
          <w:ins w:id="7289" w:author="JIE  SUN" w:date="2018-06-21T13:31:00Z"/>
          <w:lang w:val="en-US"/>
        </w:rPr>
        <w:pPrChange w:id="7290" w:author="JIE  SUN" w:date="2018-06-21T13:36:00Z">
          <w:pPr/>
        </w:pPrChange>
      </w:pPr>
      <w:bookmarkStart w:id="7291" w:name="_Toc517801898"/>
      <w:ins w:id="7292" w:author="JIE  SUN" w:date="2018-06-21T13:36:00Z">
        <w:r>
          <w:t xml:space="preserve">Figure </w:t>
        </w:r>
        <w:r>
          <w:fldChar w:fldCharType="begin"/>
        </w:r>
        <w:r>
          <w:instrText xml:space="preserve"> STYLEREF 1 \s </w:instrText>
        </w:r>
      </w:ins>
      <w:r>
        <w:fldChar w:fldCharType="separate"/>
      </w:r>
      <w:r w:rsidR="009F4579">
        <w:rPr>
          <w:noProof/>
        </w:rPr>
        <w:t>5</w:t>
      </w:r>
      <w:ins w:id="7293" w:author="JIE  SUN" w:date="2018-06-21T13:36:00Z">
        <w:r>
          <w:fldChar w:fldCharType="end"/>
        </w:r>
        <w:r>
          <w:noBreakHyphen/>
        </w:r>
        <w:r>
          <w:fldChar w:fldCharType="begin"/>
        </w:r>
        <w:r>
          <w:instrText xml:space="preserve"> SEQ Figure \* ARABIC \s 1 </w:instrText>
        </w:r>
      </w:ins>
      <w:r>
        <w:fldChar w:fldCharType="separate"/>
      </w:r>
      <w:r w:rsidR="009F4579">
        <w:rPr>
          <w:noProof/>
        </w:rPr>
        <w:t>6</w:t>
      </w:r>
      <w:ins w:id="7294" w:author="JIE  SUN" w:date="2018-06-21T13:36:00Z">
        <w:r>
          <w:fldChar w:fldCharType="end"/>
        </w:r>
        <w:r>
          <w:t>: Removing drift after Complementary Filter</w:t>
        </w:r>
      </w:ins>
      <w:bookmarkEnd w:id="7291"/>
    </w:p>
    <w:p w14:paraId="000DF7B3" w14:textId="77777777" w:rsidR="008512DD" w:rsidRDefault="008512DD">
      <w:pPr>
        <w:rPr>
          <w:lang w:val="en-US"/>
        </w:rPr>
      </w:pPr>
    </w:p>
    <w:p w14:paraId="32E450DE" w14:textId="527CA6D5" w:rsidR="0087014B" w:rsidRDefault="00D5184D">
      <w:pPr>
        <w:pStyle w:val="Heading4"/>
        <w:rPr>
          <w:lang w:val="en-GB"/>
        </w:rPr>
      </w:pPr>
      <w:bookmarkStart w:id="7295" w:name="OLE_LINK17"/>
      <w:r>
        <w:rPr>
          <w:lang w:val="en-GB"/>
        </w:rPr>
        <w:t xml:space="preserve">Calculating </w:t>
      </w:r>
      <w:del w:id="7296" w:author="jie sun" w:date="2018-04-16T21:24:00Z">
        <w:r w:rsidDel="007870B0">
          <w:rPr>
            <w:rFonts w:hint="eastAsia"/>
            <w:lang w:val="en-US"/>
          </w:rPr>
          <w:delText xml:space="preserve">a </w:delText>
        </w:r>
      </w:del>
      <w:r w:rsidR="002215D7">
        <w:rPr>
          <w:lang w:val="en-US"/>
        </w:rPr>
        <w:t>a</w:t>
      </w:r>
      <w:ins w:id="7297" w:author="jie sun" w:date="2018-04-16T21:24:00Z">
        <w:r w:rsidR="007870B0">
          <w:rPr>
            <w:rFonts w:hint="eastAsia"/>
            <w:lang w:val="en-US"/>
          </w:rPr>
          <w:t xml:space="preserve"> </w:t>
        </w:r>
        <w:r w:rsidR="007870B0">
          <w:rPr>
            <w:lang w:val="en-US"/>
          </w:rPr>
          <w:t>S</w:t>
        </w:r>
      </w:ins>
      <w:del w:id="7298" w:author="jie sun" w:date="2018-04-16T21:24:00Z">
        <w:r w:rsidDel="007870B0">
          <w:rPr>
            <w:rFonts w:hint="eastAsia"/>
            <w:lang w:val="en-US"/>
          </w:rPr>
          <w:delText>s</w:delText>
        </w:r>
      </w:del>
      <w:r>
        <w:rPr>
          <w:rFonts w:hint="eastAsia"/>
          <w:lang w:val="en-US"/>
        </w:rPr>
        <w:t xml:space="preserve">lant </w:t>
      </w:r>
      <w:ins w:id="7299" w:author="jie sun" w:date="2018-04-16T21:24:00Z">
        <w:r w:rsidR="007870B0">
          <w:rPr>
            <w:lang w:val="en-US"/>
          </w:rPr>
          <w:t>A</w:t>
        </w:r>
      </w:ins>
      <w:del w:id="7300" w:author="jie sun" w:date="2018-04-16T21:24:00Z">
        <w:r w:rsidDel="007870B0">
          <w:rPr>
            <w:rFonts w:hint="eastAsia"/>
            <w:lang w:val="en-US"/>
          </w:rPr>
          <w:delText>a</w:delText>
        </w:r>
      </w:del>
      <w:r>
        <w:rPr>
          <w:rFonts w:hint="eastAsia"/>
          <w:lang w:val="en-US"/>
        </w:rPr>
        <w:t xml:space="preserve">ngle </w:t>
      </w:r>
      <w:r w:rsidR="002215D7">
        <w:rPr>
          <w:lang w:val="en-GB"/>
        </w:rPr>
        <w:t>b</w:t>
      </w:r>
      <w:del w:id="7301" w:author="jie sun" w:date="2018-04-16T21:24:00Z">
        <w:r w:rsidDel="007870B0">
          <w:rPr>
            <w:lang w:val="en-GB"/>
          </w:rPr>
          <w:delText>b</w:delText>
        </w:r>
      </w:del>
      <w:r>
        <w:rPr>
          <w:lang w:val="en-GB"/>
        </w:rPr>
        <w:t xml:space="preserve">y </w:t>
      </w:r>
      <w:r>
        <w:rPr>
          <w:rFonts w:hint="eastAsia"/>
          <w:lang w:val="en-US"/>
        </w:rPr>
        <w:t xml:space="preserve">Accelerometer </w:t>
      </w:r>
    </w:p>
    <w:bookmarkEnd w:id="7295"/>
    <w:p w14:paraId="7BFF1485" w14:textId="77777777" w:rsidR="0087014B" w:rsidRDefault="00D5184D">
      <w:pPr>
        <w:rPr>
          <w:del w:id="7302" w:author="像个男人一样" w:date="2018-03-21T02:03:00Z"/>
          <w:lang w:val="en-GB"/>
        </w:rPr>
      </w:pPr>
      <w:r>
        <w:rPr>
          <w:lang w:val="en-GB"/>
        </w:rPr>
        <w:t>At first,</w:t>
      </w:r>
      <w:r>
        <w:rPr>
          <w:rFonts w:hint="eastAsia"/>
          <w:lang w:val="en-US"/>
        </w:rPr>
        <w:t xml:space="preserve"> </w:t>
      </w:r>
      <w:del w:id="7303" w:author="JIE  SUN" w:date="2018-06-21T13:37:00Z">
        <w:r w:rsidDel="001540FD">
          <w:rPr>
            <w:rFonts w:hint="eastAsia"/>
            <w:lang w:val="en-US"/>
          </w:rPr>
          <w:delText xml:space="preserve">let us </w:delText>
        </w:r>
        <w:r w:rsidDel="001540FD">
          <w:rPr>
            <w:lang w:val="en-GB"/>
          </w:rPr>
          <w:delText xml:space="preserve">try to </w:delText>
        </w:r>
      </w:del>
      <w:ins w:id="7304" w:author="JIE  SUN" w:date="2018-06-21T13:37:00Z">
        <w:r w:rsidR="003566E5">
          <w:rPr>
            <w:lang w:val="en-GB"/>
          </w:rPr>
          <w:t xml:space="preserve">it </w:t>
        </w:r>
      </w:ins>
      <w:del w:id="7305" w:author="JIE  SUN" w:date="2018-06-21T13:37:00Z">
        <w:r w:rsidDel="001540FD">
          <w:rPr>
            <w:lang w:val="en-GB"/>
          </w:rPr>
          <w:delText xml:space="preserve">only </w:delText>
        </w:r>
      </w:del>
      <w:r>
        <w:rPr>
          <w:lang w:val="en-GB"/>
        </w:rPr>
        <w:t>use</w:t>
      </w:r>
      <w:ins w:id="7306"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307"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lastRenderedPageBreak/>
        <w:t xml:space="preserve">We should use the gravity during this process. </w:t>
      </w:r>
      <w:del w:id="7308" w:author="jie sun" w:date="2018-04-08T18:30:00Z">
        <w:r w:rsidDel="001E419C">
          <w:rPr>
            <w:lang w:val="en-US"/>
          </w:rPr>
          <w:delText>First of all</w:delText>
        </w:r>
      </w:del>
      <w:ins w:id="7309" w:author="jie sun" w:date="2018-04-08T18:30:00Z">
        <w:r w:rsidR="001E419C">
          <w:rPr>
            <w:lang w:val="en-US"/>
          </w:rPr>
          <w:t xml:space="preserve">Firstly </w:t>
        </w:r>
      </w:ins>
      <w:del w:id="7310" w:author="jie sun" w:date="2018-04-08T18:30:00Z">
        <w:r w:rsidDel="001E419C">
          <w:rPr>
            <w:lang w:val="en-US"/>
          </w:rPr>
          <w:delText xml:space="preserve">, </w:delText>
        </w:r>
      </w:del>
      <w:r>
        <w:rPr>
          <w:lang w:val="en-US"/>
        </w:rPr>
        <w:t xml:space="preserve">let us see a </w:t>
      </w:r>
      <w:del w:id="7311" w:author="jie sun" w:date="2018-04-10T21:36:00Z">
        <w:r w:rsidDel="009564EA">
          <w:rPr>
            <w:rFonts w:hint="eastAsia"/>
            <w:lang w:val="en-US"/>
          </w:rPr>
          <w:delText xml:space="preserve">picture </w:delText>
        </w:r>
      </w:del>
      <w:ins w:id="7312"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313" w:author="jie sun" w:date="2018-04-08T18:29:00Z">
        <w:r w:rsidDel="00AA37F6">
          <w:rPr>
            <w:lang w:val="en-US"/>
          </w:rPr>
          <w:delText xml:space="preserve"> </w:delText>
        </w:r>
      </w:del>
      <w:r>
        <w:rPr>
          <w:lang w:val="en-US"/>
        </w:rPr>
        <w:t>horizontal desk and the g means gravitational acceleration which is g=9.80665 m/s^2</w:t>
      </w:r>
      <w:del w:id="7314" w:author="jie sun" w:date="2018-04-10T20:55:00Z">
        <w:r w:rsidDel="004E123B">
          <w:rPr>
            <w:lang w:val="en-US"/>
          </w:rPr>
          <w:delText>, which should not be taken much time to explain more</w:delText>
        </w:r>
      </w:del>
      <w:r>
        <w:rPr>
          <w:lang w:val="en-US"/>
        </w:rPr>
        <w:t>.</w:t>
      </w:r>
      <w:del w:id="7315" w:author="像个男人一样" w:date="2018-03-21T21:24:00Z">
        <w:r>
          <w:rPr>
            <w:rFonts w:hint="eastAsia"/>
            <w:lang w:val="en-US"/>
          </w:rPr>
          <w:delText xml:space="preserve"> </w:delText>
        </w:r>
      </w:del>
    </w:p>
    <w:p w14:paraId="770E28F7" w14:textId="77777777" w:rsidR="0087014B" w:rsidRDefault="00D5184D">
      <w:pPr>
        <w:rPr>
          <w:del w:id="7316" w:author="像个男人一样" w:date="2018-03-21T02:09:00Z"/>
          <w:lang w:val="en-US"/>
        </w:rPr>
      </w:pPr>
      <w:del w:id="7317" w:author="像个男人一样" w:date="2018-03-21T02:09:00Z">
        <w:r>
          <w:rPr>
            <w:rFonts w:hint="eastAsia"/>
            <w:lang w:val="en-US"/>
          </w:rPr>
          <w:delText>(</w:delText>
        </w:r>
        <w:bookmarkStart w:id="7318" w:name="OLE_LINK22"/>
        <w:r>
          <w:rPr>
            <w:rFonts w:hint="eastAsia"/>
            <w:lang w:val="en-US"/>
          </w:rPr>
          <w:delText>http://blog.csdn.net/u010389437/article/details/38541561</w:delText>
        </w:r>
        <w:bookmarkEnd w:id="7318"/>
        <w:r>
          <w:rPr>
            <w:rFonts w:hint="eastAsia"/>
            <w:lang w:val="en-US"/>
          </w:rPr>
          <w:delText>)</w:delText>
        </w:r>
      </w:del>
    </w:p>
    <w:p w14:paraId="7546832A" w14:textId="77777777" w:rsidR="0087014B" w:rsidRDefault="00D5184D">
      <w:pPr>
        <w:pStyle w:val="Caption"/>
        <w:jc w:val="center"/>
        <w:rPr>
          <w:ins w:id="7319" w:author="像个男人一样" w:date="2018-03-22T11:50:00Z"/>
        </w:rPr>
        <w:pPrChange w:id="7320"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26E91CCB" w:rsidR="0087014B" w:rsidRDefault="00D5184D">
      <w:pPr>
        <w:pStyle w:val="Caption"/>
        <w:jc w:val="center"/>
        <w:pPrChange w:id="7321" w:author="jie sun" w:date="2018-04-16T21:41:00Z">
          <w:pPr/>
        </w:pPrChange>
      </w:pPr>
      <w:bookmarkStart w:id="7322" w:name="_Toc517801899"/>
      <w:ins w:id="7323" w:author="像个男人一样" w:date="2018-03-22T11:51:00Z">
        <w:r>
          <w:t xml:space="preserve">Figure </w:t>
        </w:r>
      </w:ins>
      <w:ins w:id="7324" w:author="JIE  SUN" w:date="2018-06-21T13:36:00Z">
        <w:r w:rsidR="00A64E7B">
          <w:fldChar w:fldCharType="begin"/>
        </w:r>
        <w:r w:rsidR="00A64E7B">
          <w:instrText xml:space="preserve"> STYLEREF 1 \s </w:instrText>
        </w:r>
      </w:ins>
      <w:r w:rsidR="00A64E7B">
        <w:fldChar w:fldCharType="separate"/>
      </w:r>
      <w:r w:rsidR="009F4579">
        <w:rPr>
          <w:noProof/>
        </w:rPr>
        <w:t>5</w:t>
      </w:r>
      <w:ins w:id="732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7</w:t>
      </w:r>
      <w:ins w:id="7326" w:author="JIE  SUN" w:date="2018-06-21T13:36:00Z">
        <w:r w:rsidR="00A64E7B">
          <w:fldChar w:fldCharType="end"/>
        </w:r>
      </w:ins>
      <w:ins w:id="7327" w:author="jie sun" w:date="2018-04-19T13:00:00Z">
        <w:del w:id="7328" w:author="JIE  SUN" w:date="2018-06-21T13:34:00Z">
          <w:r w:rsidR="00083FE7" w:rsidDel="00A64E7B">
            <w:fldChar w:fldCharType="begin"/>
          </w:r>
          <w:r w:rsidR="00083FE7" w:rsidDel="00A64E7B">
            <w:delInstrText xml:space="preserve"> STYLEREF 1 \s </w:delInstrText>
          </w:r>
        </w:del>
      </w:ins>
      <w:del w:id="7329" w:author="JIE  SUN" w:date="2018-06-21T13:34:00Z">
        <w:r w:rsidR="00083FE7" w:rsidDel="00A64E7B">
          <w:fldChar w:fldCharType="separate"/>
        </w:r>
        <w:r w:rsidR="00083FE7" w:rsidDel="00A64E7B">
          <w:rPr>
            <w:noProof/>
          </w:rPr>
          <w:delText>4</w:delText>
        </w:r>
      </w:del>
      <w:ins w:id="7330" w:author="jie sun" w:date="2018-04-19T13:00:00Z">
        <w:del w:id="733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32" w:author="JIE  SUN" w:date="2018-06-21T13:34:00Z">
        <w:r w:rsidR="00083FE7" w:rsidDel="00A64E7B">
          <w:fldChar w:fldCharType="separate"/>
        </w:r>
      </w:del>
      <w:ins w:id="7333" w:author="jie sun" w:date="2018-04-19T13:00:00Z">
        <w:del w:id="7334" w:author="JIE  SUN" w:date="2018-06-21T13:34:00Z">
          <w:r w:rsidR="00083FE7" w:rsidDel="00A64E7B">
            <w:rPr>
              <w:noProof/>
            </w:rPr>
            <w:delText>6</w:delText>
          </w:r>
          <w:r w:rsidR="00083FE7" w:rsidDel="00A64E7B">
            <w:fldChar w:fldCharType="end"/>
          </w:r>
        </w:del>
      </w:ins>
      <w:ins w:id="7335" w:author="像个男人一样" w:date="2018-03-22T11:51:00Z">
        <w:del w:id="733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337" w:name="_Toc8037"/>
        <w:bookmarkStart w:id="7338" w:name="_Toc12839"/>
        <w:bookmarkStart w:id="7339" w:name="_Toc19197"/>
        <w:bookmarkStart w:id="7340" w:name="_Toc2749"/>
        <w:bookmarkStart w:id="7341" w:name="_Toc19543"/>
        <w:bookmarkStart w:id="7342" w:name="_Toc24611"/>
        <w:r>
          <w:rPr>
            <w:rFonts w:hint="eastAsia"/>
          </w:rPr>
          <w:t xml:space="preserve">: The </w:t>
        </w:r>
      </w:ins>
      <w:ins w:id="7343" w:author="jie sun" w:date="2018-04-16T22:31:00Z">
        <w:r w:rsidR="00BE610E">
          <w:t>D</w:t>
        </w:r>
      </w:ins>
      <w:ins w:id="7344" w:author="像个男人一样" w:date="2018-03-22T11:51:00Z">
        <w:del w:id="7345" w:author="jie sun" w:date="2018-04-16T22:31:00Z">
          <w:r w:rsidDel="00BE610E">
            <w:rPr>
              <w:rFonts w:hint="eastAsia"/>
            </w:rPr>
            <w:delText>d</w:delText>
          </w:r>
        </w:del>
        <w:r>
          <w:rPr>
            <w:rFonts w:hint="eastAsia"/>
          </w:rPr>
          <w:t xml:space="preserve">irection </w:t>
        </w:r>
      </w:ins>
      <w:ins w:id="7346" w:author="jie sun" w:date="2018-04-16T22:31:00Z">
        <w:r w:rsidR="00BE610E">
          <w:t>O</w:t>
        </w:r>
      </w:ins>
      <w:ins w:id="7347" w:author="像个男人一样" w:date="2018-03-22T11:51:00Z">
        <w:del w:id="7348" w:author="jie sun" w:date="2018-04-16T22:31:00Z">
          <w:r w:rsidDel="00BE610E">
            <w:rPr>
              <w:rFonts w:hint="eastAsia"/>
            </w:rPr>
            <w:delText>o</w:delText>
          </w:r>
        </w:del>
        <w:r>
          <w:rPr>
            <w:rFonts w:hint="eastAsia"/>
          </w:rPr>
          <w:t xml:space="preserve">f </w:t>
        </w:r>
      </w:ins>
      <w:ins w:id="7349" w:author="jie sun" w:date="2018-04-16T22:32:00Z">
        <w:r w:rsidR="00BE610E">
          <w:t>T</w:t>
        </w:r>
      </w:ins>
      <w:ins w:id="7350" w:author="像个男人一样" w:date="2018-03-22T11:51:00Z">
        <w:del w:id="7351" w:author="jie sun" w:date="2018-04-16T22:32:00Z">
          <w:r w:rsidDel="00BE610E">
            <w:rPr>
              <w:rFonts w:hint="eastAsia"/>
            </w:rPr>
            <w:delText>t</w:delText>
          </w:r>
        </w:del>
        <w:r>
          <w:rPr>
            <w:rFonts w:hint="eastAsia"/>
          </w:rPr>
          <w:t xml:space="preserve">he </w:t>
        </w:r>
      </w:ins>
      <w:ins w:id="7352" w:author="jie sun" w:date="2018-04-16T22:32:00Z">
        <w:r w:rsidR="00BE610E">
          <w:t>G</w:t>
        </w:r>
      </w:ins>
      <w:ins w:id="7353" w:author="像个男人一样" w:date="2018-03-22T11:51:00Z">
        <w:del w:id="7354" w:author="jie sun" w:date="2018-04-16T22:32:00Z">
          <w:r w:rsidDel="00BE610E">
            <w:rPr>
              <w:rFonts w:hint="eastAsia"/>
            </w:rPr>
            <w:delText>g</w:delText>
          </w:r>
        </w:del>
        <w:r>
          <w:rPr>
            <w:rFonts w:hint="eastAsia"/>
          </w:rPr>
          <w:t xml:space="preserve">ravitational </w:t>
        </w:r>
      </w:ins>
      <w:ins w:id="7355" w:author="jie sun" w:date="2018-04-16T22:32:00Z">
        <w:r w:rsidR="00BE610E">
          <w:t>A</w:t>
        </w:r>
      </w:ins>
      <w:ins w:id="7356" w:author="像个男人一样" w:date="2018-03-22T11:51:00Z">
        <w:del w:id="7357" w:author="jie sun" w:date="2018-04-16T22:32:00Z">
          <w:r w:rsidDel="00BE610E">
            <w:rPr>
              <w:rFonts w:hint="eastAsia"/>
            </w:rPr>
            <w:delText>a</w:delText>
          </w:r>
        </w:del>
        <w:r>
          <w:rPr>
            <w:rFonts w:hint="eastAsia"/>
          </w:rPr>
          <w:t xml:space="preserve">cceleration </w:t>
        </w:r>
      </w:ins>
      <w:ins w:id="7358" w:author="jie sun" w:date="2018-04-16T22:32:00Z">
        <w:r w:rsidR="00BE610E">
          <w:t>O</w:t>
        </w:r>
      </w:ins>
      <w:ins w:id="7359" w:author="像个男人一样" w:date="2018-03-22T11:51:00Z">
        <w:del w:id="7360" w:author="jie sun" w:date="2018-04-16T22:32:00Z">
          <w:r w:rsidDel="00BE610E">
            <w:rPr>
              <w:rFonts w:hint="eastAsia"/>
            </w:rPr>
            <w:delText>o</w:delText>
          </w:r>
        </w:del>
        <w:r>
          <w:rPr>
            <w:rFonts w:hint="eastAsia"/>
          </w:rPr>
          <w:t xml:space="preserve">f </w:t>
        </w:r>
      </w:ins>
      <w:ins w:id="7361" w:author="jie sun" w:date="2018-04-16T22:32:00Z">
        <w:r w:rsidR="00BE610E">
          <w:t>A</w:t>
        </w:r>
      </w:ins>
      <w:ins w:id="7362" w:author="像个男人一样" w:date="2018-03-22T11:51:00Z">
        <w:del w:id="7363" w:author="jie sun" w:date="2018-04-16T22:32:00Z">
          <w:r w:rsidDel="00BE610E">
            <w:rPr>
              <w:rFonts w:hint="eastAsia"/>
            </w:rPr>
            <w:delText>a</w:delText>
          </w:r>
        </w:del>
        <w:r>
          <w:rPr>
            <w:rFonts w:hint="eastAsia"/>
          </w:rPr>
          <w:t xml:space="preserve">n </w:t>
        </w:r>
      </w:ins>
      <w:ins w:id="7364" w:author="jie sun" w:date="2018-04-16T22:32:00Z">
        <w:r w:rsidR="00BE610E">
          <w:t>O</w:t>
        </w:r>
      </w:ins>
      <w:ins w:id="7365" w:author="像个男人一样" w:date="2018-03-22T11:51:00Z">
        <w:del w:id="7366" w:author="jie sun" w:date="2018-04-16T22:32:00Z">
          <w:r w:rsidDel="00BE610E">
            <w:rPr>
              <w:rFonts w:hint="eastAsia"/>
            </w:rPr>
            <w:delText>o</w:delText>
          </w:r>
        </w:del>
        <w:r>
          <w:rPr>
            <w:rFonts w:hint="eastAsia"/>
          </w:rPr>
          <w:t>bject</w:t>
        </w:r>
      </w:ins>
      <w:bookmarkEnd w:id="7337"/>
      <w:bookmarkEnd w:id="7338"/>
      <w:bookmarkEnd w:id="7339"/>
      <w:bookmarkEnd w:id="7340"/>
      <w:bookmarkEnd w:id="7341"/>
      <w:bookmarkEnd w:id="7342"/>
      <w:customXmlInsRangeStart w:id="7367" w:author="jie sun" w:date="2018-04-10T21:44:00Z"/>
      <w:sdt>
        <w:sdtPr>
          <w:rPr>
            <w:rFonts w:hint="eastAsia"/>
          </w:rPr>
          <w:id w:val="2082944928"/>
          <w:citation/>
        </w:sdtPr>
        <w:sdtContent>
          <w:customXmlInsRangeEnd w:id="7367"/>
          <w:ins w:id="7368"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8216AB">
            <w:rPr>
              <w:rFonts w:hint="eastAsia"/>
              <w:noProof/>
            </w:rPr>
            <w:t xml:space="preserve"> (CSDN Blogs, 2014)</w:t>
          </w:r>
          <w:ins w:id="7369" w:author="jie sun" w:date="2018-04-10T21:44:00Z">
            <w:r w:rsidR="00C65215">
              <w:fldChar w:fldCharType="end"/>
            </w:r>
          </w:ins>
          <w:customXmlInsRangeStart w:id="7370" w:author="jie sun" w:date="2018-04-10T21:44:00Z"/>
        </w:sdtContent>
      </w:sdt>
      <w:customXmlInsRangeEnd w:id="7370"/>
      <w:bookmarkEnd w:id="7322"/>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371" w:name="OLE_LINK9"/>
      <w:r>
        <w:rPr>
          <w:rFonts w:hint="eastAsia"/>
          <w:lang w:val="en-US"/>
        </w:rPr>
        <w:t xml:space="preserve"> 90</w:t>
      </w:r>
      <w:r>
        <w:rPr>
          <w:rFonts w:hint="eastAsia"/>
          <w:lang w:val="en-US"/>
        </w:rPr>
        <w:t>°</w:t>
      </w:r>
      <w:bookmarkEnd w:id="7371"/>
      <w:r>
        <w:rPr>
          <w:rFonts w:hint="eastAsia"/>
          <w:lang w:val="en-US"/>
        </w:rPr>
        <w:t xml:space="preserve">- </w:t>
      </w:r>
      <w:bookmarkStart w:id="7372" w:name="OLE_LINK16"/>
      <w:r>
        <w:rPr>
          <w:rFonts w:hint="eastAsia"/>
          <w:lang w:val="en-US"/>
        </w:rPr>
        <w:t>γ</w:t>
      </w:r>
      <w:ins w:id="7373" w:author="jie sun" w:date="2018-04-11T17:31:00Z">
        <w:r w:rsidR="00264CC3">
          <w:rPr>
            <w:rFonts w:hint="eastAsia"/>
            <w:lang w:val="en-US"/>
          </w:rPr>
          <w:t>1.</w:t>
        </w:r>
        <w:r w:rsidR="00264CC3">
          <w:rPr>
            <w:lang w:val="en-US"/>
          </w:rPr>
          <w:t xml:space="preserve"> </w:t>
        </w:r>
      </w:ins>
      <w:del w:id="7374" w:author="jie sun" w:date="2018-04-11T17:31:00Z">
        <w:r w:rsidDel="00264CC3">
          <w:rPr>
            <w:rFonts w:hint="eastAsia"/>
            <w:lang w:val="en-US"/>
          </w:rPr>
          <w:delText>1</w:delText>
        </w:r>
        <w:bookmarkEnd w:id="7372"/>
        <w:r w:rsidDel="00264CC3">
          <w:rPr>
            <w:rFonts w:hint="eastAsia"/>
            <w:lang w:val="en-US"/>
          </w:rPr>
          <w:delText>。</w:delText>
        </w:r>
      </w:del>
      <w:r>
        <w:rPr>
          <w:rFonts w:hint="eastAsia"/>
          <w:lang w:val="en-US"/>
        </w:rPr>
        <w:t xml:space="preserve">We can get: Ax = </w:t>
      </w:r>
      <w:proofErr w:type="spellStart"/>
      <w:r>
        <w:rPr>
          <w:rFonts w:hint="eastAsia"/>
          <w:lang w:val="en-US"/>
        </w:rPr>
        <w:t>gcos</w:t>
      </w:r>
      <w:proofErr w:type="spellEnd"/>
      <w:r>
        <w:rPr>
          <w:rFonts w:hint="eastAsia"/>
          <w:lang w:val="en-US"/>
        </w:rPr>
        <w:t>α，</w:t>
      </w:r>
      <w:r>
        <w:rPr>
          <w:rFonts w:hint="eastAsia"/>
          <w:lang w:val="en-US"/>
        </w:rPr>
        <w:t xml:space="preserve"> Ay = </w:t>
      </w:r>
      <w:proofErr w:type="spellStart"/>
      <w:r>
        <w:rPr>
          <w:rFonts w:hint="eastAsia"/>
          <w:lang w:val="en-US"/>
        </w:rPr>
        <w:t>gcos</w:t>
      </w:r>
      <w:proofErr w:type="spellEnd"/>
      <w:r>
        <w:rPr>
          <w:rFonts w:hint="eastAsia"/>
          <w:lang w:val="en-US"/>
        </w:rPr>
        <w:t>β</w:t>
      </w:r>
      <w:r>
        <w:rPr>
          <w:rFonts w:hint="eastAsia"/>
          <w:lang w:val="en-US"/>
        </w:rPr>
        <w:t xml:space="preserve"> </w:t>
      </w:r>
      <w:r>
        <w:rPr>
          <w:rFonts w:hint="eastAsia"/>
          <w:lang w:val="en-US"/>
        </w:rPr>
        <w:t>，</w:t>
      </w:r>
      <w:r>
        <w:rPr>
          <w:rFonts w:hint="eastAsia"/>
          <w:lang w:val="en-US"/>
        </w:rPr>
        <w:t xml:space="preserve"> Az = </w:t>
      </w:r>
      <w:proofErr w:type="spellStart"/>
      <w:r>
        <w:rPr>
          <w:rFonts w:hint="eastAsia"/>
          <w:lang w:val="en-US"/>
        </w:rPr>
        <w:t>gcos</w:t>
      </w:r>
      <w:proofErr w:type="spellEnd"/>
      <w:r>
        <w:rPr>
          <w:rFonts w:hint="eastAsia"/>
          <w:lang w:val="en-US"/>
        </w:rPr>
        <w:t>γ</w:t>
      </w:r>
      <w:ins w:id="7375" w:author="jie sun" w:date="2018-04-11T17:31:00Z">
        <w:r w:rsidR="0028136C">
          <w:rPr>
            <w:lang w:val="en-US"/>
          </w:rPr>
          <w:t xml:space="preserve"> </w:t>
        </w:r>
      </w:ins>
      <w:del w:id="7376" w:author="jie sun" w:date="2018-04-11T17:31:00Z">
        <w:r w:rsidDel="0028136C">
          <w:rPr>
            <w:rFonts w:hint="eastAsia"/>
            <w:lang w:val="en-US"/>
          </w:rPr>
          <w:delText xml:space="preserve">, </w:delText>
        </w:r>
        <w:r w:rsidDel="00ED183B">
          <w:rPr>
            <w:rFonts w:hint="eastAsia"/>
            <w:lang w:val="en-US"/>
          </w:rPr>
          <w:delText xml:space="preserve"> </w:delText>
        </w:r>
      </w:del>
      <w:proofErr w:type="gramStart"/>
      <w:r>
        <w:rPr>
          <w:rFonts w:hint="eastAsia"/>
          <w:lang w:val="en-US"/>
        </w:rPr>
        <w:t>and  changing</w:t>
      </w:r>
      <w:proofErr w:type="gramEnd"/>
      <w:r>
        <w:rPr>
          <w:rFonts w:hint="eastAsia"/>
          <w:lang w:val="en-US"/>
        </w:rPr>
        <w:t xml:space="preserve"> a formula to Ax = </w:t>
      </w:r>
      <w:proofErr w:type="spellStart"/>
      <w:r>
        <w:rPr>
          <w:rFonts w:hint="eastAsia"/>
          <w:lang w:val="en-US"/>
        </w:rPr>
        <w:t>gcos</w:t>
      </w:r>
      <w:proofErr w:type="spellEnd"/>
      <w:r>
        <w:rPr>
          <w:rFonts w:hint="eastAsia"/>
          <w:lang w:val="en-US"/>
        </w:rPr>
        <w:t>α</w:t>
      </w:r>
      <w:r>
        <w:rPr>
          <w:rFonts w:hint="eastAsia"/>
          <w:lang w:val="en-US"/>
        </w:rPr>
        <w:t xml:space="preserve"> = </w:t>
      </w:r>
      <w:proofErr w:type="spellStart"/>
      <w:r>
        <w:rPr>
          <w:rFonts w:hint="eastAsia"/>
          <w:lang w:val="en-US"/>
        </w:rPr>
        <w:t>gcos</w:t>
      </w:r>
      <w:proofErr w:type="spellEnd"/>
      <w:r>
        <w:rPr>
          <w:rFonts w:hint="eastAsia"/>
          <w:lang w:val="en-US"/>
        </w:rPr>
        <w:t>( 90</w:t>
      </w:r>
      <w:r>
        <w:rPr>
          <w:rFonts w:hint="eastAsia"/>
          <w:lang w:val="en-US"/>
        </w:rPr>
        <w:t>°</w:t>
      </w:r>
      <w:r>
        <w:rPr>
          <w:rFonts w:hint="eastAsia"/>
          <w:lang w:val="en-US"/>
        </w:rPr>
        <w:t xml:space="preserve">- </w:t>
      </w:r>
      <w:bookmarkStart w:id="7377" w:name="OLE_LINK10"/>
      <w:r>
        <w:rPr>
          <w:rFonts w:hint="eastAsia"/>
          <w:lang w:val="en-US"/>
        </w:rPr>
        <w:t>α</w:t>
      </w:r>
      <w:r>
        <w:rPr>
          <w:rFonts w:hint="eastAsia"/>
          <w:lang w:val="en-US"/>
        </w:rPr>
        <w:t>1</w:t>
      </w:r>
      <w:bookmarkEnd w:id="7377"/>
      <w:r>
        <w:rPr>
          <w:rFonts w:hint="eastAsia"/>
          <w:lang w:val="en-US"/>
        </w:rPr>
        <w:t>) =</w:t>
      </w:r>
      <w:proofErr w:type="spellStart"/>
      <w:r>
        <w:rPr>
          <w:rFonts w:hint="eastAsia"/>
          <w:lang w:val="en-US"/>
        </w:rPr>
        <w:t>gsin</w:t>
      </w:r>
      <w:proofErr w:type="spellEnd"/>
      <w:r>
        <w:rPr>
          <w:rFonts w:hint="eastAsia"/>
          <w:lang w:val="en-US"/>
        </w:rPr>
        <w:t>α</w:t>
      </w:r>
      <w:r>
        <w:rPr>
          <w:rFonts w:hint="eastAsia"/>
          <w:lang w:val="en-US"/>
        </w:rPr>
        <w:t xml:space="preserve">1 and also Ay = </w:t>
      </w:r>
      <w:proofErr w:type="spellStart"/>
      <w:r>
        <w:rPr>
          <w:rFonts w:hint="eastAsia"/>
          <w:lang w:val="en-US"/>
        </w:rPr>
        <w:t>gsin</w:t>
      </w:r>
      <w:proofErr w:type="spellEnd"/>
      <w:r>
        <w:rPr>
          <w:rFonts w:hint="eastAsia"/>
          <w:lang w:val="en-US"/>
        </w:rPr>
        <w:t>β</w:t>
      </w:r>
      <w:r>
        <w:rPr>
          <w:rFonts w:hint="eastAsia"/>
          <w:lang w:val="en-US"/>
        </w:rPr>
        <w:t xml:space="preserve">1 </w:t>
      </w:r>
      <w:r>
        <w:rPr>
          <w:rFonts w:hint="eastAsia"/>
          <w:lang w:val="en-US"/>
        </w:rPr>
        <w:t>，</w:t>
      </w:r>
      <w:r>
        <w:rPr>
          <w:rFonts w:hint="eastAsia"/>
          <w:lang w:val="en-US"/>
        </w:rPr>
        <w:t xml:space="preserve"> Az = </w:t>
      </w:r>
      <w:proofErr w:type="spellStart"/>
      <w:r>
        <w:rPr>
          <w:rFonts w:hint="eastAsia"/>
          <w:lang w:val="en-US"/>
        </w:rPr>
        <w:t>gsin</w:t>
      </w:r>
      <w:proofErr w:type="spellEnd"/>
      <w:r>
        <w:rPr>
          <w:rFonts w:hint="eastAsia"/>
          <w:lang w:val="en-US"/>
        </w:rPr>
        <w:t xml:space="preserve"> </w:t>
      </w:r>
      <w:r>
        <w:rPr>
          <w:rFonts w:hint="eastAsia"/>
          <w:lang w:val="en-US"/>
        </w:rPr>
        <w:t>γ</w:t>
      </w:r>
      <w:r>
        <w:rPr>
          <w:rFonts w:hint="eastAsia"/>
          <w:lang w:val="en-US"/>
        </w:rPr>
        <w:t xml:space="preserve">1. </w:t>
      </w:r>
    </w:p>
    <w:p w14:paraId="228CBB33" w14:textId="77777777" w:rsidR="0087014B" w:rsidRDefault="001444AF">
      <w:pPr>
        <w:jc w:val="center"/>
        <w:rPr>
          <w:ins w:id="7378" w:author="jie sun" w:date="2018-04-10T21:44:00Z"/>
          <w:lang w:val="en-US"/>
        </w:rPr>
        <w:pPrChange w:id="7379" w:author="jie sun" w:date="2018-04-16T21:41:00Z">
          <w:pPr/>
        </w:pPrChange>
      </w:pPr>
      <w:ins w:id="7380"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381"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112BFBF3" w:rsidR="00C65215" w:rsidRDefault="00C77F65">
      <w:pPr>
        <w:pStyle w:val="Caption"/>
        <w:jc w:val="center"/>
        <w:rPr>
          <w:lang w:val="en-US"/>
        </w:rPr>
        <w:pPrChange w:id="7382" w:author="jie sun" w:date="2018-04-16T21:41:00Z">
          <w:pPr/>
        </w:pPrChange>
      </w:pPr>
      <w:bookmarkStart w:id="7383" w:name="_Toc517801900"/>
      <w:ins w:id="7384" w:author="jie sun" w:date="2018-04-10T21:49:00Z">
        <w:r>
          <w:lastRenderedPageBreak/>
          <w:t xml:space="preserve">Figure </w:t>
        </w:r>
      </w:ins>
      <w:ins w:id="7385" w:author="JIE  SUN" w:date="2018-06-21T13:36:00Z">
        <w:r w:rsidR="00A64E7B">
          <w:fldChar w:fldCharType="begin"/>
        </w:r>
        <w:r w:rsidR="00A64E7B">
          <w:instrText xml:space="preserve"> STYLEREF 1 \s </w:instrText>
        </w:r>
      </w:ins>
      <w:r w:rsidR="00A64E7B">
        <w:fldChar w:fldCharType="separate"/>
      </w:r>
      <w:r w:rsidR="009F4579">
        <w:rPr>
          <w:noProof/>
        </w:rPr>
        <w:t>5</w:t>
      </w:r>
      <w:ins w:id="738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8</w:t>
      </w:r>
      <w:ins w:id="7387" w:author="JIE  SUN" w:date="2018-06-21T13:36:00Z">
        <w:r w:rsidR="00A64E7B">
          <w:fldChar w:fldCharType="end"/>
        </w:r>
      </w:ins>
      <w:ins w:id="7388" w:author="jie sun" w:date="2018-04-19T13:00:00Z">
        <w:del w:id="7389" w:author="JIE  SUN" w:date="2018-06-21T13:34:00Z">
          <w:r w:rsidR="00083FE7" w:rsidDel="00A64E7B">
            <w:fldChar w:fldCharType="begin"/>
          </w:r>
          <w:r w:rsidR="00083FE7" w:rsidDel="00A64E7B">
            <w:delInstrText xml:space="preserve"> STYLEREF 1 \s </w:delInstrText>
          </w:r>
        </w:del>
      </w:ins>
      <w:del w:id="7390" w:author="JIE  SUN" w:date="2018-06-21T13:34:00Z">
        <w:r w:rsidR="00083FE7" w:rsidDel="00A64E7B">
          <w:fldChar w:fldCharType="separate"/>
        </w:r>
        <w:r w:rsidR="00083FE7" w:rsidDel="00A64E7B">
          <w:rPr>
            <w:noProof/>
          </w:rPr>
          <w:delText>4</w:delText>
        </w:r>
      </w:del>
      <w:ins w:id="7391" w:author="jie sun" w:date="2018-04-19T13:00:00Z">
        <w:del w:id="739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93" w:author="JIE  SUN" w:date="2018-06-21T13:34:00Z">
        <w:r w:rsidR="00083FE7" w:rsidDel="00A64E7B">
          <w:fldChar w:fldCharType="separate"/>
        </w:r>
      </w:del>
      <w:ins w:id="7394" w:author="jie sun" w:date="2018-04-19T13:00:00Z">
        <w:del w:id="7395" w:author="JIE  SUN" w:date="2018-06-21T13:34:00Z">
          <w:r w:rsidR="00083FE7" w:rsidDel="00A64E7B">
            <w:rPr>
              <w:noProof/>
            </w:rPr>
            <w:delText>7</w:delText>
          </w:r>
          <w:r w:rsidR="00083FE7" w:rsidDel="00A64E7B">
            <w:fldChar w:fldCharType="end"/>
          </w:r>
        </w:del>
      </w:ins>
      <w:ins w:id="7396" w:author="jie sun" w:date="2018-04-10T21:49:00Z">
        <w:r>
          <w:t xml:space="preserve"> </w:t>
        </w:r>
        <w:r w:rsidRPr="000A7409">
          <w:t xml:space="preserve">The </w:t>
        </w:r>
      </w:ins>
      <w:ins w:id="7397" w:author="jie sun" w:date="2018-04-16T22:32:00Z">
        <w:r w:rsidR="00EE21C7">
          <w:t>I</w:t>
        </w:r>
      </w:ins>
      <w:ins w:id="7398" w:author="jie sun" w:date="2018-04-10T21:49:00Z">
        <w:r w:rsidRPr="000A7409">
          <w:t xml:space="preserve">nclination </w:t>
        </w:r>
      </w:ins>
      <w:ins w:id="7399" w:author="jie sun" w:date="2018-04-16T22:32:00Z">
        <w:r w:rsidR="00EE21C7">
          <w:t>O</w:t>
        </w:r>
      </w:ins>
      <w:ins w:id="7400" w:author="jie sun" w:date="2018-04-10T21:49:00Z">
        <w:r w:rsidRPr="000A7409">
          <w:t xml:space="preserve">f </w:t>
        </w:r>
      </w:ins>
      <w:ins w:id="7401" w:author="jie sun" w:date="2018-04-16T22:32:00Z">
        <w:r w:rsidR="00EE21C7">
          <w:t>E</w:t>
        </w:r>
      </w:ins>
      <w:ins w:id="7402" w:author="jie sun" w:date="2018-04-10T21:49:00Z">
        <w:r w:rsidRPr="000A7409">
          <w:t xml:space="preserve">ach </w:t>
        </w:r>
      </w:ins>
      <w:ins w:id="7403" w:author="jie sun" w:date="2018-04-16T22:32:00Z">
        <w:r w:rsidR="00EE21C7">
          <w:rPr>
            <w:rFonts w:hint="eastAsia"/>
          </w:rPr>
          <w:t>A</w:t>
        </w:r>
      </w:ins>
      <w:ins w:id="7404" w:author="jie sun" w:date="2018-04-10T21:49:00Z">
        <w:r w:rsidRPr="000A7409">
          <w:t xml:space="preserve">xis </w:t>
        </w:r>
      </w:ins>
      <w:ins w:id="7405" w:author="jie sun" w:date="2018-04-16T22:32:00Z">
        <w:r w:rsidR="008E64F9">
          <w:rPr>
            <w:rFonts w:hint="eastAsia"/>
          </w:rPr>
          <w:t>W</w:t>
        </w:r>
      </w:ins>
      <w:ins w:id="7406" w:author="jie sun" w:date="2018-04-10T21:49:00Z">
        <w:r>
          <w:t>ith</w:t>
        </w:r>
        <w:r w:rsidRPr="000A7409">
          <w:t xml:space="preserve"> </w:t>
        </w:r>
      </w:ins>
      <w:ins w:id="7407" w:author="jie sun" w:date="2018-04-16T22:32:00Z">
        <w:r w:rsidR="008E64F9">
          <w:rPr>
            <w:rFonts w:hint="eastAsia"/>
          </w:rPr>
          <w:t>T</w:t>
        </w:r>
      </w:ins>
      <w:ins w:id="7408" w:author="jie sun" w:date="2018-04-10T21:49:00Z">
        <w:r w:rsidRPr="000A7409">
          <w:t xml:space="preserve">he </w:t>
        </w:r>
      </w:ins>
      <w:ins w:id="7409" w:author="jie sun" w:date="2018-04-16T22:32:00Z">
        <w:r w:rsidR="008E64F9">
          <w:rPr>
            <w:rFonts w:hint="eastAsia"/>
          </w:rPr>
          <w:t>D</w:t>
        </w:r>
      </w:ins>
      <w:ins w:id="7410" w:author="jie sun" w:date="2018-04-10T21:49:00Z">
        <w:r w:rsidRPr="000A7409">
          <w:t xml:space="preserve">irection </w:t>
        </w:r>
      </w:ins>
      <w:ins w:id="7411" w:author="jie sun" w:date="2018-04-16T22:33:00Z">
        <w:r w:rsidR="008E64F9">
          <w:rPr>
            <w:rFonts w:hint="eastAsia"/>
          </w:rPr>
          <w:t>O</w:t>
        </w:r>
      </w:ins>
      <w:ins w:id="7412" w:author="jie sun" w:date="2018-04-10T21:49:00Z">
        <w:r w:rsidRPr="000A7409">
          <w:t xml:space="preserve">f </w:t>
        </w:r>
      </w:ins>
      <w:ins w:id="7413" w:author="jie sun" w:date="2018-04-16T22:33:00Z">
        <w:r w:rsidR="008E64F9">
          <w:rPr>
            <w:rFonts w:hint="eastAsia"/>
          </w:rPr>
          <w:t>G</w:t>
        </w:r>
      </w:ins>
      <w:ins w:id="7414" w:author="jie sun" w:date="2018-04-10T21:49:00Z">
        <w:r w:rsidRPr="000A7409">
          <w:t>ravity</w:t>
        </w:r>
        <w:r w:rsidR="00B73AE1">
          <w:t xml:space="preserve"> </w:t>
        </w:r>
      </w:ins>
      <w:customXmlInsRangeStart w:id="7415" w:author="jie sun" w:date="2018-04-10T21:49:00Z"/>
      <w:sdt>
        <w:sdtPr>
          <w:id w:val="28927661"/>
          <w:citation/>
        </w:sdtPr>
        <w:sdtContent>
          <w:customXmlInsRangeEnd w:id="7415"/>
          <w:ins w:id="7416"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8216AB">
            <w:rPr>
              <w:rFonts w:hint="eastAsia"/>
              <w:noProof/>
            </w:rPr>
            <w:t>(CSDN Blogs, 2014)</w:t>
          </w:r>
          <w:ins w:id="7417" w:author="jie sun" w:date="2018-04-10T21:49:00Z">
            <w:r w:rsidR="00B73AE1">
              <w:fldChar w:fldCharType="end"/>
            </w:r>
          </w:ins>
          <w:customXmlInsRangeStart w:id="7418" w:author="jie sun" w:date="2018-04-10T21:49:00Z"/>
        </w:sdtContent>
      </w:sdt>
      <w:customXmlInsRangeEnd w:id="7418"/>
      <w:bookmarkEnd w:id="7383"/>
    </w:p>
    <w:p w14:paraId="03B27028" w14:textId="60DBF9C0" w:rsidR="0087014B" w:rsidRDefault="00D5184D">
      <w:pPr>
        <w:rPr>
          <w:lang w:val="en-US"/>
        </w:rPr>
      </w:pPr>
      <w:r>
        <w:rPr>
          <w:rFonts w:hint="eastAsia"/>
          <w:lang w:val="en-US"/>
        </w:rPr>
        <w:t xml:space="preserve">Following the picture below and using Pythagorean proposition, we can get g*g = Ax*Ax + </w:t>
      </w:r>
      <w:proofErr w:type="spellStart"/>
      <w:r>
        <w:rPr>
          <w:rFonts w:hint="eastAsia"/>
          <w:lang w:val="en-US"/>
        </w:rPr>
        <w:t>gcos</w:t>
      </w:r>
      <w:proofErr w:type="spellEnd"/>
      <w:r>
        <w:rPr>
          <w:rFonts w:hint="eastAsia"/>
          <w:lang w:val="en-US"/>
        </w:rPr>
        <w:t>α</w:t>
      </w:r>
      <w:r>
        <w:rPr>
          <w:rFonts w:hint="eastAsia"/>
          <w:lang w:val="en-US"/>
        </w:rPr>
        <w:t>1*</w:t>
      </w:r>
      <w:proofErr w:type="spellStart"/>
      <w:r>
        <w:rPr>
          <w:rFonts w:hint="eastAsia"/>
          <w:lang w:val="en-US"/>
        </w:rPr>
        <w:t>gcos</w:t>
      </w:r>
      <w:proofErr w:type="spellEnd"/>
      <w:r>
        <w:rPr>
          <w:rFonts w:hint="eastAsia"/>
          <w:lang w:val="en-US"/>
        </w:rPr>
        <w:t>α</w:t>
      </w:r>
      <w:r>
        <w:rPr>
          <w:rFonts w:hint="eastAsia"/>
          <w:lang w:val="en-US"/>
        </w:rPr>
        <w:t xml:space="preserve">1, so other equations can be got using Trigonometric function theorem at same time: </w:t>
      </w:r>
      <w:proofErr w:type="spellStart"/>
      <w:r>
        <w:rPr>
          <w:rFonts w:hint="eastAsia"/>
          <w:lang w:val="en-US"/>
        </w:rPr>
        <w:t>gcos</w:t>
      </w:r>
      <w:proofErr w:type="spellEnd"/>
      <w:r>
        <w:rPr>
          <w:rFonts w:hint="eastAsia"/>
          <w:lang w:val="en-US"/>
        </w:rPr>
        <w:t>α</w:t>
      </w:r>
      <w:r>
        <w:rPr>
          <w:rFonts w:hint="eastAsia"/>
          <w:lang w:val="en-US"/>
        </w:rPr>
        <w:t xml:space="preserve">1 = </w:t>
      </w:r>
      <w:proofErr w:type="gramStart"/>
      <w:r>
        <w:rPr>
          <w:rFonts w:hint="eastAsia"/>
          <w:lang w:val="en-US"/>
        </w:rPr>
        <w:t>sqrt(</w:t>
      </w:r>
      <w:proofErr w:type="gramEnd"/>
      <w:r>
        <w:rPr>
          <w:rFonts w:hint="eastAsia"/>
          <w:lang w:val="en-US"/>
        </w:rPr>
        <w:t>g*g - Ax*Ax) </w:t>
      </w:r>
      <w:r>
        <w:rPr>
          <w:rFonts w:hint="eastAsia"/>
          <w:lang w:val="en-US"/>
        </w:rPr>
        <w:t>，</w:t>
      </w:r>
      <w:proofErr w:type="spellStart"/>
      <w:r>
        <w:rPr>
          <w:rFonts w:hint="eastAsia"/>
          <w:lang w:val="en-US"/>
        </w:rPr>
        <w:t>gcos</w:t>
      </w:r>
      <w:proofErr w:type="spellEnd"/>
      <w:r>
        <w:rPr>
          <w:rFonts w:hint="eastAsia"/>
          <w:lang w:val="en-US"/>
        </w:rPr>
        <w:t>β</w:t>
      </w:r>
      <w:r>
        <w:rPr>
          <w:rFonts w:hint="eastAsia"/>
          <w:lang w:val="en-US"/>
        </w:rPr>
        <w:t>1 =sqrt(g*g - Ay*Ay )</w:t>
      </w:r>
      <w:r>
        <w:rPr>
          <w:rFonts w:hint="eastAsia"/>
          <w:lang w:val="en-US"/>
        </w:rPr>
        <w:t>，</w:t>
      </w:r>
      <w:proofErr w:type="spellStart"/>
      <w:r>
        <w:rPr>
          <w:rFonts w:hint="eastAsia"/>
          <w:lang w:val="en-US"/>
        </w:rPr>
        <w:t>gcos</w:t>
      </w:r>
      <w:proofErr w:type="spellEnd"/>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419" w:author="jie sun" w:date="2018-04-10T21:49:00Z"/>
      <w:sdt>
        <w:sdtPr>
          <w:rPr>
            <w:rFonts w:hint="eastAsia"/>
            <w:lang w:val="en-US"/>
          </w:rPr>
          <w:id w:val="-1585530573"/>
          <w:citation/>
        </w:sdtPr>
        <w:sdtContent>
          <w:customXmlInsRangeEnd w:id="7419"/>
          <w:ins w:id="7420"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8216AB" w:rsidRPr="008216AB">
            <w:rPr>
              <w:rFonts w:hint="eastAsia"/>
              <w:noProof/>
              <w:lang w:val="en-US"/>
            </w:rPr>
            <w:t>(CSDN Blogs, 2014)</w:t>
          </w:r>
          <w:ins w:id="7421" w:author="jie sun" w:date="2018-04-10T21:49:00Z">
            <w:r w:rsidR="00B73AE1">
              <w:rPr>
                <w:lang w:val="en-US"/>
              </w:rPr>
              <w:fldChar w:fldCharType="end"/>
            </w:r>
          </w:ins>
          <w:customXmlInsRangeStart w:id="7422" w:author="jie sun" w:date="2018-04-10T21:49:00Z"/>
        </w:sdtContent>
      </w:sdt>
      <w:customXmlInsRangeEnd w:id="7422"/>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 xml:space="preserve">1 = </w:t>
      </w:r>
      <w:proofErr w:type="gramStart"/>
      <w:r>
        <w:rPr>
          <w:rFonts w:hint="eastAsia"/>
          <w:lang w:val="en-US"/>
        </w:rPr>
        <w:t>sqrt(</w:t>
      </w:r>
      <w:proofErr w:type="gramEnd"/>
      <w:r>
        <w:rPr>
          <w:rFonts w:hint="eastAsia"/>
          <w:lang w:val="en-US"/>
        </w:rPr>
        <w:t>g*g - Ax*Ax) / g. And another changing equation is tan</w:t>
      </w:r>
      <w:r>
        <w:rPr>
          <w:rFonts w:hint="eastAsia"/>
          <w:lang w:val="en-US"/>
        </w:rPr>
        <w:t>α</w:t>
      </w:r>
      <w:r>
        <w:rPr>
          <w:rFonts w:hint="eastAsia"/>
          <w:lang w:val="en-US"/>
        </w:rPr>
        <w:t xml:space="preserve">1 </w:t>
      </w:r>
      <w:proofErr w:type="gramStart"/>
      <w:r>
        <w:rPr>
          <w:rFonts w:hint="eastAsia"/>
          <w:lang w:val="en-US"/>
        </w:rPr>
        <w:t>=  Ax</w:t>
      </w:r>
      <w:proofErr w:type="gramEnd"/>
      <w:r>
        <w:rPr>
          <w:rFonts w:hint="eastAsia"/>
          <w:lang w:val="en-US"/>
        </w:rPr>
        <w:t xml:space="preserve">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w:t>
      </w:r>
      <w:proofErr w:type="gramStart"/>
      <w:r>
        <w:rPr>
          <w:lang w:val="en-US"/>
        </w:rPr>
        <w:t>=  Ay</w:t>
      </w:r>
      <w:proofErr w:type="gramEnd"/>
      <w:r>
        <w:rPr>
          <w:lang w:val="en-US"/>
        </w:rPr>
        <w:t xml:space="preserve"> / sqrt(Ax*Ax</w:t>
      </w:r>
      <w:ins w:id="7423" w:author="jie sun" w:date="2018-04-08T18:46:00Z">
        <w:r w:rsidR="00E64FB4">
          <w:rPr>
            <w:lang w:val="en-US"/>
          </w:rPr>
          <w:t xml:space="preserve"> </w:t>
        </w:r>
      </w:ins>
      <w:r>
        <w:rPr>
          <w:lang w:val="en-US"/>
        </w:rPr>
        <w:t>+</w:t>
      </w:r>
      <w:ins w:id="7424"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425" w:author="jie sun" w:date="2018-04-08T18:46:00Z">
        <w:r w:rsidR="00E64FB4">
          <w:rPr>
            <w:lang w:val="en-US"/>
          </w:rPr>
          <w:t xml:space="preserve"> </w:t>
        </w:r>
      </w:ins>
      <w:r>
        <w:rPr>
          <w:lang w:val="en-US"/>
        </w:rPr>
        <w:t>+</w:t>
      </w:r>
      <w:ins w:id="7426"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5C9F15E6" w:rsidR="0087014B" w:rsidRDefault="00D5184D">
      <w:pPr>
        <w:pStyle w:val="NormalWeb"/>
        <w:shd w:val="clear" w:color="auto" w:fill="FFFFFF"/>
        <w:spacing w:after="240" w:line="390" w:lineRule="atLeast"/>
        <w:jc w:val="both"/>
        <w:rPr>
          <w:lang w:val="en-US"/>
        </w:rPr>
      </w:pPr>
      <w:r>
        <w:rPr>
          <w:rFonts w:hint="eastAsia"/>
          <w:lang w:val="en-US"/>
        </w:rPr>
        <w:t xml:space="preserve">And </w:t>
      </w:r>
      <w:del w:id="7427" w:author="jie sun" w:date="2018-04-10T21:53:00Z">
        <w:r w:rsidDel="001444AF">
          <w:rPr>
            <w:rFonts w:hint="eastAsia"/>
            <w:lang w:val="en-US"/>
          </w:rPr>
          <w:delText xml:space="preserve">also </w:delText>
        </w:r>
      </w:del>
      <w:r>
        <w:rPr>
          <w:rFonts w:hint="eastAsia"/>
          <w:lang w:val="en-US"/>
        </w:rPr>
        <w:t xml:space="preserve">using </w:t>
      </w:r>
      <w:del w:id="7428"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429" w:author="jie sun" w:date="2018-04-10T21:53:00Z"/>
      <w:sdt>
        <w:sdtPr>
          <w:rPr>
            <w:rFonts w:hint="eastAsia"/>
            <w:lang w:val="en-US"/>
          </w:rPr>
          <w:id w:val="1333955881"/>
          <w:citation/>
        </w:sdtPr>
        <w:sdtContent>
          <w:customXmlInsRangeEnd w:id="7429"/>
          <w:ins w:id="7430"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8216AB">
            <w:rPr>
              <w:rFonts w:hint="eastAsia"/>
              <w:noProof/>
              <w:lang w:val="en-US"/>
            </w:rPr>
            <w:t xml:space="preserve"> </w:t>
          </w:r>
          <w:r w:rsidR="008216AB" w:rsidRPr="008216AB">
            <w:rPr>
              <w:rFonts w:hint="eastAsia"/>
              <w:noProof/>
              <w:lang w:val="en-US"/>
            </w:rPr>
            <w:t>(CSDN Blogs, 2014)</w:t>
          </w:r>
          <w:ins w:id="7431" w:author="jie sun" w:date="2018-04-10T21:53:00Z">
            <w:r w:rsidR="004404E0">
              <w:rPr>
                <w:lang w:val="en-US"/>
              </w:rPr>
              <w:fldChar w:fldCharType="end"/>
            </w:r>
          </w:ins>
          <w:customXmlInsRangeStart w:id="7432" w:author="jie sun" w:date="2018-04-10T21:53:00Z"/>
        </w:sdtContent>
      </w:sdt>
      <w:customXmlInsRangeEnd w:id="7432"/>
    </w:p>
    <w:p w14:paraId="511A92C1" w14:textId="77777777" w:rsidR="0087014B" w:rsidRDefault="00D5184D">
      <w:pPr>
        <w:pStyle w:val="NormalWeb"/>
        <w:shd w:val="clear" w:color="auto" w:fill="FFFFFF"/>
        <w:spacing w:after="240" w:line="390" w:lineRule="atLeast"/>
        <w:jc w:val="both"/>
        <w:rPr>
          <w:lang w:val="en-US"/>
        </w:rPr>
      </w:pPr>
      <w:proofErr w:type="spellStart"/>
      <w:r>
        <w:rPr>
          <w:lang w:val="en-US"/>
        </w:rPr>
        <w:t>θx</w:t>
      </w:r>
      <w:proofErr w:type="spellEnd"/>
      <w:r>
        <w:rPr>
          <w:lang w:val="en-US"/>
        </w:rPr>
        <w:t xml:space="preserve"> = α1*180/π = [</w:t>
      </w:r>
      <w:proofErr w:type="gramStart"/>
      <w:r>
        <w:rPr>
          <w:lang w:val="en-US"/>
        </w:rPr>
        <w:t>arctan(</w:t>
      </w:r>
      <w:proofErr w:type="gramEnd"/>
      <w:r>
        <w:rPr>
          <w:lang w:val="en-US"/>
        </w:rPr>
        <w:t>Ax / sqrt(Ay*Ay + Az*Az))] *180/π</w:t>
      </w:r>
    </w:p>
    <w:p w14:paraId="037CE35D" w14:textId="77777777" w:rsidR="0087014B" w:rsidRDefault="00D5184D">
      <w:pPr>
        <w:pStyle w:val="NormalWeb"/>
        <w:shd w:val="clear" w:color="auto" w:fill="FFFFFF"/>
        <w:spacing w:after="240" w:line="390" w:lineRule="atLeast"/>
        <w:jc w:val="both"/>
        <w:rPr>
          <w:lang w:val="en-US"/>
        </w:rPr>
      </w:pPr>
      <w:proofErr w:type="spellStart"/>
      <w:r>
        <w:rPr>
          <w:lang w:val="en-US"/>
        </w:rPr>
        <w:t>θy</w:t>
      </w:r>
      <w:proofErr w:type="spellEnd"/>
      <w:r>
        <w:rPr>
          <w:lang w:val="en-US"/>
        </w:rPr>
        <w:t xml:space="preserve"> =β1*180/π = [</w:t>
      </w:r>
      <w:proofErr w:type="gramStart"/>
      <w:r>
        <w:rPr>
          <w:lang w:val="en-US"/>
        </w:rPr>
        <w:t>arctan(</w:t>
      </w:r>
      <w:proofErr w:type="gramEnd"/>
      <w:r>
        <w:rPr>
          <w:lang w:val="en-US"/>
        </w:rPr>
        <w:t>Ay / sqrt(Ax*</w:t>
      </w:r>
      <w:proofErr w:type="spellStart"/>
      <w:r>
        <w:rPr>
          <w:lang w:val="en-US"/>
        </w:rPr>
        <w:t>Ax+Az</w:t>
      </w:r>
      <w:proofErr w:type="spellEnd"/>
      <w:r>
        <w:rPr>
          <w:lang w:val="en-US"/>
        </w:rPr>
        <w:t>*Az))]*180/π</w:t>
      </w:r>
    </w:p>
    <w:p w14:paraId="692B13D1" w14:textId="77777777" w:rsidR="0087014B" w:rsidDel="009277DC" w:rsidRDefault="00D5184D">
      <w:pPr>
        <w:pStyle w:val="NormalWeb"/>
        <w:shd w:val="clear" w:color="auto" w:fill="FFFFFF"/>
        <w:spacing w:after="240" w:line="390" w:lineRule="atLeast"/>
        <w:jc w:val="both"/>
        <w:rPr>
          <w:del w:id="7433" w:author="jie sun" w:date="2018-04-10T21:53:00Z"/>
          <w:lang w:val="en-US"/>
        </w:rPr>
      </w:pPr>
      <w:proofErr w:type="spellStart"/>
      <w:r>
        <w:rPr>
          <w:lang w:val="en-US"/>
        </w:rPr>
        <w:t>θz</w:t>
      </w:r>
      <w:proofErr w:type="spellEnd"/>
      <w:r>
        <w:rPr>
          <w:lang w:val="en-US"/>
        </w:rPr>
        <w:t xml:space="preserve"> =γ1*180/π = [</w:t>
      </w:r>
      <w:proofErr w:type="gramStart"/>
      <w:r>
        <w:rPr>
          <w:lang w:val="en-US"/>
        </w:rPr>
        <w:t>arctan( Az</w:t>
      </w:r>
      <w:proofErr w:type="gramEnd"/>
      <w:r>
        <w:rPr>
          <w:lang w:val="en-US"/>
        </w:rPr>
        <w:t xml:space="preserve"> / sqrt(Ax*Ax +Ay*Ay))]*180/π     </w:t>
      </w:r>
      <w:del w:id="7434" w:author="JIE  SUN" w:date="2018-06-21T18:47:00Z">
        <w:r w:rsidDel="00FF6AFA">
          <w:rPr>
            <w:lang w:val="en-US"/>
          </w:rPr>
          <w:delText> </w:delText>
        </w:r>
      </w:del>
      <w:r>
        <w:rPr>
          <w:lang w:val="en-US"/>
        </w:rPr>
        <w:t>      </w:t>
      </w:r>
    </w:p>
    <w:p w14:paraId="34A41922" w14:textId="77777777" w:rsidR="0087014B" w:rsidDel="001444AF" w:rsidRDefault="00D5184D">
      <w:pPr>
        <w:rPr>
          <w:ins w:id="7435" w:author="像个男人一样" w:date="2018-03-21T02:13:00Z"/>
          <w:del w:id="7436" w:author="jie sun" w:date="2018-04-10T21:52:00Z"/>
          <w:rFonts w:ascii="SimSun" w:eastAsia="SimSun" w:hAnsi="SimSun" w:cs="SimSun"/>
          <w:szCs w:val="24"/>
        </w:rPr>
      </w:pPr>
      <w:del w:id="7437"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438" w:author="像个男人一样" w:date="2018-03-21T21:23:00Z">
            <w:rPr>
              <w:rFonts w:ascii="SimSun" w:eastAsia="SimSun" w:hAnsi="SimSun" w:cs="SimSun"/>
              <w:szCs w:val="24"/>
            </w:rPr>
          </w:rPrChange>
        </w:rPr>
        <w:pPrChange w:id="7439" w:author="jie sun" w:date="2018-04-10T21:53:00Z">
          <w:pPr/>
        </w:pPrChange>
      </w:pPr>
    </w:p>
    <w:p w14:paraId="3E1F2579" w14:textId="77777777" w:rsidR="0087014B" w:rsidRDefault="00D5184D">
      <w:pPr>
        <w:pStyle w:val="Caption"/>
        <w:rPr>
          <w:ins w:id="7440" w:author="JIE  SUN" w:date="2018-06-21T18:47:00Z"/>
          <w:color w:val="000000" w:themeColor="text1"/>
          <w:lang w:val="en-US"/>
        </w:rPr>
        <w:pPrChange w:id="7441" w:author="像个男人一样" w:date="2018-03-21T02:12:00Z">
          <w:pPr/>
        </w:pPrChange>
      </w:pPr>
      <w:r>
        <w:rPr>
          <w:iCs w:val="0"/>
          <w:color w:val="000000" w:themeColor="text1"/>
          <w:sz w:val="24"/>
          <w:szCs w:val="22"/>
          <w:lang w:val="en-US"/>
          <w:rPrChange w:id="7442" w:author="像个男人一样" w:date="2018-03-21T21:23:00Z">
            <w:rPr>
              <w:lang w:val="en-US"/>
            </w:rPr>
          </w:rPrChange>
        </w:rPr>
        <w:t>Using the angle calculation formula, we can get a diagram below</w:t>
      </w:r>
      <w:ins w:id="7443" w:author="JIE  SUN" w:date="2018-06-21T19:36:00Z">
        <w:r w:rsidR="00C57347">
          <w:rPr>
            <w:iCs w:val="0"/>
            <w:color w:val="000000" w:themeColor="text1"/>
            <w:sz w:val="24"/>
            <w:szCs w:val="22"/>
            <w:lang w:val="en-US"/>
          </w:rPr>
          <w:t xml:space="preserve">, </w:t>
        </w:r>
      </w:ins>
      <w:bookmarkStart w:id="7444" w:name="OLE_LINK62"/>
      <w:ins w:id="7445"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446" w:author="JIE  SUN" w:date="2018-06-21T19:39:00Z">
        <w:r w:rsidR="00C57347">
          <w:rPr>
            <w:iCs w:val="0"/>
            <w:color w:val="000000" w:themeColor="text1"/>
            <w:sz w:val="24"/>
            <w:szCs w:val="22"/>
            <w:lang w:val="en-US"/>
          </w:rPr>
          <w:t>01 s</w:t>
        </w:r>
      </w:ins>
      <w:ins w:id="7447" w:author="JIE  SUN" w:date="2018-06-21T19:37:00Z">
        <w:r w:rsidR="00C57347">
          <w:rPr>
            <w:iCs w:val="0"/>
            <w:color w:val="000000" w:themeColor="text1"/>
            <w:sz w:val="24"/>
            <w:szCs w:val="22"/>
            <w:lang w:val="en-US"/>
          </w:rPr>
          <w:t xml:space="preserve"> and vertical ordinate is the angle the unit is one degree</w:t>
        </w:r>
        <w:bookmarkEnd w:id="7444"/>
        <w:r w:rsidR="00C57347">
          <w:rPr>
            <w:iCs w:val="0"/>
            <w:color w:val="000000" w:themeColor="text1"/>
            <w:sz w:val="24"/>
            <w:szCs w:val="22"/>
            <w:lang w:val="en-US"/>
          </w:rPr>
          <w:t xml:space="preserve">, </w:t>
        </w:r>
      </w:ins>
      <w:del w:id="7448" w:author="JIE  SUN" w:date="2018-06-21T19:36:00Z">
        <w:r w:rsidDel="00C57347">
          <w:rPr>
            <w:iCs w:val="0"/>
            <w:color w:val="000000" w:themeColor="text1"/>
            <w:sz w:val="24"/>
            <w:szCs w:val="22"/>
            <w:lang w:val="en-US"/>
            <w:rPrChange w:id="7449" w:author="像个男人一样" w:date="2018-03-21T21:23:00Z">
              <w:rPr>
                <w:lang w:val="en-US"/>
              </w:rPr>
            </w:rPrChange>
          </w:rPr>
          <w:delText xml:space="preserve"> </w:delText>
        </w:r>
      </w:del>
      <w:r>
        <w:rPr>
          <w:iCs w:val="0"/>
          <w:color w:val="000000" w:themeColor="text1"/>
          <w:sz w:val="24"/>
          <w:szCs w:val="22"/>
          <w:lang w:val="en-US"/>
          <w:rPrChange w:id="7450" w:author="像个男人一样" w:date="2018-03-21T21:23:00Z">
            <w:rPr>
              <w:lang w:val="en-US"/>
            </w:rPr>
          </w:rPrChange>
        </w:rPr>
        <w:t xml:space="preserve">shows an iPhone is </w:t>
      </w:r>
      <w:ins w:id="7451"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452" w:author="像个男人一样" w:date="2018-03-21T21:23:00Z">
            <w:rPr>
              <w:lang w:val="en-US"/>
            </w:rPr>
          </w:rPrChange>
        </w:rPr>
        <w:t xml:space="preserve">put up from a desk. The </w:t>
      </w:r>
      <w:del w:id="7453" w:author="JIE  SUN" w:date="2018-06-21T19:33:00Z">
        <w:r w:rsidDel="00984F18">
          <w:rPr>
            <w:iCs w:val="0"/>
            <w:color w:val="000000" w:themeColor="text1"/>
            <w:sz w:val="24"/>
            <w:szCs w:val="22"/>
            <w:lang w:val="en-US"/>
            <w:rPrChange w:id="7454" w:author="像个男人一样" w:date="2018-03-21T21:23:00Z">
              <w:rPr>
                <w:lang w:val="en-US"/>
              </w:rPr>
            </w:rPrChange>
          </w:rPr>
          <w:delText xml:space="preserve">angle </w:delText>
        </w:r>
      </w:del>
      <w:ins w:id="7455"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456" w:author="像个男人一样" w:date="2018-03-21T21:23:00Z">
              <w:rPr>
                <w:lang w:val="en-US"/>
              </w:rPr>
            </w:rPrChange>
          </w:rPr>
          <w:t xml:space="preserve"> </w:t>
        </w:r>
      </w:ins>
      <w:r>
        <w:rPr>
          <w:iCs w:val="0"/>
          <w:color w:val="000000" w:themeColor="text1"/>
          <w:sz w:val="24"/>
          <w:szCs w:val="22"/>
          <w:lang w:val="en-US"/>
          <w:rPrChange w:id="7457" w:author="像个男人一样" w:date="2018-03-21T21:23:00Z">
            <w:rPr>
              <w:lang w:val="en-US"/>
            </w:rPr>
          </w:rPrChange>
        </w:rPr>
        <w:t xml:space="preserve">changes below in </w:t>
      </w:r>
      <w:del w:id="7458" w:author="JIE  SUN" w:date="2018-06-21T19:34:00Z">
        <w:r w:rsidDel="00984F18">
          <w:rPr>
            <w:iCs w:val="0"/>
            <w:color w:val="000000" w:themeColor="text1"/>
            <w:sz w:val="24"/>
            <w:szCs w:val="22"/>
            <w:lang w:val="en-US"/>
            <w:rPrChange w:id="7459" w:author="像个男人一样" w:date="2018-03-21T21:23:00Z">
              <w:rPr>
                <w:lang w:val="en-US"/>
              </w:rPr>
            </w:rPrChange>
          </w:rPr>
          <w:delText xml:space="preserve">three directions, </w:delText>
        </w:r>
      </w:del>
      <w:r>
        <w:rPr>
          <w:iCs w:val="0"/>
          <w:color w:val="000000" w:themeColor="text1"/>
          <w:sz w:val="24"/>
          <w:szCs w:val="22"/>
          <w:lang w:val="en-US"/>
          <w:rPrChange w:id="7460" w:author="像个男人一样" w:date="2018-03-21T21:23:00Z">
            <w:rPr>
              <w:lang w:val="en-US"/>
            </w:rPr>
          </w:rPrChange>
        </w:rPr>
        <w:t>X, Y and Z</w:t>
      </w:r>
      <w:ins w:id="7461"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462" w:author="像个男人一样" w:date="2018-03-21T21:23:00Z">
            <w:rPr>
              <w:lang w:val="en-US"/>
            </w:rPr>
          </w:rPrChange>
        </w:rPr>
        <w:t xml:space="preserve">, Y axis changes from </w:t>
      </w:r>
      <w:ins w:id="7463" w:author="JIE  SUN" w:date="2018-06-21T19:36:00Z">
        <w:r w:rsidR="00C57347">
          <w:rPr>
            <w:iCs w:val="0"/>
            <w:color w:val="000000" w:themeColor="text1"/>
            <w:sz w:val="24"/>
            <w:szCs w:val="22"/>
            <w:lang w:val="en-US"/>
          </w:rPr>
          <w:t>0</w:t>
        </w:r>
      </w:ins>
      <w:del w:id="7464" w:author="JIE  SUN" w:date="2018-06-21T19:36:00Z">
        <w:r w:rsidDel="00C57347">
          <w:rPr>
            <w:iCs w:val="0"/>
            <w:color w:val="000000" w:themeColor="text1"/>
            <w:sz w:val="24"/>
            <w:szCs w:val="22"/>
            <w:lang w:val="en-US"/>
            <w:rPrChange w:id="7465" w:author="像个男人一样" w:date="2018-03-21T21:23:00Z">
              <w:rPr>
                <w:lang w:val="en-US"/>
              </w:rPr>
            </w:rPrChange>
          </w:rPr>
          <w:delText>-90</w:delText>
        </w:r>
      </w:del>
      <w:r>
        <w:rPr>
          <w:iCs w:val="0"/>
          <w:color w:val="000000" w:themeColor="text1"/>
          <w:sz w:val="24"/>
          <w:szCs w:val="22"/>
          <w:lang w:val="en-US"/>
          <w:rPrChange w:id="7466" w:author="像个男人一样" w:date="2018-03-21T21:23:00Z">
            <w:rPr>
              <w:lang w:val="en-US"/>
            </w:rPr>
          </w:rPrChange>
        </w:rPr>
        <w:t xml:space="preserve">° to </w:t>
      </w:r>
      <w:ins w:id="7467" w:author="JIE  SUN" w:date="2018-06-21T19:36:00Z">
        <w:r w:rsidR="00C57347">
          <w:rPr>
            <w:iCs w:val="0"/>
            <w:color w:val="000000" w:themeColor="text1"/>
            <w:sz w:val="24"/>
            <w:szCs w:val="22"/>
            <w:lang w:val="en-US"/>
          </w:rPr>
          <w:t>-9</w:t>
        </w:r>
      </w:ins>
      <w:r>
        <w:rPr>
          <w:iCs w:val="0"/>
          <w:color w:val="000000" w:themeColor="text1"/>
          <w:sz w:val="24"/>
          <w:szCs w:val="22"/>
          <w:lang w:val="en-US"/>
          <w:rPrChange w:id="7468" w:author="像个男人一样" w:date="2018-03-21T21:23:00Z">
            <w:rPr>
              <w:lang w:val="en-US"/>
            </w:rPr>
          </w:rPrChange>
        </w:rPr>
        <w:t xml:space="preserve">0° and Z axis changes oppositely from </w:t>
      </w:r>
      <w:ins w:id="7469" w:author="JIE  SUN" w:date="2018-06-21T19:36:00Z">
        <w:r w:rsidR="00C57347">
          <w:rPr>
            <w:iCs w:val="0"/>
            <w:color w:val="000000" w:themeColor="text1"/>
            <w:sz w:val="24"/>
            <w:szCs w:val="22"/>
            <w:lang w:val="en-US"/>
          </w:rPr>
          <w:t>-9</w:t>
        </w:r>
      </w:ins>
      <w:r>
        <w:rPr>
          <w:iCs w:val="0"/>
          <w:color w:val="000000" w:themeColor="text1"/>
          <w:sz w:val="24"/>
          <w:szCs w:val="22"/>
          <w:lang w:val="en-US"/>
          <w:rPrChange w:id="7470" w:author="像个男人一样" w:date="2018-03-21T21:23:00Z">
            <w:rPr>
              <w:lang w:val="en-US"/>
            </w:rPr>
          </w:rPrChange>
        </w:rPr>
        <w:t xml:space="preserve">0° to </w:t>
      </w:r>
      <w:del w:id="7471" w:author="JIE  SUN" w:date="2018-06-21T19:36:00Z">
        <w:r w:rsidDel="00C57347">
          <w:rPr>
            <w:iCs w:val="0"/>
            <w:color w:val="000000" w:themeColor="text1"/>
            <w:sz w:val="24"/>
            <w:szCs w:val="22"/>
            <w:lang w:val="en-US"/>
            <w:rPrChange w:id="7472" w:author="像个男人一样" w:date="2018-03-21T21:23:00Z">
              <w:rPr>
                <w:lang w:val="en-US"/>
              </w:rPr>
            </w:rPrChange>
          </w:rPr>
          <w:delText>9</w:delText>
        </w:r>
      </w:del>
      <w:r>
        <w:rPr>
          <w:iCs w:val="0"/>
          <w:color w:val="000000" w:themeColor="text1"/>
          <w:sz w:val="24"/>
          <w:szCs w:val="22"/>
          <w:lang w:val="en-US"/>
          <w:rPrChange w:id="7473" w:author="像个男人一样" w:date="2018-03-21T21:23:00Z">
            <w:rPr>
              <w:lang w:val="en-US"/>
            </w:rPr>
          </w:rPrChange>
        </w:rPr>
        <w:t>0°</w:t>
      </w:r>
      <w:r>
        <w:rPr>
          <w:iCs w:val="0"/>
          <w:color w:val="000000" w:themeColor="text1"/>
          <w:sz w:val="24"/>
          <w:szCs w:val="22"/>
          <w:lang w:val="en-US"/>
          <w:rPrChange w:id="7474" w:author="像个男人一样" w:date="2018-03-21T21:23:00Z">
            <w:rPr>
              <w:lang w:val="en-US"/>
            </w:rPr>
          </w:rPrChange>
        </w:rPr>
        <w:t>，</w:t>
      </w:r>
      <w:r>
        <w:rPr>
          <w:iCs w:val="0"/>
          <w:color w:val="000000" w:themeColor="text1"/>
          <w:sz w:val="24"/>
          <w:szCs w:val="22"/>
          <w:lang w:val="en-US"/>
          <w:rPrChange w:id="7475" w:author="像个男人一样" w:date="2018-03-21T21:23:00Z">
            <w:rPr>
              <w:lang w:val="en-US"/>
            </w:rPr>
          </w:rPrChange>
        </w:rPr>
        <w:t>and absolutely the X almost does not change since the X axis is alway</w:t>
      </w:r>
      <w:ins w:id="7476" w:author="jie sun" w:date="2018-04-08T18:29:00Z">
        <w:r w:rsidR="00B15199">
          <w:rPr>
            <w:iCs w:val="0"/>
            <w:color w:val="000000" w:themeColor="text1"/>
            <w:sz w:val="24"/>
            <w:szCs w:val="22"/>
            <w:lang w:val="en-US"/>
          </w:rPr>
          <w:t>s</w:t>
        </w:r>
      </w:ins>
      <w:r>
        <w:rPr>
          <w:iCs w:val="0"/>
          <w:color w:val="000000" w:themeColor="text1"/>
          <w:sz w:val="24"/>
          <w:szCs w:val="22"/>
          <w:lang w:val="en-US"/>
          <w:rPrChange w:id="7477" w:author="像个男人一样" w:date="2018-03-21T21:23:00Z">
            <w:rPr>
              <w:lang w:val="en-US"/>
            </w:rPr>
          </w:rPrChange>
        </w:rPr>
        <w:t xml:space="preserve"> parallel with </w:t>
      </w:r>
      <w:del w:id="7478" w:author="jie sun" w:date="2018-04-10T21:39:00Z">
        <w:r w:rsidDel="00DD6B32">
          <w:rPr>
            <w:iCs w:val="0"/>
            <w:color w:val="000000" w:themeColor="text1"/>
            <w:sz w:val="24"/>
            <w:szCs w:val="22"/>
            <w:lang w:val="en-US"/>
            <w:rPrChange w:id="7479" w:author="像个男人一样" w:date="2018-03-21T21:23:00Z">
              <w:rPr>
                <w:lang w:val="en-US"/>
              </w:rPr>
            </w:rPrChange>
          </w:rPr>
          <w:delText xml:space="preserve"> </w:delText>
        </w:r>
      </w:del>
      <w:r>
        <w:rPr>
          <w:iCs w:val="0"/>
          <w:color w:val="000000" w:themeColor="text1"/>
          <w:sz w:val="24"/>
          <w:szCs w:val="22"/>
          <w:lang w:val="en-US"/>
          <w:rPrChange w:id="7480" w:author="像个男人一样" w:date="2018-03-21T21:23:00Z">
            <w:rPr>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481" w:author="像个男人一样" w:date="2018-03-21T02:12:00Z"/>
          <w:lang w:val="en-US"/>
        </w:rPr>
        <w:pPrChange w:id="7482"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483"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484"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100E5F96" w:rsidR="00984F18" w:rsidRPr="00984F18" w:rsidRDefault="00D5184D">
      <w:pPr>
        <w:pStyle w:val="Caption"/>
        <w:jc w:val="center"/>
        <w:rPr>
          <w:rPrChange w:id="7485" w:author="JIE  SUN" w:date="2018-06-21T19:35:00Z">
            <w:rPr>
              <w:lang w:val="en-US"/>
            </w:rPr>
          </w:rPrChange>
        </w:rPr>
        <w:pPrChange w:id="7486" w:author="JIE  SUN" w:date="2018-06-21T19:36:00Z">
          <w:pPr/>
        </w:pPrChange>
      </w:pPr>
      <w:bookmarkStart w:id="7487" w:name="_Toc517801901"/>
      <w:ins w:id="7488" w:author="像个男人一样" w:date="2018-03-21T02:12:00Z">
        <w:r>
          <w:t xml:space="preserve">Figure </w:t>
        </w:r>
      </w:ins>
      <w:ins w:id="7489" w:author="JIE  SUN" w:date="2018-06-21T13:36:00Z">
        <w:r w:rsidR="00A64E7B">
          <w:fldChar w:fldCharType="begin"/>
        </w:r>
        <w:r w:rsidR="00A64E7B">
          <w:instrText xml:space="preserve"> STYLEREF 1 \s </w:instrText>
        </w:r>
      </w:ins>
      <w:r w:rsidR="00A64E7B">
        <w:fldChar w:fldCharType="separate"/>
      </w:r>
      <w:r w:rsidR="009F4579">
        <w:rPr>
          <w:noProof/>
        </w:rPr>
        <w:t>5</w:t>
      </w:r>
      <w:ins w:id="749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9</w:t>
      </w:r>
      <w:ins w:id="7491" w:author="JIE  SUN" w:date="2018-06-21T13:36:00Z">
        <w:r w:rsidR="00A64E7B">
          <w:fldChar w:fldCharType="end"/>
        </w:r>
      </w:ins>
      <w:ins w:id="7492" w:author="jie sun" w:date="2018-04-19T13:00:00Z">
        <w:del w:id="7493" w:author="JIE  SUN" w:date="2018-06-21T13:34:00Z">
          <w:r w:rsidR="00083FE7" w:rsidDel="00A64E7B">
            <w:fldChar w:fldCharType="begin"/>
          </w:r>
          <w:r w:rsidR="00083FE7" w:rsidDel="00A64E7B">
            <w:delInstrText xml:space="preserve"> STYLEREF 1 \s </w:delInstrText>
          </w:r>
        </w:del>
      </w:ins>
      <w:del w:id="7494" w:author="JIE  SUN" w:date="2018-06-21T13:34:00Z">
        <w:r w:rsidR="00083FE7" w:rsidDel="00A64E7B">
          <w:fldChar w:fldCharType="separate"/>
        </w:r>
        <w:r w:rsidR="00083FE7" w:rsidDel="00A64E7B">
          <w:rPr>
            <w:noProof/>
          </w:rPr>
          <w:delText>4</w:delText>
        </w:r>
      </w:del>
      <w:ins w:id="7495" w:author="jie sun" w:date="2018-04-19T13:00:00Z">
        <w:del w:id="749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97" w:author="JIE  SUN" w:date="2018-06-21T13:34:00Z">
        <w:r w:rsidR="00083FE7" w:rsidDel="00A64E7B">
          <w:fldChar w:fldCharType="separate"/>
        </w:r>
      </w:del>
      <w:ins w:id="7498" w:author="jie sun" w:date="2018-04-19T13:00:00Z">
        <w:del w:id="7499" w:author="JIE  SUN" w:date="2018-06-21T13:34:00Z">
          <w:r w:rsidR="00083FE7" w:rsidDel="00A64E7B">
            <w:rPr>
              <w:noProof/>
            </w:rPr>
            <w:delText>8</w:delText>
          </w:r>
          <w:r w:rsidR="00083FE7" w:rsidDel="00A64E7B">
            <w:fldChar w:fldCharType="end"/>
          </w:r>
        </w:del>
      </w:ins>
      <w:ins w:id="7500" w:author="像个男人一样" w:date="2018-03-21T02:12:00Z">
        <w:del w:id="750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502" w:author="像个男人一样" w:date="2018-03-22T11:51:00Z">
        <w:del w:id="7503" w:author="jie sun" w:date="2018-04-10T21:45:00Z">
          <w:r w:rsidDel="00454521">
            <w:delText>7</w:delText>
          </w:r>
        </w:del>
      </w:ins>
      <w:ins w:id="7504" w:author="像个男人一样" w:date="2018-03-21T02:12:00Z">
        <w:del w:id="7505" w:author="jie sun" w:date="2018-04-10T21:45:00Z">
          <w:r w:rsidDel="00454521">
            <w:fldChar w:fldCharType="end"/>
          </w:r>
        </w:del>
        <w:bookmarkStart w:id="7506" w:name="_Toc22714"/>
        <w:bookmarkStart w:id="7507" w:name="_Toc28984"/>
        <w:bookmarkStart w:id="7508" w:name="_Toc27541"/>
        <w:bookmarkStart w:id="7509" w:name="_Toc32269"/>
        <w:bookmarkStart w:id="7510" w:name="_Toc21966"/>
        <w:bookmarkStart w:id="7511" w:name="_Toc25368"/>
        <w:bookmarkStart w:id="7512" w:name="_Toc8907"/>
        <w:bookmarkStart w:id="7513" w:name="_Toc18244"/>
        <w:bookmarkStart w:id="7514" w:name="_Toc32529"/>
        <w:bookmarkStart w:id="7515" w:name="_Toc13612"/>
        <w:bookmarkStart w:id="7516" w:name="_Toc20295"/>
        <w:bookmarkStart w:id="7517" w:name="_Toc6588"/>
        <w:bookmarkStart w:id="7518" w:name="_Toc27096"/>
        <w:bookmarkStart w:id="7519" w:name="_Toc28655"/>
        <w:bookmarkStart w:id="7520" w:name="_Toc9499"/>
        <w:bookmarkStart w:id="7521" w:name="_Toc16993"/>
        <w:bookmarkStart w:id="7522" w:name="_Toc18839"/>
        <w:bookmarkStart w:id="7523" w:name="_Toc18376"/>
        <w:bookmarkStart w:id="7524" w:name="_Toc28242"/>
        <w:bookmarkStart w:id="7525" w:name="_Toc26471"/>
        <w:bookmarkStart w:id="7526" w:name="_Toc5050"/>
        <w:bookmarkStart w:id="7527" w:name="_Toc22932"/>
        <w:bookmarkStart w:id="7528" w:name="_Toc26101"/>
        <w:bookmarkStart w:id="7529" w:name="_Toc28679"/>
        <w:bookmarkStart w:id="7530" w:name="_Toc29040"/>
        <w:r>
          <w:rPr>
            <w:rFonts w:hint="eastAsia"/>
          </w:rPr>
          <w:t>:</w:t>
        </w:r>
      </w:ins>
      <w:ins w:id="7531" w:author="JIE  SUN" w:date="2018-06-21T14:55:00Z">
        <w:r w:rsidR="00CE7862">
          <w:t xml:space="preserve"> </w:t>
        </w:r>
      </w:ins>
      <w:ins w:id="7532" w:author="像个男人一样" w:date="2018-03-21T02:12:00Z">
        <w:r>
          <w:rPr>
            <w:rFonts w:hint="eastAsia"/>
          </w:rPr>
          <w:t xml:space="preserve">Put </w:t>
        </w:r>
      </w:ins>
      <w:ins w:id="7533" w:author="jie sun" w:date="2018-04-16T22:33:00Z">
        <w:r w:rsidR="002126F1">
          <w:rPr>
            <w:rFonts w:hint="eastAsia"/>
          </w:rPr>
          <w:t>T</w:t>
        </w:r>
      </w:ins>
      <w:ins w:id="7534" w:author="像个男人一样" w:date="2018-03-21T02:12:00Z">
        <w:del w:id="7535" w:author="jie sun" w:date="2018-04-16T22:33:00Z">
          <w:r w:rsidDel="002126F1">
            <w:rPr>
              <w:rFonts w:hint="eastAsia"/>
            </w:rPr>
            <w:delText>t</w:delText>
          </w:r>
        </w:del>
        <w:r>
          <w:rPr>
            <w:rFonts w:hint="eastAsia"/>
          </w:rPr>
          <w:t xml:space="preserve">he </w:t>
        </w:r>
      </w:ins>
      <w:ins w:id="7536" w:author="jie sun" w:date="2018-04-16T22:33:00Z">
        <w:r w:rsidR="002126F1">
          <w:rPr>
            <w:rFonts w:hint="eastAsia"/>
          </w:rPr>
          <w:t>P</w:t>
        </w:r>
      </w:ins>
      <w:ins w:id="7537" w:author="像个男人一样" w:date="2018-03-21T02:12:00Z">
        <w:del w:id="7538" w:author="jie sun" w:date="2018-04-16T22:33:00Z">
          <w:r w:rsidDel="002126F1">
            <w:rPr>
              <w:rFonts w:hint="eastAsia"/>
            </w:rPr>
            <w:delText>p</w:delText>
          </w:r>
        </w:del>
        <w:r>
          <w:rPr>
            <w:rFonts w:hint="eastAsia"/>
          </w:rPr>
          <w:t xml:space="preserve">hone </w:t>
        </w:r>
      </w:ins>
      <w:ins w:id="7539" w:author="jie sun" w:date="2018-04-16T22:33:00Z">
        <w:r w:rsidR="002126F1">
          <w:rPr>
            <w:rFonts w:hint="eastAsia"/>
          </w:rPr>
          <w:t>U</w:t>
        </w:r>
      </w:ins>
      <w:ins w:id="7540" w:author="像个男人一样" w:date="2018-03-21T02:12:00Z">
        <w:del w:id="7541" w:author="jie sun" w:date="2018-04-16T22:33:00Z">
          <w:r w:rsidDel="002126F1">
            <w:rPr>
              <w:rFonts w:hint="eastAsia"/>
            </w:rPr>
            <w:delText>u</w:delText>
          </w:r>
        </w:del>
        <w:r>
          <w:rPr>
            <w:rFonts w:hint="eastAsia"/>
          </w:rPr>
          <w:t>p</w:t>
        </w:r>
      </w:ins>
      <w:bookmarkEnd w:id="7487"/>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p>
    <w:p w14:paraId="6CCFEA96" w14:textId="77777777" w:rsidR="0087014B" w:rsidRDefault="00D5184D">
      <w:pPr>
        <w:jc w:val="center"/>
        <w:rPr>
          <w:lang w:val="en-US"/>
        </w:rPr>
        <w:pPrChange w:id="7542" w:author="jie sun" w:date="2018-04-16T21:42:00Z">
          <w:pPr/>
        </w:pPrChange>
      </w:pPr>
      <w:del w:id="7543"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544"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2657CB43" w:rsidR="0087014B" w:rsidRDefault="00D5184D">
      <w:pPr>
        <w:pStyle w:val="Caption"/>
        <w:jc w:val="center"/>
        <w:rPr>
          <w:ins w:id="7545" w:author="JIE  SUN" w:date="2018-06-21T18:48:00Z"/>
        </w:rPr>
        <w:pPrChange w:id="7546" w:author="jie sun" w:date="2018-04-16T21:42:00Z">
          <w:pPr/>
        </w:pPrChange>
      </w:pPr>
      <w:bookmarkStart w:id="7547" w:name="_Toc517801902"/>
      <w:ins w:id="7548" w:author="像个男人一样" w:date="2018-03-21T02:13:00Z">
        <w:r>
          <w:t xml:space="preserve">Figure </w:t>
        </w:r>
      </w:ins>
      <w:ins w:id="7549" w:author="JIE  SUN" w:date="2018-06-21T13:36:00Z">
        <w:r w:rsidR="00A64E7B">
          <w:fldChar w:fldCharType="begin"/>
        </w:r>
        <w:r w:rsidR="00A64E7B">
          <w:instrText xml:space="preserve"> STYLEREF 1 \s </w:instrText>
        </w:r>
      </w:ins>
      <w:r w:rsidR="00A64E7B">
        <w:fldChar w:fldCharType="separate"/>
      </w:r>
      <w:r w:rsidR="009F4579">
        <w:rPr>
          <w:noProof/>
        </w:rPr>
        <w:t>5</w:t>
      </w:r>
      <w:ins w:id="755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10</w:t>
      </w:r>
      <w:ins w:id="7551" w:author="JIE  SUN" w:date="2018-06-21T13:36:00Z">
        <w:r w:rsidR="00A64E7B">
          <w:fldChar w:fldCharType="end"/>
        </w:r>
      </w:ins>
      <w:ins w:id="7552" w:author="jie sun" w:date="2018-04-19T13:00:00Z">
        <w:del w:id="7553" w:author="JIE  SUN" w:date="2018-06-21T13:34:00Z">
          <w:r w:rsidR="00083FE7" w:rsidDel="00A64E7B">
            <w:fldChar w:fldCharType="begin"/>
          </w:r>
          <w:r w:rsidR="00083FE7" w:rsidDel="00A64E7B">
            <w:delInstrText xml:space="preserve"> STYLEREF 1 \s </w:delInstrText>
          </w:r>
        </w:del>
      </w:ins>
      <w:del w:id="7554" w:author="JIE  SUN" w:date="2018-06-21T13:34:00Z">
        <w:r w:rsidR="00083FE7" w:rsidDel="00A64E7B">
          <w:fldChar w:fldCharType="separate"/>
        </w:r>
        <w:r w:rsidR="00083FE7" w:rsidDel="00A64E7B">
          <w:rPr>
            <w:noProof/>
          </w:rPr>
          <w:delText>4</w:delText>
        </w:r>
      </w:del>
      <w:ins w:id="7555" w:author="jie sun" w:date="2018-04-19T13:00:00Z">
        <w:del w:id="755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557" w:author="JIE  SUN" w:date="2018-06-21T13:34:00Z">
        <w:r w:rsidR="00083FE7" w:rsidDel="00A64E7B">
          <w:fldChar w:fldCharType="separate"/>
        </w:r>
      </w:del>
      <w:ins w:id="7558" w:author="jie sun" w:date="2018-04-19T13:00:00Z">
        <w:del w:id="7559" w:author="JIE  SUN" w:date="2018-06-21T13:34:00Z">
          <w:r w:rsidR="00083FE7" w:rsidDel="00A64E7B">
            <w:rPr>
              <w:noProof/>
            </w:rPr>
            <w:delText>9</w:delText>
          </w:r>
          <w:r w:rsidR="00083FE7" w:rsidDel="00A64E7B">
            <w:fldChar w:fldCharType="end"/>
          </w:r>
        </w:del>
      </w:ins>
      <w:ins w:id="7560" w:author="像个男人一样" w:date="2018-03-21T02:13:00Z">
        <w:del w:id="756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562" w:author="像个男人一样" w:date="2018-03-22T11:51:00Z">
        <w:del w:id="7563" w:author="jie sun" w:date="2018-04-10T21:45:00Z">
          <w:r w:rsidDel="00454521">
            <w:delText>8</w:delText>
          </w:r>
        </w:del>
      </w:ins>
      <w:ins w:id="7564" w:author="像个男人一样" w:date="2018-03-21T02:13:00Z">
        <w:del w:id="7565" w:author="jie sun" w:date="2018-04-10T21:45:00Z">
          <w:r w:rsidDel="00454521">
            <w:fldChar w:fldCharType="end"/>
          </w:r>
        </w:del>
        <w:bookmarkStart w:id="7566" w:name="_Toc14279"/>
        <w:bookmarkStart w:id="7567" w:name="_Toc18927"/>
        <w:bookmarkStart w:id="7568" w:name="_Toc8031"/>
        <w:bookmarkStart w:id="7569" w:name="_Toc1339"/>
        <w:bookmarkStart w:id="7570" w:name="_Toc16360"/>
        <w:bookmarkStart w:id="7571" w:name="_Toc25257"/>
        <w:bookmarkStart w:id="7572" w:name="_Toc25174"/>
        <w:bookmarkStart w:id="7573" w:name="_Toc11224"/>
        <w:bookmarkStart w:id="7574" w:name="_Toc25728"/>
        <w:bookmarkStart w:id="7575" w:name="_Toc17899"/>
        <w:bookmarkStart w:id="7576" w:name="_Toc24165"/>
        <w:bookmarkStart w:id="7577" w:name="_Toc23831"/>
        <w:bookmarkStart w:id="7578" w:name="_Toc24696"/>
        <w:bookmarkStart w:id="7579" w:name="_Toc22495"/>
        <w:bookmarkStart w:id="7580" w:name="_Toc1025"/>
        <w:bookmarkStart w:id="7581" w:name="_Toc17834"/>
        <w:bookmarkStart w:id="7582" w:name="_Toc11652"/>
        <w:bookmarkStart w:id="7583" w:name="_Toc28936"/>
        <w:bookmarkStart w:id="7584" w:name="_Toc16187"/>
        <w:bookmarkStart w:id="7585" w:name="_Toc31736"/>
        <w:bookmarkStart w:id="7586" w:name="_Toc12071"/>
        <w:bookmarkStart w:id="7587" w:name="_Toc4838"/>
        <w:bookmarkStart w:id="7588" w:name="_Toc6686"/>
        <w:bookmarkStart w:id="7589" w:name="_Toc18227"/>
        <w:bookmarkStart w:id="7590" w:name="_Toc4648"/>
        <w:r>
          <w:rPr>
            <w:rFonts w:hint="eastAsia"/>
          </w:rPr>
          <w:t>:</w:t>
        </w:r>
      </w:ins>
      <w:ins w:id="7591" w:author="JIE  SUN" w:date="2018-06-21T19:30:00Z">
        <w:r w:rsidR="00D16A7B">
          <w:t xml:space="preserve"> Testing the</w:t>
        </w:r>
      </w:ins>
      <w:ins w:id="7592" w:author="JIE  SUN" w:date="2018-06-21T19:31:00Z">
        <w:r w:rsidR="00D16A7B">
          <w:t xml:space="preserve"> change of the</w:t>
        </w:r>
      </w:ins>
      <w:ins w:id="7593" w:author="JIE  SUN" w:date="2018-06-21T19:30:00Z">
        <w:r w:rsidR="00D16A7B">
          <w:t xml:space="preserve"> </w:t>
        </w:r>
      </w:ins>
      <w:ins w:id="7594" w:author="JIE  SUN" w:date="2018-06-21T19:31:00Z">
        <w:r w:rsidR="00D16A7B">
          <w:t>in</w:t>
        </w:r>
      </w:ins>
      <w:ins w:id="7595" w:author="JIE  SUN" w:date="2018-06-21T19:30:00Z">
        <w:r w:rsidR="00D16A7B">
          <w:t xml:space="preserve">clination </w:t>
        </w:r>
      </w:ins>
      <w:ins w:id="7596" w:author="jie sun" w:date="2018-04-19T15:39:00Z">
        <w:del w:id="7597" w:author="JIE  SUN" w:date="2018-06-21T19:32:00Z">
          <w:r w:rsidR="005034E6" w:rsidDel="00D16A7B">
            <w:delText xml:space="preserve"> </w:delText>
          </w:r>
        </w:del>
      </w:ins>
      <w:ins w:id="7598" w:author="JIE  SUN" w:date="2018-06-21T19:31:00Z">
        <w:r w:rsidR="00D16A7B">
          <w:t xml:space="preserve">when </w:t>
        </w:r>
      </w:ins>
      <w:ins w:id="7599" w:author="jie sun" w:date="2018-04-19T15:39:00Z">
        <w:del w:id="7600" w:author="JIE  SUN" w:date="2018-06-21T19:30:00Z">
          <w:r w:rsidR="005034E6" w:rsidDel="00D16A7B">
            <w:delText>Accelerometer</w:delText>
          </w:r>
        </w:del>
      </w:ins>
      <w:ins w:id="7601" w:author="像个男人一样" w:date="2018-03-21T02:13:00Z">
        <w:del w:id="7602" w:author="JIE  SUN" w:date="2018-06-21T19:30:00Z">
          <w:r w:rsidDel="00D16A7B">
            <w:rPr>
              <w:rFonts w:hint="eastAsia"/>
            </w:rPr>
            <w:delText xml:space="preserve">Gyro </w:delText>
          </w:r>
        </w:del>
      </w:ins>
      <w:ins w:id="7603" w:author="jie sun" w:date="2018-04-16T22:33:00Z">
        <w:del w:id="7604" w:author="JIE  SUN" w:date="2018-06-21T19:30:00Z">
          <w:r w:rsidR="00CB3BAA" w:rsidDel="00D16A7B">
            <w:rPr>
              <w:rFonts w:hint="eastAsia"/>
            </w:rPr>
            <w:delText>D</w:delText>
          </w:r>
        </w:del>
      </w:ins>
      <w:ins w:id="7605" w:author="像个男人一样" w:date="2018-03-21T02:13:00Z">
        <w:del w:id="7606" w:author="JIE  SUN" w:date="2018-06-21T19:30:00Z">
          <w:r w:rsidDel="00D16A7B">
            <w:rPr>
              <w:rFonts w:hint="eastAsia"/>
            </w:rPr>
            <w:delText xml:space="preserve">data </w:delText>
          </w:r>
        </w:del>
      </w:ins>
      <w:ins w:id="7607" w:author="jie sun" w:date="2018-04-16T22:33:00Z">
        <w:del w:id="7608" w:author="JIE  SUN" w:date="2018-06-21T19:30:00Z">
          <w:r w:rsidR="00CB3BAA" w:rsidDel="00D16A7B">
            <w:rPr>
              <w:rFonts w:hint="eastAsia"/>
            </w:rPr>
            <w:delText>C</w:delText>
          </w:r>
        </w:del>
      </w:ins>
      <w:ins w:id="7609" w:author="像个男人一样" w:date="2018-03-21T02:13:00Z">
        <w:del w:id="7610" w:author="JIE  SUN" w:date="2018-06-21T19:30:00Z">
          <w:r w:rsidDel="00D16A7B">
            <w:rPr>
              <w:rFonts w:hint="eastAsia"/>
            </w:rPr>
            <w:delText>chang</w:delText>
          </w:r>
        </w:del>
      </w:ins>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ins w:id="7611" w:author="jie sun" w:date="2018-04-15T21:07:00Z">
        <w:del w:id="7612" w:author="JIE  SUN" w:date="2018-06-21T19:30:00Z">
          <w:r w:rsidR="00585C85" w:rsidDel="00D16A7B">
            <w:delText>e</w:delText>
          </w:r>
          <w:r w:rsidR="00521540" w:rsidDel="00D16A7B">
            <w:delText>s</w:delText>
          </w:r>
        </w:del>
      </w:ins>
      <w:proofErr w:type="spellStart"/>
      <w:ins w:id="7613" w:author="JIE  SUN" w:date="2018-06-21T19:30:00Z">
        <w:r w:rsidR="00D16A7B">
          <w:t>put</w:t>
        </w:r>
      </w:ins>
      <w:ins w:id="7614" w:author="JIE  SUN" w:date="2018-06-21T19:32:00Z">
        <w:r w:rsidR="00D16A7B">
          <w:t>ting</w:t>
        </w:r>
      </w:ins>
      <w:ins w:id="7615" w:author="JIE  SUN" w:date="2018-06-21T19:33:00Z">
        <w:r w:rsidR="00984F18">
          <w:t>c</w:t>
        </w:r>
      </w:ins>
      <w:proofErr w:type="spellEnd"/>
      <w:ins w:id="7616" w:author="JIE  SUN" w:date="2018-06-21T19:30:00Z">
        <w:r w:rsidR="00D16A7B">
          <w:t xml:space="preserve"> the phone up vertically</w:t>
        </w:r>
      </w:ins>
      <w:bookmarkEnd w:id="7547"/>
    </w:p>
    <w:p w14:paraId="4052A88C" w14:textId="77777777" w:rsidR="009C7BD8" w:rsidRDefault="009C7BD8">
      <w:pPr>
        <w:rPr>
          <w:ins w:id="7617" w:author="JIE  SUN" w:date="2018-06-21T18:51:00Z"/>
        </w:rPr>
      </w:pPr>
      <w:ins w:id="7618" w:author="JIE  SUN" w:date="2018-06-21T18:48:00Z">
        <w:r>
          <w:rPr>
            <w:rFonts w:hint="eastAsia"/>
          </w:rPr>
          <w:t>This</w:t>
        </w:r>
        <w:r>
          <w:t xml:space="preserve"> </w:t>
        </w:r>
      </w:ins>
      <w:ins w:id="7619" w:author="JIE  SUN" w:date="2018-06-21T18:49:00Z">
        <w:r>
          <w:t xml:space="preserve">angle value calculated by the raw data from accelerometer can be achieved </w:t>
        </w:r>
      </w:ins>
      <w:ins w:id="7620" w:author="JIE  SUN" w:date="2018-06-21T18:50:00Z">
        <w:r>
          <w:t>through</w:t>
        </w:r>
      </w:ins>
      <w:ins w:id="7621" w:author="JIE  SUN" w:date="2018-06-21T18:49:00Z">
        <w:r>
          <w:t xml:space="preserve"> </w:t>
        </w:r>
      </w:ins>
      <w:ins w:id="7622" w:author="JIE  SUN" w:date="2018-06-21T18:50:00Z">
        <w:r>
          <w:t>a piece of code below</w:t>
        </w:r>
      </w:ins>
      <w:ins w:id="7623" w:author="JIE  SUN" w:date="2018-06-21T18:51:00Z">
        <w:r w:rsidR="00860477">
          <w:t xml:space="preserve">, </w:t>
        </w:r>
      </w:ins>
      <w:proofErr w:type="spellStart"/>
      <w:ins w:id="7624" w:author="JIE  SUN" w:date="2018-06-21T18:52:00Z">
        <w:r w:rsidR="00860477" w:rsidRPr="00845B5B">
          <w:rPr>
            <w:rPrChange w:id="7625" w:author="JIE  SUN" w:date="2018-06-21T19:21:00Z">
              <w:rPr>
                <w:rFonts w:ascii="NSimSun" w:eastAsia="NSimSun" w:hAnsi="Times New Roman" w:cs="NSimSun"/>
                <w:color w:val="808080"/>
                <w:sz w:val="19"/>
                <w:szCs w:val="19"/>
              </w:rPr>
            </w:rPrChange>
          </w:rPr>
          <w:t>Accel</w:t>
        </w:r>
        <w:r w:rsidR="00860477" w:rsidRPr="00845B5B">
          <w:rPr>
            <w:rPrChange w:id="7626" w:author="JIE  SUN" w:date="2018-06-21T19:21:00Z">
              <w:rPr>
                <w:rFonts w:ascii="NSimSun" w:eastAsia="NSimSun" w:hAnsi="Times New Roman" w:cs="NSimSun"/>
                <w:color w:val="000000"/>
                <w:sz w:val="19"/>
                <w:szCs w:val="19"/>
              </w:rPr>
            </w:rPrChange>
          </w:rPr>
          <w:t>.Daccel_x</w:t>
        </w:r>
        <w:proofErr w:type="spellEnd"/>
        <w:r w:rsidR="00860477" w:rsidRPr="00845B5B">
          <w:rPr>
            <w:rPrChange w:id="7627" w:author="JIE  SUN" w:date="2018-06-21T19:21:00Z">
              <w:rPr>
                <w:rFonts w:ascii="NSimSun" w:eastAsia="NSimSun" w:hAnsi="Times New Roman" w:cs="NSimSun"/>
                <w:color w:val="000000"/>
                <w:sz w:val="19"/>
                <w:szCs w:val="19"/>
              </w:rPr>
            </w:rPrChange>
          </w:rPr>
          <w:t xml:space="preserve">, </w:t>
        </w:r>
        <w:proofErr w:type="spellStart"/>
        <w:r w:rsidR="00860477" w:rsidRPr="00845B5B">
          <w:rPr>
            <w:rPrChange w:id="7628" w:author="JIE  SUN" w:date="2018-06-21T19:21:00Z">
              <w:rPr>
                <w:rFonts w:ascii="NSimSun" w:eastAsia="NSimSun" w:hAnsi="Times New Roman" w:cs="NSimSun"/>
                <w:color w:val="808080"/>
                <w:sz w:val="19"/>
                <w:szCs w:val="19"/>
              </w:rPr>
            </w:rPrChange>
          </w:rPr>
          <w:t>Accel</w:t>
        </w:r>
        <w:r w:rsidR="00860477" w:rsidRPr="00845B5B">
          <w:rPr>
            <w:rPrChange w:id="7629" w:author="JIE  SUN" w:date="2018-06-21T19:21:00Z">
              <w:rPr>
                <w:rFonts w:ascii="NSimSun" w:eastAsia="NSimSun" w:hAnsi="Times New Roman" w:cs="NSimSun"/>
                <w:color w:val="000000"/>
                <w:sz w:val="19"/>
                <w:szCs w:val="19"/>
              </w:rPr>
            </w:rPrChange>
          </w:rPr>
          <w:t>.Daccel_y</w:t>
        </w:r>
        <w:proofErr w:type="spellEnd"/>
        <w:r w:rsidR="00860477" w:rsidRPr="00845B5B">
          <w:rPr>
            <w:rPrChange w:id="7630" w:author="JIE  SUN" w:date="2018-06-21T19:21:00Z">
              <w:rPr>
                <w:rFonts w:ascii="NSimSun" w:eastAsia="NSimSun" w:hAnsi="Times New Roman" w:cs="NSimSun"/>
                <w:color w:val="000000"/>
                <w:sz w:val="19"/>
                <w:szCs w:val="19"/>
              </w:rPr>
            </w:rPrChange>
          </w:rPr>
          <w:t xml:space="preserve"> and</w:t>
        </w:r>
        <w:r w:rsidR="00860477" w:rsidRPr="00845B5B">
          <w:rPr>
            <w:rPrChange w:id="7631" w:author="JIE  SUN" w:date="2018-06-21T19:21:00Z">
              <w:rPr>
                <w:rFonts w:ascii="NSimSun" w:eastAsia="NSimSun" w:hAnsi="Times New Roman" w:cs="NSimSun"/>
                <w:color w:val="808080"/>
                <w:sz w:val="19"/>
                <w:szCs w:val="19"/>
              </w:rPr>
            </w:rPrChange>
          </w:rPr>
          <w:t xml:space="preserve"> </w:t>
        </w:r>
        <w:proofErr w:type="spellStart"/>
        <w:r w:rsidR="00860477" w:rsidRPr="00845B5B">
          <w:rPr>
            <w:rPrChange w:id="7632" w:author="JIE  SUN" w:date="2018-06-21T19:21:00Z">
              <w:rPr>
                <w:rFonts w:ascii="NSimSun" w:eastAsia="NSimSun" w:hAnsi="Times New Roman" w:cs="NSimSun"/>
                <w:color w:val="808080"/>
                <w:sz w:val="19"/>
                <w:szCs w:val="19"/>
              </w:rPr>
            </w:rPrChange>
          </w:rPr>
          <w:t>Accel</w:t>
        </w:r>
        <w:r w:rsidR="00860477" w:rsidRPr="00845B5B">
          <w:rPr>
            <w:rPrChange w:id="7633" w:author="JIE  SUN" w:date="2018-06-21T19:21:00Z">
              <w:rPr>
                <w:rFonts w:ascii="NSimSun" w:eastAsia="NSimSun" w:hAnsi="Times New Roman" w:cs="NSimSun"/>
                <w:color w:val="000000"/>
                <w:sz w:val="19"/>
                <w:szCs w:val="19"/>
              </w:rPr>
            </w:rPrChange>
          </w:rPr>
          <w:t>.Daccel_z</w:t>
        </w:r>
        <w:proofErr w:type="spellEnd"/>
        <w:r w:rsidR="00860477" w:rsidRPr="00845B5B">
          <w:rPr>
            <w:rPrChange w:id="7634" w:author="JIE  SUN" w:date="2018-06-21T19:21:00Z">
              <w:rPr>
                <w:rFonts w:ascii="NSimSun" w:eastAsia="NSimSun" w:hAnsi="Times New Roman" w:cs="NSimSun"/>
                <w:color w:val="000000"/>
                <w:sz w:val="19"/>
                <w:szCs w:val="19"/>
              </w:rPr>
            </w:rPrChange>
          </w:rPr>
          <w:t xml:space="preserve"> are raw data caught from accelerometer and </w:t>
        </w:r>
      </w:ins>
      <w:proofErr w:type="spellStart"/>
      <w:ins w:id="7635" w:author="JIE  SUN" w:date="2018-06-21T18:53:00Z">
        <w:r w:rsidR="00860477" w:rsidRPr="00845B5B">
          <w:rPr>
            <w:rPrChange w:id="7636" w:author="JIE  SUN" w:date="2018-06-21T19:21:00Z">
              <w:rPr>
                <w:rFonts w:ascii="NSimSun" w:eastAsia="NSimSun" w:hAnsi="Times New Roman" w:cs="NSimSun"/>
                <w:color w:val="808080"/>
                <w:sz w:val="19"/>
                <w:szCs w:val="19"/>
              </w:rPr>
            </w:rPrChange>
          </w:rPr>
          <w:t>Accel</w:t>
        </w:r>
        <w:r w:rsidR="00860477" w:rsidRPr="00845B5B">
          <w:rPr>
            <w:rPrChange w:id="7637" w:author="JIE  SUN" w:date="2018-06-21T19:21:00Z">
              <w:rPr>
                <w:rFonts w:ascii="NSimSun" w:eastAsia="NSimSun" w:hAnsi="Times New Roman" w:cs="NSimSun"/>
                <w:color w:val="000000"/>
                <w:sz w:val="19"/>
                <w:szCs w:val="19"/>
              </w:rPr>
            </w:rPrChange>
          </w:rPr>
          <w:t>.A_angle_x</w:t>
        </w:r>
        <w:proofErr w:type="spellEnd"/>
        <w:r w:rsidR="00860477" w:rsidRPr="00845B5B">
          <w:rPr>
            <w:rPrChange w:id="7638" w:author="JIE  SUN" w:date="2018-06-21T19:21:00Z">
              <w:rPr>
                <w:rFonts w:ascii="NSimSun" w:eastAsia="NSimSun" w:hAnsi="Times New Roman" w:cs="NSimSun"/>
                <w:color w:val="000000"/>
                <w:sz w:val="19"/>
                <w:szCs w:val="19"/>
              </w:rPr>
            </w:rPrChange>
          </w:rPr>
          <w:t xml:space="preserve">, </w:t>
        </w:r>
        <w:proofErr w:type="spellStart"/>
        <w:r w:rsidR="00860477" w:rsidRPr="00845B5B">
          <w:rPr>
            <w:rPrChange w:id="7639" w:author="JIE  SUN" w:date="2018-06-21T19:21:00Z">
              <w:rPr>
                <w:rFonts w:ascii="NSimSun" w:eastAsia="NSimSun" w:hAnsi="Times New Roman" w:cs="NSimSun"/>
                <w:color w:val="808080"/>
                <w:sz w:val="19"/>
                <w:szCs w:val="19"/>
              </w:rPr>
            </w:rPrChange>
          </w:rPr>
          <w:t>Accel</w:t>
        </w:r>
        <w:r w:rsidR="00860477" w:rsidRPr="00845B5B">
          <w:rPr>
            <w:rPrChange w:id="7640" w:author="JIE  SUN" w:date="2018-06-21T19:21:00Z">
              <w:rPr>
                <w:rFonts w:ascii="NSimSun" w:eastAsia="NSimSun" w:hAnsi="Times New Roman" w:cs="NSimSun"/>
                <w:color w:val="000000"/>
                <w:sz w:val="19"/>
                <w:szCs w:val="19"/>
              </w:rPr>
            </w:rPrChange>
          </w:rPr>
          <w:t>.A_angle_y</w:t>
        </w:r>
        <w:proofErr w:type="spellEnd"/>
        <w:r w:rsidR="00860477" w:rsidRPr="00845B5B">
          <w:rPr>
            <w:rPrChange w:id="7641" w:author="JIE  SUN" w:date="2018-06-21T19:21:00Z">
              <w:rPr>
                <w:rFonts w:ascii="NSimSun" w:eastAsia="NSimSun" w:hAnsi="Times New Roman" w:cs="NSimSun"/>
                <w:color w:val="000000"/>
                <w:sz w:val="19"/>
                <w:szCs w:val="19"/>
              </w:rPr>
            </w:rPrChange>
          </w:rPr>
          <w:t xml:space="preserve"> and </w:t>
        </w:r>
        <w:proofErr w:type="spellStart"/>
        <w:r w:rsidR="00860477" w:rsidRPr="00845B5B">
          <w:rPr>
            <w:rPrChange w:id="7642" w:author="JIE  SUN" w:date="2018-06-21T19:21:00Z">
              <w:rPr>
                <w:rFonts w:ascii="NSimSun" w:eastAsia="NSimSun" w:hAnsi="Times New Roman" w:cs="NSimSun"/>
                <w:color w:val="808080"/>
                <w:sz w:val="19"/>
                <w:szCs w:val="19"/>
              </w:rPr>
            </w:rPrChange>
          </w:rPr>
          <w:t>Accel</w:t>
        </w:r>
        <w:r w:rsidR="00860477" w:rsidRPr="00845B5B">
          <w:rPr>
            <w:rPrChange w:id="7643" w:author="JIE  SUN" w:date="2018-06-21T19:21:00Z">
              <w:rPr>
                <w:rFonts w:ascii="NSimSun" w:eastAsia="NSimSun" w:hAnsi="Times New Roman" w:cs="NSimSun"/>
                <w:color w:val="000000"/>
                <w:sz w:val="19"/>
                <w:szCs w:val="19"/>
              </w:rPr>
            </w:rPrChange>
          </w:rPr>
          <w:t>.A_angle_z</w:t>
        </w:r>
        <w:proofErr w:type="spellEnd"/>
        <w:r w:rsidR="00860477" w:rsidRPr="00845B5B">
          <w:rPr>
            <w:rPrChange w:id="7644" w:author="JIE  SUN" w:date="2018-06-21T19:21:00Z">
              <w:rPr>
                <w:rFonts w:ascii="NSimSun" w:eastAsia="NSimSun" w:hAnsi="Times New Roman" w:cs="NSimSun"/>
                <w:color w:val="000000"/>
                <w:sz w:val="19"/>
                <w:szCs w:val="19"/>
              </w:rPr>
            </w:rPrChange>
          </w:rPr>
          <w:t xml:space="preserve"> </w:t>
        </w:r>
      </w:ins>
      <w:ins w:id="7645" w:author="JIE  SUN" w:date="2018-06-21T19:20:00Z">
        <w:r w:rsidR="00845B5B" w:rsidRPr="00845B5B">
          <w:rPr>
            <w:rPrChange w:id="7646" w:author="JIE  SUN" w:date="2018-06-21T19:21:00Z">
              <w:rPr>
                <w:rFonts w:ascii="NSimSun" w:eastAsia="NSimSun" w:hAnsi="Times New Roman" w:cs="NSimSun"/>
                <w:color w:val="000000"/>
                <w:sz w:val="19"/>
                <w:szCs w:val="19"/>
              </w:rPr>
            </w:rPrChange>
          </w:rPr>
          <w:t xml:space="preserve">are the inclination angles with X, Y and Z axes </w:t>
        </w:r>
      </w:ins>
      <w:ins w:id="7647" w:author="JIE  SUN" w:date="2018-06-21T19:21:00Z">
        <w:r w:rsidR="00845B5B" w:rsidRPr="00845B5B">
          <w:rPr>
            <w:rPrChange w:id="7648" w:author="JIE  SUN" w:date="2018-06-21T19:21:00Z">
              <w:rPr>
                <w:rFonts w:ascii="NSimSun" w:eastAsia="NSimSun" w:hAnsi="Times New Roman" w:cs="NSimSun"/>
                <w:color w:val="000000"/>
                <w:sz w:val="19"/>
                <w:szCs w:val="19"/>
              </w:rPr>
            </w:rPrChange>
          </w:rPr>
          <w:t>respectively</w:t>
        </w:r>
      </w:ins>
      <w:ins w:id="7649" w:author="JIE  SUN" w:date="2018-06-21T19:20:00Z">
        <w:r w:rsidR="00845B5B" w:rsidRPr="00845B5B">
          <w:rPr>
            <w:rPrChange w:id="7650"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651" w:author="JIE  SUN" w:date="2018-06-21T18:48:00Z"/>
        </w:rPr>
        <w:pPrChange w:id="7652" w:author="JIE  SUN" w:date="2018-06-21T18:51:00Z">
          <w:pPr/>
        </w:pPrChange>
      </w:pPr>
      <w:ins w:id="7653"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654" w:author="JIE  SUN" w:date="2018-06-21T18:48:00Z"/>
          <w:rFonts w:ascii="NSimSun" w:eastAsia="NSimSun" w:hAnsi="Times New Roman" w:cs="NSimSun"/>
          <w:color w:val="000000"/>
          <w:sz w:val="19"/>
          <w:szCs w:val="19"/>
        </w:rPr>
      </w:pPr>
      <w:ins w:id="7655"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w:t>
        </w:r>
        <w:proofErr w:type="spellStart"/>
        <w:r>
          <w:rPr>
            <w:rFonts w:ascii="NSimSun" w:eastAsia="NSimSun" w:hAnsi="Times New Roman" w:cs="NSimSun"/>
            <w:color w:val="000000"/>
            <w:sz w:val="19"/>
            <w:szCs w:val="19"/>
          </w:rPr>
          <w:t>Sqrt_x</w:t>
        </w:r>
        <w:proofErr w:type="spellEnd"/>
        <w:r>
          <w:rPr>
            <w:rFonts w:ascii="NSimSun" w:eastAsia="NSimSun" w:hAnsi="Times New Roman" w:cs="NSimSun"/>
            <w:color w:val="000000"/>
            <w:sz w:val="19"/>
            <w:szCs w:val="19"/>
          </w:rPr>
          <w:t xml:space="preserve"> = </w:t>
        </w:r>
        <w:proofErr w:type="gramStart"/>
        <w:r>
          <w:rPr>
            <w:rFonts w:ascii="NSimSun" w:eastAsia="NSimSun" w:hAnsi="Times New Roman" w:cs="NSimSun"/>
            <w:color w:val="000000"/>
            <w:sz w:val="19"/>
            <w:szCs w:val="19"/>
          </w:rPr>
          <w:t>sqrt(</w:t>
        </w:r>
        <w:proofErr w:type="spellStart"/>
        <w:proofErr w:type="gramEnd"/>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proofErr w:type="spellEnd"/>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proofErr w:type="spellEnd"/>
        <w:r>
          <w:rPr>
            <w:rFonts w:ascii="NSimSun" w:eastAsia="NSimSun" w:hAnsi="Times New Roman" w:cs="NSimSun"/>
            <w:color w:val="000000"/>
            <w:sz w:val="19"/>
            <w:szCs w:val="19"/>
          </w:rPr>
          <w:t>);</w:t>
        </w:r>
      </w:ins>
    </w:p>
    <w:p w14:paraId="3E8862DA" w14:textId="77777777" w:rsidR="009C7BD8" w:rsidRDefault="009C7BD8" w:rsidP="009C7BD8">
      <w:pPr>
        <w:autoSpaceDE w:val="0"/>
        <w:autoSpaceDN w:val="0"/>
        <w:adjustRightInd w:val="0"/>
        <w:spacing w:after="0"/>
        <w:rPr>
          <w:ins w:id="7656" w:author="JIE  SUN" w:date="2018-06-21T18:48:00Z"/>
          <w:rFonts w:ascii="NSimSun" w:eastAsia="NSimSun" w:hAnsi="Times New Roman" w:cs="NSimSun"/>
          <w:color w:val="000000"/>
          <w:sz w:val="19"/>
          <w:szCs w:val="19"/>
        </w:rPr>
      </w:pPr>
      <w:ins w:id="7657"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w:t>
        </w:r>
        <w:proofErr w:type="spellStart"/>
        <w:r>
          <w:rPr>
            <w:rFonts w:ascii="NSimSun" w:eastAsia="NSimSun" w:hAnsi="Times New Roman" w:cs="NSimSun"/>
            <w:color w:val="000000"/>
            <w:sz w:val="19"/>
            <w:szCs w:val="19"/>
          </w:rPr>
          <w:t>Sqrt_y</w:t>
        </w:r>
        <w:proofErr w:type="spellEnd"/>
        <w:r>
          <w:rPr>
            <w:rFonts w:ascii="NSimSun" w:eastAsia="NSimSun" w:hAnsi="Times New Roman" w:cs="NSimSun"/>
            <w:color w:val="000000"/>
            <w:sz w:val="19"/>
            <w:szCs w:val="19"/>
          </w:rPr>
          <w:t xml:space="preserve"> = </w:t>
        </w:r>
        <w:proofErr w:type="gramStart"/>
        <w:r>
          <w:rPr>
            <w:rFonts w:ascii="NSimSun" w:eastAsia="NSimSun" w:hAnsi="Times New Roman" w:cs="NSimSun"/>
            <w:color w:val="000000"/>
            <w:sz w:val="19"/>
            <w:szCs w:val="19"/>
          </w:rPr>
          <w:t>sqrt(</w:t>
        </w:r>
        <w:proofErr w:type="spellStart"/>
        <w:proofErr w:type="gramEnd"/>
        <w:r>
          <w:rPr>
            <w:rFonts w:ascii="NSimSun" w:eastAsia="NSimSun" w:hAnsi="Times New Roman" w:cs="NSimSun"/>
            <w:color w:val="808080"/>
            <w:sz w:val="19"/>
            <w:szCs w:val="19"/>
          </w:rPr>
          <w:t>Accel</w:t>
        </w:r>
        <w:r>
          <w:rPr>
            <w:rFonts w:ascii="NSimSun" w:eastAsia="NSimSun" w:hAnsi="Times New Roman" w:cs="NSimSun"/>
            <w:color w:val="000000"/>
            <w:sz w:val="19"/>
            <w:szCs w:val="19"/>
          </w:rPr>
          <w:t>.Daccel_x</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w:t>
        </w:r>
        <w:proofErr w:type="spellEnd"/>
        <w:r w:rsidR="00AF12D7">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proofErr w:type="spellEnd"/>
        <w:r>
          <w:rPr>
            <w:rFonts w:ascii="NSimSun" w:eastAsia="NSimSun" w:hAnsi="Times New Roman" w:cs="NSimSun"/>
            <w:color w:val="000000"/>
            <w:sz w:val="19"/>
            <w:szCs w:val="19"/>
          </w:rPr>
          <w:t>);</w:t>
        </w:r>
      </w:ins>
    </w:p>
    <w:p w14:paraId="11450856" w14:textId="77777777" w:rsidR="009C7BD8" w:rsidRDefault="009C7BD8" w:rsidP="009C7BD8">
      <w:pPr>
        <w:autoSpaceDE w:val="0"/>
        <w:autoSpaceDN w:val="0"/>
        <w:adjustRightInd w:val="0"/>
        <w:spacing w:after="0"/>
        <w:rPr>
          <w:ins w:id="7658" w:author="JIE  SUN" w:date="2018-06-21T18:48:00Z"/>
          <w:rFonts w:ascii="NSimSun" w:eastAsia="NSimSun" w:hAnsi="Times New Roman" w:cs="NSimSun"/>
          <w:color w:val="000000"/>
          <w:sz w:val="19"/>
          <w:szCs w:val="19"/>
        </w:rPr>
      </w:pPr>
      <w:ins w:id="7659"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w:t>
        </w:r>
        <w:proofErr w:type="spellStart"/>
        <w:r>
          <w:rPr>
            <w:rFonts w:ascii="NSimSun" w:eastAsia="NSimSun" w:hAnsi="Times New Roman" w:cs="NSimSun"/>
            <w:color w:val="000000"/>
            <w:sz w:val="19"/>
            <w:szCs w:val="19"/>
          </w:rPr>
          <w:t>Sqrt_z</w:t>
        </w:r>
        <w:proofErr w:type="spellEnd"/>
        <w:r>
          <w:rPr>
            <w:rFonts w:ascii="NSimSun" w:eastAsia="NSimSun" w:hAnsi="Times New Roman" w:cs="NSimSun"/>
            <w:color w:val="000000"/>
            <w:sz w:val="19"/>
            <w:szCs w:val="19"/>
          </w:rPr>
          <w:t xml:space="preserve"> = </w:t>
        </w:r>
        <w:proofErr w:type="gramStart"/>
        <w:r>
          <w:rPr>
            <w:rFonts w:ascii="NSimSun" w:eastAsia="NSimSun" w:hAnsi="Times New Roman" w:cs="NSimSun"/>
            <w:color w:val="000000"/>
            <w:sz w:val="19"/>
            <w:szCs w:val="19"/>
          </w:rPr>
          <w:t>sqrt(</w:t>
        </w:r>
        <w:proofErr w:type="spellStart"/>
        <w:proofErr w:type="gramEnd"/>
        <w:r>
          <w:rPr>
            <w:rFonts w:ascii="NSimSun" w:eastAsia="NSimSun" w:hAnsi="Times New Roman" w:cs="NSimSun"/>
            <w:color w:val="808080"/>
            <w:sz w:val="19"/>
            <w:szCs w:val="19"/>
          </w:rPr>
          <w:t>Accel</w:t>
        </w:r>
        <w:r>
          <w:rPr>
            <w:rFonts w:ascii="NSimSun" w:eastAsia="NSimSun" w:hAnsi="Times New Roman" w:cs="NSimSun"/>
            <w:color w:val="000000"/>
            <w:sz w:val="19"/>
            <w:szCs w:val="19"/>
          </w:rPr>
          <w:t>.Daccel_x</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w:t>
        </w:r>
        <w:proofErr w:type="spellEnd"/>
        <w:r w:rsidR="00AF12D7">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proofErr w:type="spellEnd"/>
        <w:r>
          <w:rPr>
            <w:rFonts w:ascii="NSimSun" w:eastAsia="NSimSun" w:hAnsi="Times New Roman" w:cs="NSimSun"/>
            <w:color w:val="000000"/>
            <w:sz w:val="19"/>
            <w:szCs w:val="19"/>
          </w:rPr>
          <w:t>);</w:t>
        </w:r>
      </w:ins>
    </w:p>
    <w:p w14:paraId="205D7521" w14:textId="77777777" w:rsidR="009C7BD8" w:rsidRDefault="009C7BD8" w:rsidP="009C7BD8">
      <w:pPr>
        <w:autoSpaceDE w:val="0"/>
        <w:autoSpaceDN w:val="0"/>
        <w:adjustRightInd w:val="0"/>
        <w:spacing w:after="0"/>
        <w:rPr>
          <w:ins w:id="7660"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661" w:author="JIE  SUN" w:date="2018-06-21T18:48:00Z"/>
          <w:rFonts w:ascii="NSimSun" w:eastAsia="NSimSun" w:hAnsi="Times New Roman" w:cs="NSimSun"/>
          <w:color w:val="000000"/>
          <w:sz w:val="19"/>
          <w:szCs w:val="19"/>
        </w:rPr>
      </w:pPr>
      <w:ins w:id="7662" w:author="JIE  SUN" w:date="2018-06-21T18:48:00Z">
        <w:r>
          <w:rPr>
            <w:rFonts w:ascii="NSimSun" w:eastAsia="NSimSun" w:hAnsi="Times New Roman" w:cs="NSimSun"/>
            <w:color w:val="000000"/>
            <w:sz w:val="19"/>
            <w:szCs w:val="19"/>
          </w:rPr>
          <w:tab/>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.A_angle_x</w:t>
        </w:r>
        <w:proofErr w:type="spellEnd"/>
        <w:r>
          <w:rPr>
            <w:rFonts w:ascii="NSimSun" w:eastAsia="NSimSun" w:hAnsi="Times New Roman" w:cs="NSimSun"/>
            <w:color w:val="000000"/>
            <w:sz w:val="19"/>
            <w:szCs w:val="19"/>
          </w:rPr>
          <w:t xml:space="preserve"> = (</w:t>
        </w:r>
        <w:proofErr w:type="spellStart"/>
        <w:proofErr w:type="gramStart"/>
        <w:r>
          <w:rPr>
            <w:rFonts w:ascii="NSimSun" w:eastAsia="NSimSun" w:hAnsi="Times New Roman" w:cs="NSimSun"/>
            <w:color w:val="000000"/>
            <w:sz w:val="19"/>
            <w:szCs w:val="19"/>
          </w:rPr>
          <w:t>atan</w:t>
        </w:r>
        <w:proofErr w:type="spellEnd"/>
        <w:r>
          <w:rPr>
            <w:rFonts w:ascii="NSimSun" w:eastAsia="NSimSun" w:hAnsi="Times New Roman" w:cs="NSimSun"/>
            <w:color w:val="000000"/>
            <w:sz w:val="19"/>
            <w:szCs w:val="19"/>
          </w:rPr>
          <w:t>(</w:t>
        </w:r>
        <w:proofErr w:type="spellStart"/>
        <w:proofErr w:type="gramEnd"/>
        <w:r>
          <w:rPr>
            <w:rFonts w:ascii="NSimSun" w:eastAsia="NSimSun" w:hAnsi="Times New Roman" w:cs="NSimSun"/>
            <w:color w:val="808080"/>
            <w:sz w:val="19"/>
            <w:szCs w:val="19"/>
          </w:rPr>
          <w:t>Accel</w:t>
        </w:r>
        <w:r>
          <w:rPr>
            <w:rFonts w:ascii="NSimSun" w:eastAsia="NSimSun" w:hAnsi="Times New Roman" w:cs="NSimSun"/>
            <w:color w:val="000000"/>
            <w:sz w:val="19"/>
            <w:szCs w:val="19"/>
          </w:rPr>
          <w:t>.Daccel_x</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000000"/>
            <w:sz w:val="19"/>
            <w:szCs w:val="19"/>
          </w:rPr>
          <w:t>Sqrt_x</w:t>
        </w:r>
        <w:proofErr w:type="spellEnd"/>
        <w:r>
          <w:rPr>
            <w:rFonts w:ascii="NSimSun" w:eastAsia="NSimSun" w:hAnsi="Times New Roman" w:cs="NSimSun"/>
            <w:color w:val="000000"/>
            <w:sz w:val="19"/>
            <w:szCs w:val="19"/>
          </w:rPr>
          <w:t xml:space="preserve">)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663"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664" w:author="JIE  SUN" w:date="2018-06-21T18:48:00Z"/>
          <w:rFonts w:ascii="NSimSun" w:eastAsia="NSimSun" w:hAnsi="Times New Roman" w:cs="NSimSun"/>
          <w:color w:val="000000"/>
          <w:sz w:val="19"/>
          <w:szCs w:val="19"/>
        </w:rPr>
      </w:pPr>
      <w:ins w:id="7665" w:author="JIE  SUN" w:date="2018-06-21T18:48:00Z">
        <w:r>
          <w:rPr>
            <w:rFonts w:ascii="NSimSun" w:eastAsia="NSimSun" w:hAnsi="Times New Roman" w:cs="NSimSun"/>
            <w:color w:val="000000"/>
            <w:sz w:val="19"/>
            <w:szCs w:val="19"/>
          </w:rPr>
          <w:tab/>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.A_angle_y</w:t>
        </w:r>
        <w:proofErr w:type="spellEnd"/>
        <w:r>
          <w:rPr>
            <w:rFonts w:ascii="NSimSun" w:eastAsia="NSimSun" w:hAnsi="Times New Roman" w:cs="NSimSun"/>
            <w:color w:val="000000"/>
            <w:sz w:val="19"/>
            <w:szCs w:val="19"/>
          </w:rPr>
          <w:t xml:space="preserve"> = (</w:t>
        </w:r>
        <w:proofErr w:type="spellStart"/>
        <w:proofErr w:type="gramStart"/>
        <w:r>
          <w:rPr>
            <w:rFonts w:ascii="NSimSun" w:eastAsia="NSimSun" w:hAnsi="Times New Roman" w:cs="NSimSun"/>
            <w:color w:val="000000"/>
            <w:sz w:val="19"/>
            <w:szCs w:val="19"/>
          </w:rPr>
          <w:t>atan</w:t>
        </w:r>
        <w:proofErr w:type="spellEnd"/>
        <w:r>
          <w:rPr>
            <w:rFonts w:ascii="NSimSun" w:eastAsia="NSimSun" w:hAnsi="Times New Roman" w:cs="NSimSun"/>
            <w:color w:val="000000"/>
            <w:sz w:val="19"/>
            <w:szCs w:val="19"/>
          </w:rPr>
          <w:t>(</w:t>
        </w:r>
        <w:proofErr w:type="spellStart"/>
        <w:proofErr w:type="gramEnd"/>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000000"/>
            <w:sz w:val="19"/>
            <w:szCs w:val="19"/>
          </w:rPr>
          <w:t>Sqrt_y</w:t>
        </w:r>
        <w:proofErr w:type="spellEnd"/>
        <w:r>
          <w:rPr>
            <w:rFonts w:ascii="NSimSun" w:eastAsia="NSimSun" w:hAnsi="Times New Roman" w:cs="NSimSun"/>
            <w:color w:val="000000"/>
            <w:sz w:val="19"/>
            <w:szCs w:val="19"/>
          </w:rPr>
          <w:t xml:space="preserve">)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666" w:author="JIE  SUN" w:date="2018-06-21T18:48:00Z"/>
          <w:rFonts w:ascii="NSimSun" w:eastAsia="NSimSun" w:hAnsi="Times New Roman" w:cs="NSimSun"/>
          <w:color w:val="000000"/>
          <w:sz w:val="19"/>
          <w:szCs w:val="19"/>
        </w:rPr>
      </w:pPr>
    </w:p>
    <w:p w14:paraId="22E7F167" w14:textId="77777777" w:rsidR="009C7BD8" w:rsidRPr="009C7BD8" w:rsidRDefault="009C7BD8">
      <w:ins w:id="7667" w:author="JIE  SUN" w:date="2018-06-21T18:48:00Z">
        <w:r>
          <w:rPr>
            <w:rFonts w:ascii="NSimSun" w:eastAsia="NSimSun" w:hAnsi="Times New Roman" w:cs="NSimSun"/>
            <w:color w:val="000000"/>
            <w:sz w:val="19"/>
            <w:szCs w:val="19"/>
          </w:rPr>
          <w:tab/>
        </w:r>
        <w:bookmarkStart w:id="7668" w:name="OLE_LINK61"/>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.A_angle_z</w:t>
        </w:r>
        <w:proofErr w:type="spellEnd"/>
        <w:r>
          <w:rPr>
            <w:rFonts w:ascii="NSimSun" w:eastAsia="NSimSun" w:hAnsi="Times New Roman" w:cs="NSimSun"/>
            <w:color w:val="000000"/>
            <w:sz w:val="19"/>
            <w:szCs w:val="19"/>
          </w:rPr>
          <w:t xml:space="preserve"> </w:t>
        </w:r>
        <w:bookmarkEnd w:id="7668"/>
        <w:r>
          <w:rPr>
            <w:rFonts w:ascii="NSimSun" w:eastAsia="NSimSun" w:hAnsi="Times New Roman" w:cs="NSimSun"/>
            <w:color w:val="000000"/>
            <w:sz w:val="19"/>
            <w:szCs w:val="19"/>
          </w:rPr>
          <w:t>= (</w:t>
        </w:r>
        <w:proofErr w:type="spellStart"/>
        <w:proofErr w:type="gramStart"/>
        <w:r>
          <w:rPr>
            <w:rFonts w:ascii="NSimSun" w:eastAsia="NSimSun" w:hAnsi="Times New Roman" w:cs="NSimSun"/>
            <w:color w:val="000000"/>
            <w:sz w:val="19"/>
            <w:szCs w:val="19"/>
          </w:rPr>
          <w:t>atan</w:t>
        </w:r>
        <w:proofErr w:type="spellEnd"/>
        <w:r>
          <w:rPr>
            <w:rFonts w:ascii="NSimSun" w:eastAsia="NSimSun" w:hAnsi="Times New Roman" w:cs="NSimSun"/>
            <w:color w:val="000000"/>
            <w:sz w:val="19"/>
            <w:szCs w:val="19"/>
          </w:rPr>
          <w:t>(</w:t>
        </w:r>
        <w:proofErr w:type="spellStart"/>
        <w:proofErr w:type="gramEnd"/>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000000"/>
            <w:sz w:val="19"/>
            <w:szCs w:val="19"/>
          </w:rPr>
          <w:t>Sqrt_z</w:t>
        </w:r>
        <w:proofErr w:type="spellEnd"/>
        <w:r>
          <w:rPr>
            <w:rFonts w:ascii="NSimSun" w:eastAsia="NSimSun" w:hAnsi="Times New Roman" w:cs="NSimSun"/>
            <w:color w:val="000000"/>
            <w:sz w:val="19"/>
            <w:szCs w:val="19"/>
          </w:rPr>
          <w:t xml:space="preserve">)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669" w:author="jie sun" w:date="2018-04-18T21:05:00Z"/>
          <w:lang w:val="en-GB"/>
        </w:rPr>
      </w:pPr>
    </w:p>
    <w:p w14:paraId="56942039" w14:textId="66F339E2" w:rsidR="004739A5" w:rsidRPr="00200E4D" w:rsidRDefault="004739A5">
      <w:pPr>
        <w:pStyle w:val="Heading2"/>
        <w:pPrChange w:id="7670" w:author="JIE  SUN" w:date="2018-06-21T19:22:00Z">
          <w:pPr/>
        </w:pPrChange>
      </w:pPr>
      <w:bookmarkStart w:id="7671" w:name="_Toc518649189"/>
      <w:ins w:id="7672" w:author="jie sun" w:date="2018-04-18T21:05:00Z">
        <w:r w:rsidRPr="00222476">
          <w:t>Action Recognition Algorithms</w:t>
        </w:r>
      </w:ins>
      <w:bookmarkEnd w:id="7671"/>
    </w:p>
    <w:p w14:paraId="62B52A1A" w14:textId="6D7D075D" w:rsidR="00222476" w:rsidRPr="00FA4034" w:rsidRDefault="007C7533" w:rsidP="00222476">
      <w:pPr>
        <w:pStyle w:val="Heading3"/>
        <w:rPr>
          <w:lang w:val="en-GB"/>
        </w:rPr>
      </w:pPr>
      <w:bookmarkStart w:id="7673" w:name="_Toc14651"/>
      <w:bookmarkStart w:id="7674" w:name="_Toc23301"/>
      <w:bookmarkStart w:id="7675" w:name="_Toc322"/>
      <w:bookmarkStart w:id="7676" w:name="_Toc7006"/>
      <w:bookmarkStart w:id="7677" w:name="_Toc26236"/>
      <w:bookmarkStart w:id="7678" w:name="_Toc98"/>
      <w:bookmarkStart w:id="7679" w:name="_Toc21278"/>
      <w:bookmarkStart w:id="7680" w:name="_Toc28662"/>
      <w:bookmarkStart w:id="7681" w:name="_Toc27348"/>
      <w:bookmarkStart w:id="7682" w:name="_Toc518649190"/>
      <w:ins w:id="7683" w:author="jie sun" w:date="2018-04-16T21:28:00Z">
        <w:r w:rsidRPr="00971A14">
          <w:rPr>
            <w:lang w:val="en-GB"/>
          </w:rPr>
          <w:t>I</w:t>
        </w:r>
      </w:ins>
      <w:del w:id="7684"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685" w:author="jie sun" w:date="2018-04-16T21:28:00Z">
        <w:r w:rsidRPr="00971A14">
          <w:rPr>
            <w:lang w:val="en-GB"/>
          </w:rPr>
          <w:t>T</w:t>
        </w:r>
      </w:ins>
      <w:del w:id="7686"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687" w:author="jie sun" w:date="2018-04-16T21:27:00Z">
        <w:del w:id="7688" w:author="JIE  SUN" w:date="2018-06-21T13:49:00Z">
          <w:r w:rsidRPr="00971A14" w:rsidDel="00D81616">
            <w:rPr>
              <w:lang w:val="en-GB"/>
            </w:rPr>
            <w:delText>T</w:delText>
          </w:r>
        </w:del>
      </w:ins>
      <w:del w:id="7689" w:author="JIE  SUN" w:date="2018-06-21T13:49:00Z">
        <w:r w:rsidR="00D5184D" w:rsidRPr="00971A14" w:rsidDel="00D81616">
          <w:rPr>
            <w:rFonts w:hint="eastAsia"/>
            <w:lang w:val="en-GB"/>
          </w:rPr>
          <w:delText xml:space="preserve">three </w:delText>
        </w:r>
      </w:del>
      <w:ins w:id="7690" w:author="jie sun" w:date="2018-04-16T21:27:00Z">
        <w:del w:id="7691" w:author="JIE  SUN" w:date="2018-06-21T13:49:00Z">
          <w:r w:rsidRPr="00971A14" w:rsidDel="00D81616">
            <w:rPr>
              <w:lang w:val="en-GB"/>
            </w:rPr>
            <w:delText>A</w:delText>
          </w:r>
        </w:del>
      </w:ins>
      <w:del w:id="7692" w:author="JIE  SUN" w:date="2018-06-21T13:49:00Z">
        <w:r w:rsidR="00D5184D" w:rsidRPr="00971A14" w:rsidDel="00D81616">
          <w:rPr>
            <w:rFonts w:hint="eastAsia"/>
            <w:lang w:val="en-GB"/>
          </w:rPr>
          <w:delText>actions</w:delText>
        </w:r>
      </w:del>
      <w:bookmarkEnd w:id="7673"/>
      <w:bookmarkEnd w:id="7674"/>
      <w:bookmarkEnd w:id="7675"/>
      <w:bookmarkEnd w:id="7676"/>
      <w:bookmarkEnd w:id="7677"/>
      <w:bookmarkEnd w:id="7678"/>
      <w:bookmarkEnd w:id="7679"/>
      <w:bookmarkEnd w:id="7680"/>
      <w:bookmarkEnd w:id="7681"/>
      <w:ins w:id="7693"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682"/>
    </w:p>
    <w:p w14:paraId="563EAE6D" w14:textId="04F1B8B4" w:rsidR="00F42978" w:rsidRDefault="002258D4">
      <w:pPr>
        <w:rPr>
          <w:lang w:val="en-US"/>
        </w:rPr>
      </w:pPr>
      <w:ins w:id="7694" w:author="JIE  SUN" w:date="2018-06-21T21:29:00Z">
        <w:r>
          <w:rPr>
            <w:lang w:val="en-US"/>
          </w:rPr>
          <w:t xml:space="preserve">Basing on the </w:t>
        </w:r>
      </w:ins>
      <w:ins w:id="7695" w:author="JIE  SUN" w:date="2018-06-21T21:31:00Z">
        <w:r>
          <w:rPr>
            <w:lang w:val="en-US"/>
          </w:rPr>
          <w:t xml:space="preserve">last two sections, we can get the spinning angle </w:t>
        </w:r>
      </w:ins>
      <w:ins w:id="7696" w:author="JIE  SUN" w:date="2018-06-21T21:41:00Z">
        <w:r w:rsidR="0039577D">
          <w:rPr>
            <w:lang w:val="en-US"/>
          </w:rPr>
          <w:t xml:space="preserve">and the </w:t>
        </w:r>
      </w:ins>
      <w:ins w:id="7697" w:author="JIE  SUN" w:date="2018-06-21T21:31:00Z">
        <w:r>
          <w:rPr>
            <w:lang w:val="en-US"/>
          </w:rPr>
          <w:t>inclination angle in three axes.</w:t>
        </w:r>
      </w:ins>
      <w:ins w:id="7698" w:author="JIE  SUN" w:date="2018-06-21T21:34:00Z">
        <w:r>
          <w:rPr>
            <w:lang w:val="en-US"/>
          </w:rPr>
          <w:t xml:space="preserve"> In this section,</w:t>
        </w:r>
      </w:ins>
      <w:ins w:id="7699" w:author="JIE  SUN" w:date="2018-06-21T21:31:00Z">
        <w:r>
          <w:rPr>
            <w:lang w:val="en-US"/>
          </w:rPr>
          <w:t xml:space="preserve"> </w:t>
        </w:r>
      </w:ins>
      <w:proofErr w:type="gramStart"/>
      <w:ins w:id="7700" w:author="JIE  SUN" w:date="2018-06-21T21:50:00Z">
        <w:r w:rsidR="00B90B9F">
          <w:rPr>
            <w:lang w:val="en-US"/>
          </w:rPr>
          <w:t>first of all</w:t>
        </w:r>
        <w:proofErr w:type="gramEnd"/>
        <w:r w:rsidR="00B90B9F">
          <w:rPr>
            <w:lang w:val="en-US"/>
          </w:rPr>
          <w:t>,</w:t>
        </w:r>
      </w:ins>
      <w:ins w:id="7701" w:author="JIE  SUN" w:date="2018-06-21T21:55:00Z">
        <w:r w:rsidR="00B90B9F">
          <w:rPr>
            <w:lang w:val="en-US"/>
          </w:rPr>
          <w:t xml:space="preserve"> </w:t>
        </w:r>
      </w:ins>
      <w:ins w:id="7702" w:author="JIE  SUN" w:date="2018-06-21T21:57:00Z">
        <w:r w:rsidR="00B90B9F">
          <w:rPr>
            <w:lang w:val="en-US"/>
          </w:rPr>
          <w:t xml:space="preserve">it is to </w:t>
        </w:r>
      </w:ins>
      <w:ins w:id="7703" w:author="JIE  SUN" w:date="2018-06-21T21:55:00Z">
        <w:r w:rsidR="00B90B9F">
          <w:rPr>
            <w:lang w:val="en-US"/>
          </w:rPr>
          <w:t>analyze the changes of the angles during a movement to</w:t>
        </w:r>
      </w:ins>
      <w:ins w:id="7704" w:author="JIE  SUN" w:date="2018-06-21T21:50:00Z">
        <w:r w:rsidR="00B90B9F">
          <w:rPr>
            <w:lang w:val="en-US"/>
          </w:rPr>
          <w:t xml:space="preserve"> </w:t>
        </w:r>
      </w:ins>
      <w:ins w:id="7705" w:author="JIE  SUN" w:date="2018-06-21T21:46:00Z">
        <w:r w:rsidR="00B90B9F">
          <w:rPr>
            <w:lang w:val="en-US"/>
          </w:rPr>
          <w:t>find</w:t>
        </w:r>
        <w:r w:rsidR="0039577D">
          <w:rPr>
            <w:lang w:val="en-US"/>
          </w:rPr>
          <w:t xml:space="preserve"> the regulation</w:t>
        </w:r>
      </w:ins>
      <w:ins w:id="7706" w:author="JIE  SUN" w:date="2018-06-21T21:49:00Z">
        <w:r w:rsidR="00B90B9F">
          <w:rPr>
            <w:lang w:val="en-US"/>
          </w:rPr>
          <w:t>s</w:t>
        </w:r>
      </w:ins>
      <w:ins w:id="7707" w:author="JIE  SUN" w:date="2018-06-21T21:56:00Z">
        <w:r w:rsidR="00B90B9F">
          <w:rPr>
            <w:lang w:val="en-US"/>
          </w:rPr>
          <w:t>; and then</w:t>
        </w:r>
      </w:ins>
      <w:ins w:id="7708" w:author="JIE  SUN" w:date="2018-06-21T21:57:00Z">
        <w:r w:rsidR="00B90B9F">
          <w:rPr>
            <w:lang w:val="en-US"/>
          </w:rPr>
          <w:t xml:space="preserve">, </w:t>
        </w:r>
      </w:ins>
      <w:ins w:id="7709" w:author="JIE  SUN" w:date="2018-06-21T21:59:00Z">
        <w:r w:rsidR="00F42978">
          <w:rPr>
            <w:lang w:val="en-US"/>
          </w:rPr>
          <w:t>the next step is to make the restriction conditions</w:t>
        </w:r>
      </w:ins>
      <w:ins w:id="7710" w:author="JIE  SUN" w:date="2018-06-21T22:02:00Z">
        <w:r w:rsidR="00F42978">
          <w:rPr>
            <w:lang w:val="en-US"/>
          </w:rPr>
          <w:t xml:space="preserve"> of the</w:t>
        </w:r>
      </w:ins>
      <w:ins w:id="7711" w:author="JIE  SUN" w:date="2018-06-21T22:03:00Z">
        <w:r w:rsidR="00F42978">
          <w:rPr>
            <w:lang w:val="en-US"/>
          </w:rPr>
          <w:t xml:space="preserve"> change</w:t>
        </w:r>
      </w:ins>
      <w:ins w:id="7712" w:author="JIE  SUN" w:date="2018-06-21T21:59:00Z">
        <w:r w:rsidR="00F42978">
          <w:rPr>
            <w:lang w:val="en-US"/>
          </w:rPr>
          <w:t xml:space="preserve"> scope of </w:t>
        </w:r>
      </w:ins>
      <w:ins w:id="7713" w:author="JIE  SUN" w:date="2018-06-21T22:03:00Z">
        <w:r w:rsidR="00F42978">
          <w:rPr>
            <w:lang w:val="en-US"/>
          </w:rPr>
          <w:t xml:space="preserve">those two kinds of angles. </w:t>
        </w:r>
      </w:ins>
    </w:p>
    <w:p w14:paraId="48477A60" w14:textId="77777777" w:rsidR="00735DB4" w:rsidRDefault="00735DB4">
      <w:pPr>
        <w:rPr>
          <w:ins w:id="7714" w:author="JIE  SUN" w:date="2018-06-21T22:14:00Z"/>
          <w:lang w:val="en-US"/>
        </w:rPr>
      </w:pPr>
    </w:p>
    <w:p w14:paraId="3DB6637D" w14:textId="77777777" w:rsidR="0087014B" w:rsidDel="00F42978" w:rsidRDefault="00D5184D">
      <w:pPr>
        <w:rPr>
          <w:del w:id="7715" w:author="JIE  SUN" w:date="2018-06-21T22:05:00Z"/>
          <w:lang w:val="en-US"/>
        </w:rPr>
      </w:pPr>
      <w:del w:id="7716" w:author="JIE  SUN" w:date="2018-06-21T21:34:00Z">
        <w:r w:rsidDel="002258D4">
          <w:rPr>
            <w:rFonts w:hint="eastAsia"/>
            <w:lang w:val="en-US"/>
          </w:rPr>
          <w:delText>T</w:delText>
        </w:r>
      </w:del>
      <w:del w:id="7717" w:author="JIE  SUN" w:date="2018-06-21T21:46:00Z">
        <w:r w:rsidDel="0039577D">
          <w:rPr>
            <w:rFonts w:hint="eastAsia"/>
            <w:lang w:val="en-US"/>
          </w:rPr>
          <w:delText>he standards for the definition of restrictions</w:delText>
        </w:r>
      </w:del>
      <w:del w:id="7718" w:author="JIE  SUN" w:date="2018-06-21T21:56:00Z">
        <w:r w:rsidDel="00B90B9F">
          <w:rPr>
            <w:rFonts w:hint="eastAsia"/>
            <w:lang w:val="en-US"/>
          </w:rPr>
          <w:delText xml:space="preserve"> </w:delText>
        </w:r>
      </w:del>
      <w:del w:id="7719" w:author="JIE  SUN" w:date="2018-06-21T22:05:00Z">
        <w:r w:rsidDel="00F42978">
          <w:rPr>
            <w:rFonts w:hint="eastAsia"/>
            <w:lang w:val="en-US"/>
          </w:rPr>
          <w:delText xml:space="preserve">for the spinning angle and the deflection angle are to control those two kinds of angles together to </w:delText>
        </w:r>
      </w:del>
      <w:del w:id="7720" w:author="JIE  SUN" w:date="2018-06-21T21:29:00Z">
        <w:r w:rsidDel="002258D4">
          <w:rPr>
            <w:rFonts w:hint="eastAsia"/>
            <w:lang w:val="en-US"/>
          </w:rPr>
          <w:delText xml:space="preserve">control </w:delText>
        </w:r>
      </w:del>
      <w:del w:id="7721"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722" w:author="jie sun" w:date="2018-04-11T17:32:00Z">
        <w:del w:id="7723" w:author="JIE  SUN" w:date="2018-06-21T22:05:00Z">
          <w:r w:rsidR="00C91EA7" w:rsidDel="00F42978">
            <w:rPr>
              <w:lang w:val="en-US"/>
            </w:rPr>
            <w:delText>n</w:delText>
          </w:r>
        </w:del>
      </w:ins>
      <w:del w:id="7724"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725" w:author="像个男人一样" w:date="2018-03-21T02:14:00Z">
          <w:pPr/>
        </w:pPrChange>
      </w:pPr>
      <w:r w:rsidRPr="00606542">
        <w:rPr>
          <w:iCs w:val="0"/>
          <w:color w:val="auto"/>
          <w:sz w:val="24"/>
          <w:szCs w:val="22"/>
          <w:lang w:val="en-US"/>
        </w:rPr>
        <w:t xml:space="preserve">There are two ranges of self-spinning angle and </w:t>
      </w:r>
      <w:del w:id="7726" w:author="JIE  SUN" w:date="2018-06-21T22:06:00Z">
        <w:r w:rsidRPr="00606542" w:rsidDel="00F42978">
          <w:rPr>
            <w:iCs w:val="0"/>
            <w:color w:val="auto"/>
            <w:sz w:val="24"/>
            <w:szCs w:val="22"/>
            <w:lang w:val="en-US"/>
          </w:rPr>
          <w:delText xml:space="preserve">deflection </w:delText>
        </w:r>
      </w:del>
      <w:ins w:id="7727"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728" w:author="JIE  SUN" w:date="2018-06-21T22:07:00Z">
        <w:r w:rsidR="00F42978">
          <w:rPr>
            <w:iCs w:val="0"/>
            <w:color w:val="auto"/>
            <w:sz w:val="24"/>
            <w:szCs w:val="22"/>
            <w:lang w:val="en-US"/>
          </w:rPr>
          <w:t xml:space="preserve">two </w:t>
        </w:r>
      </w:ins>
      <w:del w:id="7729" w:author="JIE  SUN" w:date="2018-06-21T22:07:00Z">
        <w:r w:rsidRPr="00606542" w:rsidDel="00F42978">
          <w:rPr>
            <w:iCs w:val="0"/>
            <w:color w:val="auto"/>
            <w:sz w:val="24"/>
            <w:szCs w:val="22"/>
            <w:lang w:val="en-US"/>
          </w:rPr>
          <w:delText>actions</w:delText>
        </w:r>
      </w:del>
      <w:ins w:id="7730"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731"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732"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733"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734" w:author="JIE  SUN" w:date="2018-06-21T22:10:00Z">
        <w:r w:rsidR="0092652C">
          <w:rPr>
            <w:iCs w:val="0"/>
            <w:color w:val="auto"/>
            <w:sz w:val="24"/>
            <w:szCs w:val="22"/>
            <w:lang w:val="en-US"/>
          </w:rPr>
          <w:t>d</w:t>
        </w:r>
      </w:ins>
      <w:r w:rsidRPr="00606542">
        <w:rPr>
          <w:iCs w:val="0"/>
          <w:color w:val="auto"/>
          <w:sz w:val="24"/>
          <w:szCs w:val="22"/>
          <w:lang w:val="en-US"/>
        </w:rPr>
        <w:t xml:space="preserve"> </w:t>
      </w:r>
      <w:del w:id="7735" w:author="jie sun" w:date="2018-04-11T17:33:00Z">
        <w:r w:rsidRPr="00606542" w:rsidDel="001668E1">
          <w:rPr>
            <w:iCs w:val="0"/>
            <w:color w:val="auto"/>
            <w:sz w:val="24"/>
            <w:szCs w:val="22"/>
            <w:lang w:val="en-US"/>
          </w:rPr>
          <w:delText>you in</w:delText>
        </w:r>
      </w:del>
      <w:ins w:id="7736" w:author="JIE  SUN" w:date="2018-06-21T22:10:00Z">
        <w:r w:rsidR="0092652C">
          <w:rPr>
            <w:iCs w:val="0"/>
            <w:color w:val="auto"/>
            <w:sz w:val="24"/>
            <w:szCs w:val="22"/>
            <w:lang w:val="en-US"/>
          </w:rPr>
          <w:t>as</w:t>
        </w:r>
      </w:ins>
      <w:ins w:id="7737" w:author="jie sun" w:date="2018-04-11T17:33:00Z">
        <w:del w:id="7738"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739"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740" w:author="JIE  SUN" w:date="2018-06-21T22:08:00Z">
        <w:r w:rsidR="00F42978">
          <w:rPr>
            <w:iCs w:val="0"/>
            <w:color w:val="auto"/>
            <w:sz w:val="24"/>
            <w:szCs w:val="22"/>
            <w:lang w:val="en-US"/>
          </w:rPr>
          <w:t xml:space="preserve"> even the inclination can meet the standards</w:t>
        </w:r>
      </w:ins>
      <w:del w:id="7741"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742" w:author="JIE  SUN" w:date="2018-06-21T22:10:00Z">
        <w:r w:rsidRPr="00606542" w:rsidDel="0092652C">
          <w:rPr>
            <w:iCs w:val="0"/>
            <w:color w:val="auto"/>
            <w:sz w:val="24"/>
            <w:szCs w:val="22"/>
            <w:lang w:val="en-US"/>
          </w:rPr>
          <w:delText xml:space="preserve">And </w:delText>
        </w:r>
      </w:del>
      <w:ins w:id="7743"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744"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745"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746" w:author="JIE  SUN" w:date="2018-06-21T22:11:00Z">
        <w:r w:rsidRPr="00606542" w:rsidDel="0092652C">
          <w:rPr>
            <w:iCs w:val="0"/>
            <w:color w:val="auto"/>
            <w:sz w:val="24"/>
            <w:szCs w:val="22"/>
            <w:lang w:val="en-US"/>
          </w:rPr>
          <w:delText>relative with the gravity</w:delText>
        </w:r>
      </w:del>
      <w:ins w:id="7747"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748"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749" w:author="JIE  SUN" w:date="2018-06-21T13:53:00Z">
        <w:r w:rsidRPr="00606542" w:rsidDel="00252560">
          <w:rPr>
            <w:iCs w:val="0"/>
            <w:color w:val="auto"/>
            <w:sz w:val="24"/>
            <w:szCs w:val="22"/>
            <w:lang w:val="en-US"/>
          </w:rPr>
          <w:delText>are not satisfied with</w:delText>
        </w:r>
      </w:del>
      <w:ins w:id="7750"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751" w:author="JIE  SUN" w:date="2018-06-21T22:11:00Z">
        <w:r w:rsidRPr="00606542" w:rsidDel="0092652C">
          <w:rPr>
            <w:iCs w:val="0"/>
            <w:color w:val="auto"/>
            <w:sz w:val="24"/>
            <w:szCs w:val="22"/>
            <w:lang w:val="en-US"/>
          </w:rPr>
          <w:delText xml:space="preserve"> which can be tested by Accelerometer.</w:delText>
        </w:r>
      </w:del>
      <w:ins w:id="7752"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753" w:author="jie sun" w:date="2018-04-08T14:40:00Z">
            <w:rPr>
              <w:color w:val="44546A" w:themeColor="text2"/>
              <w:lang w:val="en-US"/>
            </w:rPr>
          </w:rPrChange>
        </w:rPr>
      </w:pPr>
    </w:p>
    <w:p w14:paraId="1E5720A8" w14:textId="77777777" w:rsidR="0087014B" w:rsidRPr="00FA4034" w:rsidDel="00936904" w:rsidRDefault="00D5184D">
      <w:pPr>
        <w:pStyle w:val="Caption"/>
        <w:rPr>
          <w:ins w:id="7754" w:author="jie sun" w:date="2018-04-18T21:06:00Z"/>
          <w:del w:id="7755" w:author="JIE  SUN" w:date="2018-06-21T22:18:00Z"/>
          <w:color w:val="auto"/>
          <w:sz w:val="28"/>
          <w:szCs w:val="24"/>
          <w:lang w:val="en-GB"/>
        </w:rPr>
      </w:pPr>
      <w:del w:id="7756" w:author="JIE  SUN" w:date="2018-06-21T22:18:00Z">
        <w:r w:rsidRPr="00FA4034" w:rsidDel="00936904">
          <w:rPr>
            <w:color w:val="auto"/>
            <w:sz w:val="28"/>
            <w:szCs w:val="24"/>
            <w:lang w:val="en-GB"/>
          </w:rPr>
          <w:delText>There are some angle range restriction</w:delText>
        </w:r>
      </w:del>
      <w:ins w:id="7757" w:author="jie sun" w:date="2018-04-08T18:29:00Z">
        <w:del w:id="7758" w:author="JIE  SUN" w:date="2018-06-21T22:18:00Z">
          <w:r w:rsidR="009E530B" w:rsidRPr="00FA4034" w:rsidDel="00936904">
            <w:rPr>
              <w:color w:val="auto"/>
              <w:sz w:val="28"/>
              <w:szCs w:val="24"/>
              <w:lang w:val="en-GB"/>
            </w:rPr>
            <w:delText>s</w:delText>
          </w:r>
        </w:del>
      </w:ins>
      <w:del w:id="7759" w:author="JIE  SUN" w:date="2018-06-21T22:18:00Z">
        <w:r w:rsidRPr="00FA4034" w:rsidDel="00936904">
          <w:rPr>
            <w:color w:val="auto"/>
            <w:sz w:val="28"/>
            <w:szCs w:val="24"/>
            <w:lang w:val="en-GB"/>
          </w:rPr>
          <w:delText xml:space="preserve"> below for </w:delText>
        </w:r>
      </w:del>
      <w:del w:id="7760" w:author="JIE  SUN" w:date="2018-06-21T13:50:00Z">
        <w:r w:rsidRPr="00FA4034" w:rsidDel="00D81616">
          <w:rPr>
            <w:color w:val="auto"/>
            <w:sz w:val="28"/>
            <w:szCs w:val="24"/>
            <w:lang w:val="en-GB"/>
          </w:rPr>
          <w:delText xml:space="preserve">three different </w:delText>
        </w:r>
      </w:del>
      <w:del w:id="7761" w:author="JIE  SUN" w:date="2018-06-21T22:18:00Z">
        <w:r w:rsidRPr="00FA4034" w:rsidDel="00936904">
          <w:rPr>
            <w:color w:val="auto"/>
            <w:sz w:val="28"/>
            <w:szCs w:val="24"/>
            <w:lang w:val="en-GB"/>
          </w:rPr>
          <w:delText>actions.</w:delText>
        </w:r>
      </w:del>
      <w:bookmarkStart w:id="7762" w:name="_Toc517900498"/>
      <w:bookmarkStart w:id="7763" w:name="_Toc517900767"/>
      <w:bookmarkStart w:id="7764" w:name="_Toc517900903"/>
      <w:bookmarkStart w:id="7765" w:name="_Toc517901035"/>
      <w:bookmarkStart w:id="7766" w:name="_Toc517902550"/>
      <w:bookmarkStart w:id="7767" w:name="_Toc517903000"/>
      <w:bookmarkStart w:id="7768" w:name="_Toc517903567"/>
      <w:bookmarkStart w:id="7769" w:name="_Toc517903703"/>
      <w:bookmarkStart w:id="7770" w:name="_Toc517903975"/>
      <w:bookmarkStart w:id="7771" w:name="_Toc517904110"/>
      <w:bookmarkStart w:id="7772" w:name="_Toc517973769"/>
      <w:bookmarkStart w:id="7773" w:name="_Toc517973898"/>
      <w:bookmarkStart w:id="7774" w:name="_Toc517974025"/>
      <w:bookmarkStart w:id="7775" w:name="_Toc517974278"/>
      <w:bookmarkStart w:id="7776" w:name="_Toc518334442"/>
      <w:bookmarkStart w:id="7777" w:name="_Toc518334712"/>
      <w:bookmarkStart w:id="7778" w:name="_Toc518334842"/>
      <w:bookmarkStart w:id="7779" w:name="_Toc51864919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p>
    <w:p w14:paraId="0F8C9185" w14:textId="60BD3889" w:rsidR="00BD66EE" w:rsidRPr="00A70793" w:rsidRDefault="00AB4D3D" w:rsidP="00FA4034">
      <w:pPr>
        <w:pStyle w:val="Heading3"/>
        <w:rPr>
          <w:ins w:id="7780" w:author="jie sun" w:date="2018-04-18T21:06:00Z"/>
          <w:lang w:val="en-GB"/>
        </w:rPr>
      </w:pPr>
      <w:bookmarkStart w:id="7781" w:name="_Toc518649192"/>
      <w:ins w:id="7782" w:author="JIE  SUN" w:date="2018-06-21T21:02:00Z">
        <w:r w:rsidRPr="00FA4034">
          <w:rPr>
            <w:lang w:val="en-GB"/>
          </w:rPr>
          <w:t xml:space="preserve">The </w:t>
        </w:r>
      </w:ins>
      <w:ins w:id="7783" w:author="jie sun" w:date="2018-04-18T21:06:00Z">
        <w:r w:rsidR="00BD66EE" w:rsidRPr="00FA4034">
          <w:rPr>
            <w:lang w:val="en-GB"/>
          </w:rPr>
          <w:t xml:space="preserve">Period </w:t>
        </w:r>
      </w:ins>
      <w:ins w:id="7784" w:author="JIE  SUN" w:date="2018-06-21T21:03:00Z">
        <w:r w:rsidRPr="00FA4034">
          <w:rPr>
            <w:lang w:val="en-GB"/>
          </w:rPr>
          <w:t>of Data Collection</w:t>
        </w:r>
      </w:ins>
      <w:ins w:id="7785" w:author="JIE  SUN" w:date="2018-06-21T22:18:00Z">
        <w:r w:rsidR="00936904" w:rsidRPr="00FA4034">
          <w:rPr>
            <w:lang w:val="en-GB"/>
          </w:rPr>
          <w:t xml:space="preserve"> </w:t>
        </w:r>
      </w:ins>
      <w:ins w:id="7786" w:author="JIE  SUN" w:date="2018-06-24T21:34:00Z">
        <w:r w:rsidR="003973E0" w:rsidRPr="00FA4034">
          <w:rPr>
            <w:lang w:val="en-GB"/>
          </w:rPr>
          <w:t>and Faltering Noise</w:t>
        </w:r>
        <w:bookmarkEnd w:id="7781"/>
        <w:r w:rsidR="003973E0" w:rsidRPr="00FA4034">
          <w:rPr>
            <w:lang w:val="en-GB"/>
          </w:rPr>
          <w:t xml:space="preserve"> </w:t>
        </w:r>
      </w:ins>
      <w:ins w:id="7787" w:author="jie sun" w:date="2018-04-18T21:09:00Z">
        <w:del w:id="7788" w:author="JIE  SUN" w:date="2018-06-21T21:03:00Z">
          <w:r w:rsidR="00ED76F7" w:rsidRPr="00A70793" w:rsidDel="00AB4D3D">
            <w:rPr>
              <w:lang w:val="en-GB"/>
            </w:rPr>
            <w:delText>w</w:delText>
          </w:r>
        </w:del>
      </w:ins>
      <w:ins w:id="7789" w:author="jie sun" w:date="2018-04-18T21:06:00Z">
        <w:del w:id="7790" w:author="JIE  SUN" w:date="2018-06-21T21:03:00Z">
          <w:r w:rsidR="00BD66EE" w:rsidRPr="00A70793" w:rsidDel="00AB4D3D">
            <w:rPr>
              <w:lang w:val="en-GB"/>
            </w:rPr>
            <w:delText xml:space="preserve">ith </w:delText>
          </w:r>
        </w:del>
        <w:del w:id="7791"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792" w:author="JIE  SUN" w:date="2018-06-24T21:38:00Z">
          <w:pPr>
            <w:pStyle w:val="Heading3"/>
          </w:pPr>
        </w:pPrChange>
      </w:pPr>
      <w:ins w:id="7793"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794" w:author="JIE  SUN" w:date="2018-06-21T22:20:00Z">
        <w:r w:rsidR="00A41C79" w:rsidRPr="00FA4034">
          <w:rPr>
            <w:lang w:val="en-US"/>
          </w:rPr>
          <w:t xml:space="preserve">the unit of </w:t>
        </w:r>
      </w:ins>
      <w:ins w:id="7795" w:author="JIE  SUN" w:date="2018-06-21T22:17:00Z">
        <w:r w:rsidR="00A41C79" w:rsidRPr="00FA4034">
          <w:rPr>
            <w:lang w:val="en-US"/>
          </w:rPr>
          <w:t xml:space="preserve">the horizontal ordinate </w:t>
        </w:r>
      </w:ins>
      <w:ins w:id="7796"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797" w:author="JIE  SUN" w:date="2018-06-24T21:38:00Z"/>
          <w:lang w:val="en-US"/>
        </w:rPr>
      </w:pPr>
    </w:p>
    <w:p w14:paraId="58226C2B" w14:textId="77777777" w:rsidR="003973E0" w:rsidRPr="00FA4034" w:rsidRDefault="003973E0">
      <w:pPr>
        <w:rPr>
          <w:ins w:id="7798" w:author="JIE  SUN" w:date="2018-06-24T21:39:00Z"/>
          <w:lang w:val="en-US"/>
        </w:rPr>
        <w:pPrChange w:id="7799" w:author="JIE  SUN" w:date="2018-06-24T21:39:00Z">
          <w:pPr>
            <w:pStyle w:val="Heading3"/>
          </w:pPr>
        </w:pPrChange>
      </w:pPr>
      <w:ins w:id="7800" w:author="JIE  SUN" w:date="2018-06-24T21:35:00Z">
        <w:r w:rsidRPr="00FA4034">
          <w:rPr>
            <w:lang w:val="en-US"/>
            <w:rPrChange w:id="7801" w:author="JIE  SUN" w:date="2018-06-24T21:38:00Z">
              <w:rPr/>
            </w:rPrChange>
          </w:rPr>
          <w:t>We can use the fastest duration between two movement</w:t>
        </w:r>
      </w:ins>
      <w:ins w:id="7802" w:author="JIE  SUN" w:date="2018-06-24T21:39:00Z">
        <w:r w:rsidRPr="00FA4034">
          <w:rPr>
            <w:b/>
            <w:lang w:val="en-US"/>
          </w:rPr>
          <w:t>s</w:t>
        </w:r>
      </w:ins>
      <w:ins w:id="7803" w:author="JIE  SUN" w:date="2018-06-24T21:35:00Z">
        <w:r w:rsidRPr="00FA4034">
          <w:rPr>
            <w:lang w:val="en-US"/>
            <w:rPrChange w:id="7804" w:author="JIE  SUN" w:date="2018-06-24T21:38:00Z">
              <w:rPr/>
            </w:rPrChange>
          </w:rPr>
          <w:t xml:space="preserve"> to falter the noise</w:t>
        </w:r>
        <w:r w:rsidRPr="00FA4034">
          <w:rPr>
            <w:b/>
            <w:lang w:val="en-US"/>
          </w:rPr>
          <w:t>,</w:t>
        </w:r>
      </w:ins>
    </w:p>
    <w:p w14:paraId="3B9C7FAB" w14:textId="081FFFA8" w:rsidR="003973E0" w:rsidRPr="00FA4034" w:rsidRDefault="003973E0">
      <w:pPr>
        <w:rPr>
          <w:ins w:id="7805" w:author="JIE  SUN" w:date="2018-06-24T21:39:00Z"/>
          <w:lang w:val="en-US"/>
        </w:rPr>
        <w:pPrChange w:id="7806" w:author="JIE  SUN" w:date="2018-06-24T21:39:00Z">
          <w:pPr>
            <w:pStyle w:val="Heading3"/>
          </w:pPr>
        </w:pPrChange>
      </w:pPr>
      <w:ins w:id="7807" w:author="JIE  SUN" w:date="2018-06-24T21:36:00Z">
        <w:r w:rsidRPr="00FA4034">
          <w:rPr>
            <w:lang w:val="en-US"/>
            <w:rPrChange w:id="7808" w:author="JIE  SUN" w:date="2018-06-24T21:38:00Z">
              <w:rPr/>
            </w:rPrChange>
          </w:rPr>
          <w:t>which</w:t>
        </w:r>
      </w:ins>
      <w:ins w:id="7809" w:author="JIE  SUN" w:date="2018-06-24T21:35:00Z">
        <w:r w:rsidRPr="00FA4034">
          <w:rPr>
            <w:lang w:val="en-US"/>
            <w:rPrChange w:id="7810" w:author="JIE  SUN" w:date="2018-06-24T21:38:00Z">
              <w:rPr/>
            </w:rPrChange>
          </w:rPr>
          <w:t xml:space="preserve"> </w:t>
        </w:r>
      </w:ins>
      <w:ins w:id="7811" w:author="JIE  SUN" w:date="2018-06-24T21:36:00Z">
        <w:r w:rsidRPr="00FA4034">
          <w:rPr>
            <w:lang w:val="en-US"/>
            <w:rPrChange w:id="7812" w:author="JIE  SUN" w:date="2018-06-24T21:38:00Z">
              <w:rPr/>
            </w:rPrChange>
          </w:rPr>
          <w:t xml:space="preserve">has been maintained in the </w:t>
        </w:r>
      </w:ins>
      <w:ins w:id="7813" w:author="JIE  SUN" w:date="2018-06-24T21:37:00Z">
        <w:r w:rsidRPr="00FA4034">
          <w:rPr>
            <w:lang w:val="en-US"/>
            <w:rPrChange w:id="7814" w:author="JIE  SUN" w:date="2018-06-24T21:38:00Z">
              <w:rPr/>
            </w:rPrChange>
          </w:rPr>
          <w:t xml:space="preserve">Charter 2.3.2 as </w:t>
        </w:r>
      </w:ins>
      <w:ins w:id="7815" w:author="JIE  SUN" w:date="2018-06-24T21:38:00Z">
        <w:r w:rsidRPr="00A70793">
          <w:rPr>
            <w:lang w:val="en-US"/>
          </w:rPr>
          <w:t>Transform Domain Algorithm</w:t>
        </w:r>
      </w:ins>
      <w:ins w:id="7816" w:author="JIE  SUN" w:date="2018-06-24T21:39:00Z">
        <w:r w:rsidRPr="00FA4034">
          <w:rPr>
            <w:b/>
            <w:lang w:val="en-US"/>
          </w:rPr>
          <w:t>.</w:t>
        </w:r>
      </w:ins>
    </w:p>
    <w:p w14:paraId="7DDA98FC" w14:textId="6E3C2DD9" w:rsidR="00100CE8" w:rsidRDefault="00323B61">
      <w:pPr>
        <w:jc w:val="both"/>
        <w:rPr>
          <w:ins w:id="7817" w:author="JIE  SUN" w:date="2018-06-24T22:00:00Z"/>
          <w:lang w:val="en-US"/>
        </w:rPr>
        <w:pPrChange w:id="7818" w:author="JIE  SUN" w:date="2018-06-24T22:02:00Z">
          <w:pPr>
            <w:numPr>
              <w:numId w:val="12"/>
            </w:numPr>
            <w:ind w:left="720" w:hanging="360"/>
          </w:pPr>
        </w:pPrChange>
      </w:pPr>
      <w:ins w:id="7819" w:author="JIE  SUN" w:date="2018-06-24T21:44:00Z">
        <w:r w:rsidRPr="00FA4034">
          <w:rPr>
            <w:lang w:val="en-US"/>
          </w:rPr>
          <w:lastRenderedPageBreak/>
          <w:t>From</w:t>
        </w:r>
        <w:r>
          <w:rPr>
            <w:lang w:val="en-US"/>
          </w:rPr>
          <w:t xml:space="preserve"> this kind movements, </w:t>
        </w:r>
      </w:ins>
      <w:ins w:id="7820" w:author="JIE  SUN" w:date="2018-06-24T21:43:00Z">
        <w:r>
          <w:rPr>
            <w:lang w:val="en-US"/>
          </w:rPr>
          <w:t xml:space="preserve">we can get that </w:t>
        </w:r>
      </w:ins>
      <w:ins w:id="7821" w:author="JIE  SUN" w:date="2018-06-24T21:45:00Z">
        <w:r>
          <w:rPr>
            <w:lang w:val="en-US"/>
          </w:rPr>
          <w:t xml:space="preserve">the </w:t>
        </w:r>
      </w:ins>
      <w:ins w:id="7822" w:author="JIE  SUN" w:date="2018-06-24T21:43:00Z">
        <w:r w:rsidR="00100CE8">
          <w:rPr>
            <w:lang w:val="en-US"/>
          </w:rPr>
          <w:t xml:space="preserve">duration of two effective adjacent peaks </w:t>
        </w:r>
      </w:ins>
      <w:ins w:id="7823" w:author="JIE  SUN" w:date="2018-06-24T21:45:00Z">
        <w:r>
          <w:rPr>
            <w:lang w:val="en-US"/>
          </w:rPr>
          <w:t xml:space="preserve">or movement </w:t>
        </w:r>
      </w:ins>
      <w:ins w:id="7824"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825" w:author="JIE  SUN" w:date="2018-06-24T21:43:00Z"/>
          <w:lang w:val="en-US"/>
        </w:rPr>
        <w:pPrChange w:id="7826" w:author="JIE  SUN" w:date="2018-06-24T21:43:00Z">
          <w:pPr>
            <w:numPr>
              <w:numId w:val="12"/>
            </w:numPr>
            <w:ind w:left="720" w:hanging="360"/>
          </w:pPr>
        </w:pPrChange>
      </w:pPr>
      <w:ins w:id="7827" w:author="JIE  SUN" w:date="2018-06-24T22:00:00Z">
        <w:r>
          <w:rPr>
            <w:lang w:val="en-US"/>
          </w:rPr>
          <w:t xml:space="preserve">There is piece of code below, </w:t>
        </w:r>
      </w:ins>
      <w:ins w:id="7828"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proofErr w:type="spellStart"/>
        <w:r>
          <w:rPr>
            <w:rFonts w:ascii="NSimSun" w:eastAsia="NSimSun" w:hAnsi="Times New Roman" w:cs="NSimSun"/>
            <w:color w:val="2B91AF"/>
            <w:sz w:val="19"/>
            <w:szCs w:val="19"/>
          </w:rPr>
          <w:t>Domain_Num</w:t>
        </w:r>
        <w:proofErr w:type="spellEnd"/>
        <w:r>
          <w:rPr>
            <w:rFonts w:ascii="NSimSun" w:eastAsia="NSimSun" w:hAnsi="Times New Roman" w:cs="NSimSun"/>
            <w:color w:val="2B91AF"/>
            <w:sz w:val="19"/>
            <w:szCs w:val="19"/>
          </w:rPr>
          <w:t xml:space="preserve"> </w:t>
        </w:r>
        <w:r w:rsidRPr="0036186A">
          <w:rPr>
            <w:lang w:val="en-US"/>
            <w:rPrChange w:id="7829"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w:t>
        </w:r>
        <w:proofErr w:type="spellStart"/>
        <w:r>
          <w:rPr>
            <w:rFonts w:ascii="NSimSun" w:eastAsia="NSimSun" w:hAnsi="Times New Roman" w:cs="NSimSun"/>
            <w:color w:val="2B91AF"/>
            <w:sz w:val="19"/>
            <w:szCs w:val="19"/>
          </w:rPr>
          <w:t>numi</w:t>
        </w:r>
        <w:proofErr w:type="spellEnd"/>
        <w:r>
          <w:rPr>
            <w:rFonts w:ascii="NSimSun" w:eastAsia="NSimSun" w:hAnsi="Times New Roman" w:cs="NSimSun"/>
            <w:color w:val="2B91AF"/>
            <w:sz w:val="19"/>
            <w:szCs w:val="19"/>
          </w:rPr>
          <w:t xml:space="preserve"> </w:t>
        </w:r>
        <w:r w:rsidRPr="0036186A">
          <w:rPr>
            <w:lang w:val="en-US"/>
            <w:rPrChange w:id="7830" w:author="JIE  SUN" w:date="2018-06-24T22:02:00Z">
              <w:rPr>
                <w:rFonts w:ascii="NSimSun" w:eastAsia="NSimSun" w:hAnsi="Times New Roman" w:cs="NSimSun"/>
                <w:color w:val="2B91AF"/>
                <w:sz w:val="19"/>
                <w:szCs w:val="19"/>
              </w:rPr>
            </w:rPrChange>
          </w:rPr>
          <w:t xml:space="preserve">recording the </w:t>
        </w:r>
      </w:ins>
      <w:ins w:id="7831" w:author="JIE  SUN" w:date="2018-06-24T22:02:00Z">
        <w:r w:rsidRPr="0036186A">
          <w:rPr>
            <w:lang w:val="en-US"/>
            <w:rPrChange w:id="7832" w:author="JIE  SUN" w:date="2018-06-24T22:02:00Z">
              <w:rPr>
                <w:rFonts w:ascii="NSimSun" w:eastAsia="NSimSun" w:hAnsi="Times New Roman" w:cs="NSimSun"/>
                <w:color w:val="2B91AF"/>
                <w:sz w:val="19"/>
                <w:szCs w:val="19"/>
              </w:rPr>
            </w:rPrChange>
          </w:rPr>
          <w:t xml:space="preserve">number of </w:t>
        </w:r>
      </w:ins>
      <w:ins w:id="7833" w:author="JIE  SUN" w:date="2018-06-24T22:05:00Z">
        <w:r w:rsidR="00273D37">
          <w:rPr>
            <w:lang w:val="en-US"/>
          </w:rPr>
          <w:t xml:space="preserve">the </w:t>
        </w:r>
      </w:ins>
      <w:ins w:id="7834" w:author="JIE  SUN" w:date="2018-06-24T22:02:00Z">
        <w:r w:rsidRPr="0036186A">
          <w:rPr>
            <w:lang w:val="en-US"/>
            <w:rPrChange w:id="7835"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836" w:author="JIE  SUN" w:date="2018-06-24T22:03:00Z">
        <w:r>
          <w:rPr>
            <w:lang w:val="en-US"/>
          </w:rPr>
          <w:t>transform</w:t>
        </w:r>
      </w:ins>
      <w:ins w:id="7837" w:author="JIE  SUN" w:date="2018-06-24T22:02:00Z">
        <w:r>
          <w:rPr>
            <w:lang w:val="en-US"/>
          </w:rPr>
          <w:t xml:space="preserve"> </w:t>
        </w:r>
      </w:ins>
      <w:ins w:id="7838"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839" w:author="JIE  SUN" w:date="2018-06-24T22:00:00Z"/>
          <w:rFonts w:ascii="NSimSun" w:eastAsia="NSimSun" w:hAnsi="Times New Roman" w:cs="NSimSun"/>
          <w:color w:val="000000"/>
          <w:sz w:val="19"/>
          <w:szCs w:val="19"/>
        </w:rPr>
        <w:pPrChange w:id="7840" w:author="JIE  SUN" w:date="2018-06-24T22:00:00Z">
          <w:pPr>
            <w:autoSpaceDE w:val="0"/>
            <w:autoSpaceDN w:val="0"/>
            <w:adjustRightInd w:val="0"/>
            <w:spacing w:after="0"/>
          </w:pPr>
        </w:pPrChange>
      </w:pPr>
      <w:ins w:id="7841" w:author="JIE  SUN" w:date="2018-06-24T22:01:00Z">
        <w:r>
          <w:rPr>
            <w:rFonts w:ascii="NSimSun" w:eastAsia="NSimSun" w:hAnsi="Times New Roman" w:cs="NSimSun"/>
            <w:color w:val="008000"/>
            <w:sz w:val="19"/>
            <w:szCs w:val="19"/>
            <w:lang w:val="en-US"/>
          </w:rPr>
          <w:t xml:space="preserve"> </w:t>
        </w:r>
      </w:ins>
      <w:ins w:id="7842"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843" w:author="JIE  SUN" w:date="2018-06-24T22:00:00Z"/>
          <w:rFonts w:ascii="NSimSun" w:eastAsia="NSimSun" w:hAnsi="Times New Roman" w:cs="NSimSun"/>
          <w:color w:val="000000"/>
          <w:sz w:val="19"/>
          <w:szCs w:val="19"/>
        </w:rPr>
        <w:pPrChange w:id="7844" w:author="JIE  SUN" w:date="2018-06-24T22:00:00Z">
          <w:pPr>
            <w:autoSpaceDE w:val="0"/>
            <w:autoSpaceDN w:val="0"/>
            <w:adjustRightInd w:val="0"/>
            <w:spacing w:after="0"/>
          </w:pPr>
        </w:pPrChange>
      </w:pPr>
      <w:ins w:id="7845"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proofErr w:type="spellStart"/>
        <w:r>
          <w:rPr>
            <w:rFonts w:ascii="NSimSun" w:eastAsia="NSimSun" w:hAnsi="Times New Roman" w:cs="NSimSun"/>
            <w:color w:val="2B91AF"/>
            <w:sz w:val="19"/>
            <w:szCs w:val="19"/>
          </w:rPr>
          <w:t>Domain_Num</w:t>
        </w:r>
        <w:proofErr w:type="spellEnd"/>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846" w:author="JIE  SUN" w:date="2018-06-24T22:00:00Z"/>
          <w:rFonts w:ascii="NSimSun" w:eastAsia="NSimSun" w:hAnsi="Times New Roman" w:cs="NSimSun"/>
          <w:color w:val="000000"/>
          <w:sz w:val="19"/>
          <w:szCs w:val="19"/>
        </w:rPr>
        <w:pPrChange w:id="7847" w:author="JIE  SUN" w:date="2018-06-24T22:00:00Z">
          <w:pPr>
            <w:autoSpaceDE w:val="0"/>
            <w:autoSpaceDN w:val="0"/>
            <w:adjustRightInd w:val="0"/>
            <w:spacing w:after="0"/>
          </w:pPr>
        </w:pPrChange>
      </w:pPr>
      <w:ins w:id="7848"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w:t>
        </w:r>
        <w:proofErr w:type="spellStart"/>
        <w:r>
          <w:rPr>
            <w:rFonts w:ascii="NSimSun" w:eastAsia="NSimSun" w:hAnsi="Times New Roman" w:cs="NSimSun"/>
            <w:color w:val="000000"/>
            <w:sz w:val="19"/>
            <w:szCs w:val="19"/>
          </w:rPr>
          <w:t>numi</w:t>
        </w:r>
        <w:proofErr w:type="spellEnd"/>
        <w:r>
          <w:rPr>
            <w:rFonts w:ascii="NSimSun" w:eastAsia="NSimSun" w:hAnsi="Times New Roman" w:cs="NSimSun"/>
            <w:color w:val="000000"/>
            <w:sz w:val="19"/>
            <w:szCs w:val="19"/>
          </w:rPr>
          <w:t>;</w:t>
        </w:r>
      </w:ins>
    </w:p>
    <w:p w14:paraId="175862E9" w14:textId="77777777" w:rsidR="00D147D0" w:rsidRDefault="00D147D0">
      <w:pPr>
        <w:autoSpaceDE w:val="0"/>
        <w:autoSpaceDN w:val="0"/>
        <w:adjustRightInd w:val="0"/>
        <w:spacing w:after="0"/>
        <w:ind w:left="720" w:firstLine="720"/>
        <w:rPr>
          <w:ins w:id="7849" w:author="JIE  SUN" w:date="2018-06-24T22:00:00Z"/>
          <w:rFonts w:ascii="NSimSun" w:eastAsia="NSimSun" w:hAnsi="Times New Roman" w:cs="NSimSun"/>
          <w:color w:val="000000"/>
          <w:sz w:val="19"/>
          <w:szCs w:val="19"/>
        </w:rPr>
        <w:pPrChange w:id="7850" w:author="JIE  SUN" w:date="2018-06-24T22:00:00Z">
          <w:pPr>
            <w:autoSpaceDE w:val="0"/>
            <w:autoSpaceDN w:val="0"/>
            <w:adjustRightInd w:val="0"/>
            <w:spacing w:after="0"/>
          </w:pPr>
        </w:pPrChange>
      </w:pPr>
      <w:ins w:id="7851"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w:t>
        </w:r>
        <w:proofErr w:type="spellStart"/>
        <w:r>
          <w:rPr>
            <w:rFonts w:ascii="NSimSun" w:eastAsia="NSimSun" w:hAnsi="Times New Roman" w:cs="NSimSun"/>
            <w:color w:val="000000"/>
            <w:sz w:val="19"/>
            <w:szCs w:val="19"/>
          </w:rPr>
          <w:t>numi_last</w:t>
        </w:r>
        <w:proofErr w:type="spellEnd"/>
        <w:r>
          <w:rPr>
            <w:rFonts w:ascii="NSimSun" w:eastAsia="NSimSun" w:hAnsi="Times New Roman" w:cs="NSimSun"/>
            <w:color w:val="000000"/>
            <w:sz w:val="19"/>
            <w:szCs w:val="19"/>
          </w:rPr>
          <w:t>;</w:t>
        </w:r>
      </w:ins>
    </w:p>
    <w:p w14:paraId="34D74B74" w14:textId="77777777" w:rsidR="003973E0" w:rsidRPr="003973E0" w:rsidRDefault="00D147D0">
      <w:pPr>
        <w:ind w:left="720"/>
        <w:rPr>
          <w:ins w:id="7852" w:author="JIE  SUN" w:date="2018-06-21T22:18:00Z"/>
          <w:lang w:val="en-US"/>
          <w:rPrChange w:id="7853" w:author="JIE  SUN" w:date="2018-06-24T21:38:00Z">
            <w:rPr>
              <w:ins w:id="7854" w:author="JIE  SUN" w:date="2018-06-21T22:18:00Z"/>
            </w:rPr>
          </w:rPrChange>
        </w:rPr>
        <w:pPrChange w:id="7855" w:author="JIE  SUN" w:date="2018-06-24T22:00:00Z">
          <w:pPr/>
        </w:pPrChange>
      </w:pPr>
      <w:ins w:id="7856"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857" w:author="JIE  SUN" w:date="2018-06-24T22:02:00Z"/>
          <w:rFonts w:ascii="NSimSun" w:eastAsia="NSimSun" w:hAnsi="Times New Roman" w:cs="NSimSun"/>
          <w:color w:val="000000"/>
          <w:sz w:val="19"/>
          <w:szCs w:val="19"/>
        </w:rPr>
        <w:pPrChange w:id="7858" w:author="JIE  SUN" w:date="2018-06-24T22:03:00Z">
          <w:pPr>
            <w:autoSpaceDE w:val="0"/>
            <w:autoSpaceDN w:val="0"/>
            <w:adjustRightInd w:val="0"/>
            <w:spacing w:after="0"/>
          </w:pPr>
        </w:pPrChange>
      </w:pPr>
      <w:ins w:id="7859"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xml:space="preserve">// </w:t>
        </w:r>
        <w:proofErr w:type="spellStart"/>
        <w:r w:rsidR="002E0B5A">
          <w:rPr>
            <w:rFonts w:ascii="NSimSun" w:eastAsia="NSimSun" w:hAnsi="Times New Roman" w:cs="NSimSun"/>
            <w:color w:val="008000"/>
            <w:sz w:val="19"/>
            <w:szCs w:val="19"/>
          </w:rPr>
          <w:t>bewtween</w:t>
        </w:r>
        <w:proofErr w:type="spellEnd"/>
        <w:r w:rsidR="002E0B5A">
          <w:rPr>
            <w:rFonts w:ascii="NSimSun" w:eastAsia="NSimSun" w:hAnsi="Times New Roman" w:cs="NSimSun"/>
            <w:color w:val="008000"/>
            <w:sz w:val="19"/>
            <w:szCs w:val="19"/>
          </w:rPr>
          <w:t xml:space="preserve"> 0.</w:t>
        </w:r>
      </w:ins>
      <w:ins w:id="7860" w:author="JIE  SUN" w:date="2018-06-24T22:07:00Z">
        <w:r w:rsidR="00CA4CC7">
          <w:rPr>
            <w:rFonts w:ascii="NSimSun" w:eastAsia="NSimSun" w:hAnsi="Times New Roman" w:cs="NSimSun"/>
            <w:color w:val="008000"/>
            <w:sz w:val="19"/>
            <w:szCs w:val="19"/>
          </w:rPr>
          <w:t>0</w:t>
        </w:r>
      </w:ins>
      <w:ins w:id="7861" w:author="JIE  SUN" w:date="2018-06-24T22:02:00Z">
        <w:r>
          <w:rPr>
            <w:rFonts w:ascii="NSimSun" w:eastAsia="NSimSun" w:hAnsi="Times New Roman" w:cs="NSimSun"/>
            <w:color w:val="008000"/>
            <w:sz w:val="19"/>
            <w:szCs w:val="19"/>
          </w:rPr>
          <w:t>8s and 2</w:t>
        </w:r>
      </w:ins>
      <w:ins w:id="7862" w:author="JIE  SUN" w:date="2018-06-24T22:04:00Z">
        <w:r w:rsidR="00C85A4B">
          <w:rPr>
            <w:rFonts w:ascii="NSimSun" w:eastAsia="NSimSun" w:hAnsi="Times New Roman" w:cs="NSimSun"/>
            <w:color w:val="008000"/>
            <w:sz w:val="19"/>
            <w:szCs w:val="19"/>
          </w:rPr>
          <w:t>.</w:t>
        </w:r>
      </w:ins>
      <w:ins w:id="7863"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864" w:author="JIE  SUN" w:date="2018-06-24T22:02:00Z"/>
          <w:rFonts w:ascii="NSimSun" w:eastAsia="NSimSun" w:hAnsi="Times New Roman" w:cs="NSimSun"/>
          <w:color w:val="000000"/>
          <w:sz w:val="19"/>
          <w:szCs w:val="19"/>
        </w:rPr>
        <w:pPrChange w:id="7865" w:author="JIE  SUN" w:date="2018-06-24T22:03:00Z">
          <w:pPr>
            <w:autoSpaceDE w:val="0"/>
            <w:autoSpaceDN w:val="0"/>
            <w:adjustRightInd w:val="0"/>
            <w:spacing w:after="0"/>
          </w:pPr>
        </w:pPrChange>
      </w:pPr>
      <w:ins w:id="7866"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000000"/>
            <w:sz w:val="19"/>
            <w:szCs w:val="19"/>
          </w:rPr>
          <w:t>Domain.numi</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000000"/>
            <w:sz w:val="19"/>
            <w:szCs w:val="19"/>
          </w:rPr>
          <w:t>Domain.numi_last</w:t>
        </w:r>
        <w:proofErr w:type="spellEnd"/>
        <w:r>
          <w:rPr>
            <w:rFonts w:ascii="NSimSun" w:eastAsia="NSimSun" w:hAnsi="Times New Roman" w:cs="NSimSun"/>
            <w:color w:val="000000"/>
            <w:sz w:val="19"/>
            <w:szCs w:val="19"/>
          </w:rPr>
          <w:t xml:space="preserve">) &gt; </w:t>
        </w:r>
      </w:ins>
      <w:ins w:id="7867"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868" w:author="JIE  SUN" w:date="2018-06-24T22:02:00Z">
        <w:r>
          <w:rPr>
            <w:rFonts w:ascii="NSimSun" w:eastAsia="NSimSun" w:hAnsi="Times New Roman" w:cs="NSimSun"/>
            <w:color w:val="000000"/>
            <w:sz w:val="19"/>
            <w:szCs w:val="19"/>
          </w:rPr>
          <w:t xml:space="preserve"> &amp;&amp; (</w:t>
        </w:r>
        <w:proofErr w:type="spellStart"/>
        <w:r>
          <w:rPr>
            <w:rFonts w:ascii="NSimSun" w:eastAsia="NSimSun" w:hAnsi="Times New Roman" w:cs="NSimSun"/>
            <w:color w:val="000000"/>
            <w:sz w:val="19"/>
            <w:szCs w:val="19"/>
          </w:rPr>
          <w:t>Domain.numi</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000000"/>
            <w:sz w:val="19"/>
            <w:szCs w:val="19"/>
          </w:rPr>
          <w:t>Domain.numi_last</w:t>
        </w:r>
        <w:proofErr w:type="spellEnd"/>
        <w:r>
          <w:rPr>
            <w:rFonts w:ascii="NSimSun" w:eastAsia="NSimSun" w:hAnsi="Times New Roman" w:cs="NSimSun"/>
            <w:color w:val="000000"/>
            <w:sz w:val="19"/>
            <w:szCs w:val="19"/>
          </w:rPr>
          <w:t>) &lt; 25</w:t>
        </w:r>
      </w:ins>
      <w:ins w:id="7869" w:author="JIE  SUN" w:date="2018-06-24T22:06:00Z">
        <w:r w:rsidR="002462E7">
          <w:rPr>
            <w:rFonts w:ascii="NSimSun" w:eastAsia="NSimSun" w:hAnsi="Times New Roman" w:cs="NSimSun"/>
            <w:color w:val="000000"/>
            <w:sz w:val="19"/>
            <w:szCs w:val="19"/>
          </w:rPr>
          <w:t>0</w:t>
        </w:r>
      </w:ins>
      <w:ins w:id="7870"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871" w:author="JIE  SUN" w:date="2018-06-24T22:02:00Z"/>
          <w:rFonts w:ascii="NSimSun" w:eastAsia="NSimSun" w:hAnsi="Times New Roman" w:cs="NSimSun"/>
          <w:color w:val="000000"/>
          <w:sz w:val="19"/>
          <w:szCs w:val="19"/>
        </w:rPr>
        <w:pPrChange w:id="7872" w:author="JIE  SUN" w:date="2018-06-24T22:03:00Z">
          <w:pPr>
            <w:autoSpaceDE w:val="0"/>
            <w:autoSpaceDN w:val="0"/>
            <w:adjustRightInd w:val="0"/>
            <w:spacing w:after="0"/>
          </w:pPr>
        </w:pPrChange>
      </w:pPr>
      <w:ins w:id="7873"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874" w:author="JIE  SUN" w:date="2018-06-24T22:02:00Z"/>
          <w:rFonts w:ascii="NSimSun" w:eastAsia="NSimSun" w:hAnsi="Times New Roman" w:cs="NSimSun"/>
          <w:color w:val="000000"/>
          <w:sz w:val="19"/>
          <w:szCs w:val="19"/>
        </w:rPr>
        <w:pPrChange w:id="7875" w:author="JIE  SUN" w:date="2018-06-24T22:03:00Z">
          <w:pPr>
            <w:autoSpaceDE w:val="0"/>
            <w:autoSpaceDN w:val="0"/>
            <w:adjustRightInd w:val="0"/>
            <w:spacing w:after="0"/>
          </w:pPr>
        </w:pPrChange>
      </w:pPr>
      <w:ins w:id="7876"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877" w:author="JIE  SUN" w:date="2018-06-24T22:02:00Z"/>
          <w:rFonts w:ascii="NSimSun" w:eastAsia="NSimSun" w:hAnsi="Times New Roman" w:cs="NSimSun"/>
          <w:color w:val="000000"/>
          <w:sz w:val="19"/>
          <w:szCs w:val="19"/>
        </w:rPr>
        <w:pPrChange w:id="7878" w:author="JIE  SUN" w:date="2018-06-24T22:03:00Z">
          <w:pPr>
            <w:autoSpaceDE w:val="0"/>
            <w:autoSpaceDN w:val="0"/>
            <w:adjustRightInd w:val="0"/>
            <w:spacing w:after="0"/>
          </w:pPr>
        </w:pPrChange>
      </w:pPr>
      <w:ins w:id="7879"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880" w:author="JIE  SUN" w:date="2018-06-24T22:02:00Z"/>
          <w:rFonts w:ascii="NSimSun" w:eastAsia="NSimSun" w:hAnsi="Times New Roman" w:cs="NSimSun"/>
          <w:color w:val="000000"/>
          <w:sz w:val="19"/>
          <w:szCs w:val="19"/>
        </w:rPr>
        <w:pPrChange w:id="7881" w:author="JIE  SUN" w:date="2018-06-24T22:03:00Z">
          <w:pPr>
            <w:autoSpaceDE w:val="0"/>
            <w:autoSpaceDN w:val="0"/>
            <w:adjustRightInd w:val="0"/>
            <w:spacing w:after="0"/>
          </w:pPr>
        </w:pPrChange>
      </w:pPr>
      <w:ins w:id="7882"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883" w:author="JIE  SUN" w:date="2018-06-21T22:18:00Z"/>
        </w:rPr>
        <w:pPrChange w:id="7884" w:author="JIE  SUN" w:date="2018-06-24T22:03:00Z">
          <w:pPr/>
        </w:pPrChange>
      </w:pPr>
      <w:ins w:id="7885" w:author="JIE  SUN" w:date="2018-06-24T22:02:00Z">
        <w:r>
          <w:rPr>
            <w:rFonts w:ascii="NSimSun" w:eastAsia="NSimSun" w:hAnsi="Times New Roman" w:cs="NSimSun"/>
            <w:color w:val="000000"/>
            <w:sz w:val="19"/>
            <w:szCs w:val="19"/>
          </w:rPr>
          <w:tab/>
        </w:r>
        <w:proofErr w:type="spellStart"/>
        <w:r>
          <w:rPr>
            <w:rFonts w:ascii="NSimSun" w:eastAsia="NSimSun" w:hAnsi="Times New Roman" w:cs="NSimSun"/>
            <w:color w:val="000000"/>
            <w:sz w:val="19"/>
            <w:szCs w:val="19"/>
          </w:rPr>
          <w:t>Domain.numi_last</w:t>
        </w:r>
        <w:proofErr w:type="spellEnd"/>
        <w:r>
          <w:rPr>
            <w:rFonts w:ascii="NSimSun" w:eastAsia="NSimSun" w:hAnsi="Times New Roman" w:cs="NSimSun"/>
            <w:color w:val="000000"/>
            <w:sz w:val="19"/>
            <w:szCs w:val="19"/>
          </w:rPr>
          <w:t xml:space="preserve"> = </w:t>
        </w:r>
        <w:proofErr w:type="spellStart"/>
        <w:r>
          <w:rPr>
            <w:rFonts w:ascii="NSimSun" w:eastAsia="NSimSun" w:hAnsi="Times New Roman" w:cs="NSimSun"/>
            <w:color w:val="000000"/>
            <w:sz w:val="19"/>
            <w:szCs w:val="19"/>
          </w:rPr>
          <w:t>Domain.numi</w:t>
        </w:r>
        <w:proofErr w:type="spellEnd"/>
        <w:r>
          <w:rPr>
            <w:rFonts w:ascii="NSimSun" w:eastAsia="NSimSun" w:hAnsi="Times New Roman" w:cs="NSimSun"/>
            <w:color w:val="000000"/>
            <w:sz w:val="19"/>
            <w:szCs w:val="19"/>
          </w:rPr>
          <w:t>;</w:t>
        </w:r>
      </w:ins>
    </w:p>
    <w:p w14:paraId="1225CFC3" w14:textId="77777777" w:rsidR="00936904" w:rsidRDefault="00BD66EE" w:rsidP="00BD66EE">
      <w:pPr>
        <w:rPr>
          <w:ins w:id="7886" w:author="JIE  SUN" w:date="2018-06-21T22:18:00Z"/>
        </w:rPr>
      </w:pPr>
      <w:ins w:id="7887" w:author="jie sun" w:date="2018-04-18T21:06:00Z">
        <w:del w:id="7888" w:author="JIE  SUN" w:date="2018-06-21T21:07:00Z">
          <w:r w:rsidDel="002244F1">
            <w:delText>Here, t</w:delText>
          </w:r>
        </w:del>
        <w:del w:id="7889" w:author="JIE  SUN" w:date="2018-06-21T22:14:00Z">
          <w:r w:rsidDel="00936904">
            <w:delText xml:space="preserve">he frequency is </w:delText>
          </w:r>
        </w:del>
        <w:del w:id="7890" w:author="JIE  SUN" w:date="2018-06-21T13:50:00Z">
          <w:r w:rsidDel="00D81616">
            <w:delText>5</w:delText>
          </w:r>
        </w:del>
        <w:del w:id="7891" w:author="JIE  SUN" w:date="2018-06-21T22:14:00Z">
          <w:r w:rsidDel="00936904">
            <w:delText>0 Hz, that means the collection period is 0.0</w:delText>
          </w:r>
        </w:del>
        <w:del w:id="7892" w:author="JIE  SUN" w:date="2018-06-21T13:53:00Z">
          <w:r w:rsidDel="008C02A1">
            <w:delText>2</w:delText>
          </w:r>
        </w:del>
        <w:del w:id="7893" w:author="JIE  SUN" w:date="2018-06-21T22:14:00Z">
          <w:r w:rsidDel="00936904">
            <w:delText xml:space="preserve">s.  </w:delText>
          </w:r>
        </w:del>
        <w:del w:id="7894"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895" w:author="jie sun" w:date="2018-04-18T21:06:00Z"/>
          <w:lang w:val="en-US"/>
          <w:rPrChange w:id="7896" w:author="JIE  SUN" w:date="2018-06-21T22:18:00Z">
            <w:rPr>
              <w:ins w:id="7897" w:author="jie sun" w:date="2018-04-18T21:06:00Z"/>
            </w:rPr>
          </w:rPrChange>
        </w:rPr>
      </w:pPr>
    </w:p>
    <w:p w14:paraId="50567023" w14:textId="77777777" w:rsidR="00215C91" w:rsidRDefault="00215C91" w:rsidP="00934476">
      <w:pPr>
        <w:pStyle w:val="Heading3"/>
        <w:rPr>
          <w:ins w:id="7898" w:author="jie sun" w:date="2018-04-18T21:06:00Z"/>
        </w:rPr>
      </w:pPr>
      <w:bookmarkStart w:id="7899" w:name="OLE_LINK63"/>
      <w:ins w:id="7900" w:author="jie sun" w:date="2018-04-18T21:06:00Z">
        <w:del w:id="7901"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902" w:name="_Toc518649193"/>
      <w:ins w:id="7903" w:author="JIE  SUN" w:date="2018-06-22T11:39:00Z">
        <w:r w:rsidR="00DF7562">
          <w:t xml:space="preserve">Collecting </w:t>
        </w:r>
        <w:r w:rsidR="00DF7562">
          <w:rPr>
            <w:rFonts w:hint="eastAsia"/>
          </w:rPr>
          <w:t>Data</w:t>
        </w:r>
        <w:r w:rsidR="00DF7562">
          <w:t xml:space="preserve"> and Making Standards</w:t>
        </w:r>
      </w:ins>
      <w:bookmarkEnd w:id="7902"/>
    </w:p>
    <w:bookmarkEnd w:id="7899"/>
    <w:p w14:paraId="1F18C0B0" w14:textId="77777777" w:rsidR="00215C91" w:rsidDel="004E3F09" w:rsidRDefault="00215C91" w:rsidP="00215C91">
      <w:pPr>
        <w:rPr>
          <w:ins w:id="7904" w:author="jie sun" w:date="2018-04-18T21:06:00Z"/>
          <w:del w:id="7905" w:author="JIE  SUN" w:date="2018-06-22T11:50:00Z"/>
        </w:rPr>
      </w:pPr>
      <w:ins w:id="7906" w:author="jie sun" w:date="2018-04-18T21:06:00Z">
        <w:r>
          <w:rPr>
            <w:rFonts w:hint="eastAsia"/>
          </w:rPr>
          <w:t>There</w:t>
        </w:r>
        <w:r>
          <w:t xml:space="preserve"> </w:t>
        </w:r>
        <w:r>
          <w:rPr>
            <w:rFonts w:hint="eastAsia"/>
          </w:rPr>
          <w:t>is</w:t>
        </w:r>
        <w:r>
          <w:t xml:space="preserve"> an example already mentioned in 4.</w:t>
        </w:r>
      </w:ins>
      <w:ins w:id="7907" w:author="jie sun" w:date="2018-04-18T21:09:00Z">
        <w:r w:rsidR="00C85512">
          <w:t>2 chapter,</w:t>
        </w:r>
      </w:ins>
      <w:ins w:id="7908" w:author="jie sun" w:date="2018-04-18T21:06:00Z">
        <w:r>
          <w:t xml:space="preserve"> when put the phone up from the desk level, the Z-axis angle </w:t>
        </w:r>
      </w:ins>
      <w:ins w:id="7909" w:author="JIE  SUN" w:date="2018-06-21T21:06:00Z">
        <w:r w:rsidR="002244F1">
          <w:t>in</w:t>
        </w:r>
      </w:ins>
      <w:ins w:id="7910" w:author="jie sun" w:date="2018-04-18T21:06:00Z">
        <w:del w:id="7911" w:author="JIE  SUN" w:date="2018-06-21T21:06:00Z">
          <w:r w:rsidDel="002244F1">
            <w:delText>de</w:delText>
          </w:r>
        </w:del>
        <w:r>
          <w:t xml:space="preserve">creases when Y-axis </w:t>
        </w:r>
      </w:ins>
      <w:ins w:id="7912" w:author="JIE  SUN" w:date="2018-06-21T21:06:00Z">
        <w:r w:rsidR="002244F1">
          <w:t>de</w:t>
        </w:r>
      </w:ins>
      <w:ins w:id="7913" w:author="jie sun" w:date="2018-04-18T21:06:00Z">
        <w:del w:id="7914" w:author="JIE  SUN" w:date="2018-06-21T21:06:00Z">
          <w:r w:rsidDel="002244F1">
            <w:delText>in</w:delText>
          </w:r>
        </w:del>
        <w:r>
          <w:t xml:space="preserve">creases. Using this principle </w:t>
        </w:r>
        <w:del w:id="7915" w:author="JIE  SUN" w:date="2018-06-22T11:47:00Z">
          <w:r w:rsidDel="004E3F09">
            <w:delText>can identify those three actions generally</w:delText>
          </w:r>
        </w:del>
      </w:ins>
      <w:ins w:id="7916" w:author="JIE  SUN" w:date="2018-06-22T11:47:00Z">
        <w:r w:rsidR="004E3F09">
          <w:t>can make a set of algorithms to identify gestures and also count the times of the gesture happened</w:t>
        </w:r>
      </w:ins>
      <w:ins w:id="7917" w:author="jie sun" w:date="2018-04-18T21:06:00Z">
        <w:r>
          <w:t>,</w:t>
        </w:r>
        <w:del w:id="7918" w:author="JIE  SUN" w:date="2018-06-22T11:49:00Z">
          <w:r w:rsidDel="004E3F09">
            <w:delText xml:space="preserve"> </w:delText>
          </w:r>
        </w:del>
      </w:ins>
      <w:ins w:id="7919" w:author="JIE  SUN" w:date="2018-06-22T11:49:00Z">
        <w:r w:rsidR="004E3F09">
          <w:t xml:space="preserve"> since there are some differences</w:t>
        </w:r>
      </w:ins>
      <w:ins w:id="7920" w:author="JIE  SUN" w:date="2018-06-22T11:50:00Z">
        <w:r w:rsidR="004E3F09">
          <w:t xml:space="preserve"> of the tendency of the angle change</w:t>
        </w:r>
      </w:ins>
      <w:ins w:id="7921" w:author="JIE  SUN" w:date="2018-06-22T11:49:00Z">
        <w:r w:rsidR="004E3F09">
          <w:t xml:space="preserve"> between </w:t>
        </w:r>
      </w:ins>
      <w:ins w:id="7922" w:author="JIE  SUN" w:date="2018-06-22T11:50:00Z">
        <w:r w:rsidR="004E3F09">
          <w:t>those two gestures</w:t>
        </w:r>
      </w:ins>
      <w:ins w:id="7923" w:author="jie sun" w:date="2018-04-18T21:06:00Z">
        <w:del w:id="7924"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925" w:author="jie sun" w:date="2018-04-18T21:06:00Z">
            <w:rPr>
              <w:color w:val="44546A" w:themeColor="text2"/>
              <w:lang w:val="en-US"/>
            </w:rPr>
          </w:rPrChange>
        </w:rPr>
      </w:pPr>
    </w:p>
    <w:p w14:paraId="396B6BD9" w14:textId="77777777" w:rsidR="00125910" w:rsidRDefault="00D5184D">
      <w:pPr>
        <w:rPr>
          <w:ins w:id="7926" w:author="JIE  SUN" w:date="2018-06-22T15:11:00Z"/>
          <w:lang w:val="en-US"/>
        </w:rPr>
      </w:pPr>
      <w:del w:id="7927" w:author="JIE  SUN" w:date="2018-06-22T12:22:00Z">
        <w:r w:rsidDel="00861881">
          <w:rPr>
            <w:rFonts w:hint="eastAsia"/>
            <w:lang w:val="en-US"/>
          </w:rPr>
          <w:delText>Action1</w:delText>
        </w:r>
      </w:del>
      <w:ins w:id="7928" w:author="JIE  SUN" w:date="2018-06-22T12:22:00Z">
        <w:r w:rsidR="00861881">
          <w:rPr>
            <w:lang w:val="en-US"/>
          </w:rPr>
          <w:t>Gesture 1</w:t>
        </w:r>
      </w:ins>
      <w:r>
        <w:rPr>
          <w:rFonts w:hint="eastAsia"/>
          <w:lang w:val="en-US"/>
        </w:rPr>
        <w:t xml:space="preserve">:  </w:t>
      </w:r>
      <w:ins w:id="7929" w:author="jie sun" w:date="2018-04-08T14:41:00Z">
        <w:r w:rsidR="00677487">
          <w:t>S</w:t>
        </w:r>
      </w:ins>
      <w:del w:id="7930" w:author="jie sun" w:date="2018-04-08T14:41:00Z">
        <w:r w:rsidDel="00677487">
          <w:delText>s</w:delText>
        </w:r>
      </w:del>
      <w:r>
        <w:t>hak</w:t>
      </w:r>
      <w:ins w:id="7931" w:author="jie sun" w:date="2018-04-08T14:41:00Z">
        <w:r w:rsidR="00677487">
          <w:rPr>
            <w:lang w:val="en-US"/>
          </w:rPr>
          <w:t>e</w:t>
        </w:r>
      </w:ins>
      <w:del w:id="7932"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933" w:author="jie sun" w:date="2018-04-10T21:54:00Z">
        <w:r w:rsidDel="00DE417E">
          <w:rPr>
            <w:rFonts w:hint="eastAsia"/>
            <w:lang w:val="en-US"/>
          </w:rPr>
          <w:delText xml:space="preserve"> </w:delText>
        </w:r>
      </w:del>
      <w:r>
        <w:rPr>
          <w:rFonts w:hint="eastAsia"/>
          <w:lang w:val="en-US"/>
        </w:rPr>
        <w:t>the stick should display blue color.</w:t>
      </w:r>
      <w:ins w:id="7934" w:author="jie sun" w:date="2018-04-14T21:32:00Z">
        <w:r w:rsidR="00CD51E2">
          <w:rPr>
            <w:lang w:val="en-US"/>
          </w:rPr>
          <w:t xml:space="preserve"> </w:t>
        </w:r>
      </w:ins>
      <w:ins w:id="7935" w:author="JIE  SUN" w:date="2018-06-22T12:18:00Z">
        <w:r w:rsidR="00FC2A81">
          <w:rPr>
            <w:lang w:val="en-US"/>
          </w:rPr>
          <w:t xml:space="preserve"> Holding the phone </w:t>
        </w:r>
      </w:ins>
      <w:ins w:id="7936" w:author="JIE  SUN" w:date="2018-06-22T12:21:00Z">
        <w:r w:rsidR="00FC2A81">
          <w:rPr>
            <w:lang w:val="en-US"/>
          </w:rPr>
          <w:t>makes the screen facing the same direction with you and shake</w:t>
        </w:r>
      </w:ins>
      <w:ins w:id="7937" w:author="JIE  SUN" w:date="2018-06-22T12:22:00Z">
        <w:r w:rsidR="00FC2A81">
          <w:rPr>
            <w:lang w:val="en-US"/>
          </w:rPr>
          <w:t>s</w:t>
        </w:r>
      </w:ins>
      <w:ins w:id="7938" w:author="JIE  SUN" w:date="2018-06-22T12:21:00Z">
        <w:r w:rsidR="00FC2A81">
          <w:rPr>
            <w:lang w:val="en-US"/>
          </w:rPr>
          <w:t xml:space="preserve"> forward and behind</w:t>
        </w:r>
      </w:ins>
      <w:ins w:id="7939" w:author="JIE  SUN" w:date="2018-06-22T12:22:00Z">
        <w:r w:rsidR="00FC2A81">
          <w:rPr>
            <w:lang w:val="en-US"/>
          </w:rPr>
          <w:t>.</w:t>
        </w:r>
      </w:ins>
    </w:p>
    <w:p w14:paraId="69153115" w14:textId="77777777" w:rsidR="0087014B" w:rsidDel="00125910" w:rsidRDefault="00CD51E2">
      <w:pPr>
        <w:rPr>
          <w:del w:id="7940" w:author="JIE  SUN" w:date="2018-06-22T15:12:00Z"/>
          <w:lang w:val="en-US"/>
        </w:rPr>
      </w:pPr>
      <w:ins w:id="7941" w:author="jie sun" w:date="2018-04-14T21:32:00Z">
        <w:del w:id="7942" w:author="JIE  SUN" w:date="2018-06-21T21:15:00Z">
          <w:r w:rsidDel="006F6BA4">
            <w:rPr>
              <w:lang w:val="en-US"/>
            </w:rPr>
            <w:lastRenderedPageBreak/>
            <w:delText>(</w:delText>
          </w:r>
          <w:r w:rsidR="001C566E" w:rsidDel="006F6BA4">
            <w:rPr>
              <w:lang w:val="en-US"/>
            </w:rPr>
            <w:delText>All Frequenc</w:delText>
          </w:r>
        </w:del>
      </w:ins>
      <w:ins w:id="7943" w:author="jie sun" w:date="2018-04-14T21:33:00Z">
        <w:del w:id="7944" w:author="JIE  SUN" w:date="2018-06-21T21:15:00Z">
          <w:r w:rsidR="001C566E" w:rsidDel="006F6BA4">
            <w:rPr>
              <w:lang w:val="en-US"/>
            </w:rPr>
            <w:delText xml:space="preserve">ies below: </w:delText>
          </w:r>
        </w:del>
      </w:ins>
      <w:ins w:id="7945" w:author="jie sun" w:date="2018-04-14T21:32:00Z">
        <w:del w:id="7946" w:author="JIE  SUN" w:date="2018-06-21T13:54:00Z">
          <w:r w:rsidDel="008C02A1">
            <w:rPr>
              <w:lang w:val="en-US"/>
            </w:rPr>
            <w:delText>5</w:delText>
          </w:r>
        </w:del>
        <w:del w:id="7947" w:author="JIE  SUN" w:date="2018-06-21T21:15:00Z">
          <w:r w:rsidDel="006F6BA4">
            <w:rPr>
              <w:lang w:val="en-US"/>
            </w:rPr>
            <w:delText>0 Hz)</w:delText>
          </w:r>
        </w:del>
      </w:ins>
    </w:p>
    <w:p w14:paraId="6D08D6E1" w14:textId="77777777" w:rsidR="0087014B" w:rsidRDefault="00D5184D">
      <w:pPr>
        <w:jc w:val="center"/>
        <w:rPr>
          <w:ins w:id="7948" w:author="像个男人一样" w:date="2018-03-21T02:14:00Z"/>
          <w:lang w:val="en-US"/>
        </w:rPr>
        <w:pPrChange w:id="7949"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5420FDF2" w:rsidR="00125910" w:rsidRDefault="00D5184D">
      <w:pPr>
        <w:pStyle w:val="Caption"/>
        <w:jc w:val="center"/>
        <w:rPr>
          <w:ins w:id="7950" w:author="JIE  SUN" w:date="2018-06-22T15:13:00Z"/>
        </w:rPr>
        <w:pPrChange w:id="7951" w:author="jie sun" w:date="2018-04-16T21:42:00Z">
          <w:pPr/>
        </w:pPrChange>
      </w:pPr>
      <w:bookmarkStart w:id="7952" w:name="_Toc517801903"/>
      <w:ins w:id="7953" w:author="像个男人一样" w:date="2018-03-21T02:14:00Z">
        <w:r>
          <w:t xml:space="preserve">Figure </w:t>
        </w:r>
      </w:ins>
      <w:ins w:id="7954" w:author="JIE  SUN" w:date="2018-06-21T13:36:00Z">
        <w:r w:rsidR="00A64E7B">
          <w:fldChar w:fldCharType="begin"/>
        </w:r>
        <w:r w:rsidR="00A64E7B">
          <w:instrText xml:space="preserve"> STYLEREF 1 \s </w:instrText>
        </w:r>
      </w:ins>
      <w:r w:rsidR="00A64E7B">
        <w:fldChar w:fldCharType="separate"/>
      </w:r>
      <w:r w:rsidR="009F4579">
        <w:rPr>
          <w:noProof/>
        </w:rPr>
        <w:t>5</w:t>
      </w:r>
      <w:ins w:id="79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11</w:t>
      </w:r>
      <w:ins w:id="7956" w:author="JIE  SUN" w:date="2018-06-21T13:36:00Z">
        <w:r w:rsidR="00A64E7B">
          <w:fldChar w:fldCharType="end"/>
        </w:r>
      </w:ins>
      <w:ins w:id="7957" w:author="jie sun" w:date="2018-04-19T13:00:00Z">
        <w:del w:id="7958" w:author="JIE  SUN" w:date="2018-06-21T13:34:00Z">
          <w:r w:rsidR="00083FE7" w:rsidDel="00A64E7B">
            <w:fldChar w:fldCharType="begin"/>
          </w:r>
          <w:r w:rsidR="00083FE7" w:rsidDel="00A64E7B">
            <w:delInstrText xml:space="preserve"> STYLEREF 1 \s </w:delInstrText>
          </w:r>
        </w:del>
      </w:ins>
      <w:del w:id="7959" w:author="JIE  SUN" w:date="2018-06-21T13:34:00Z">
        <w:r w:rsidR="00083FE7" w:rsidDel="00A64E7B">
          <w:fldChar w:fldCharType="separate"/>
        </w:r>
        <w:r w:rsidR="00083FE7" w:rsidDel="00A64E7B">
          <w:rPr>
            <w:noProof/>
          </w:rPr>
          <w:delText>4</w:delText>
        </w:r>
      </w:del>
      <w:ins w:id="7960" w:author="jie sun" w:date="2018-04-19T13:00:00Z">
        <w:del w:id="79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62" w:author="JIE  SUN" w:date="2018-06-21T13:34:00Z">
        <w:r w:rsidR="00083FE7" w:rsidDel="00A64E7B">
          <w:fldChar w:fldCharType="separate"/>
        </w:r>
      </w:del>
      <w:ins w:id="7963" w:author="jie sun" w:date="2018-04-19T13:00:00Z">
        <w:del w:id="7964" w:author="JIE  SUN" w:date="2018-06-21T13:34:00Z">
          <w:r w:rsidR="00083FE7" w:rsidDel="00A64E7B">
            <w:rPr>
              <w:noProof/>
            </w:rPr>
            <w:delText>10</w:delText>
          </w:r>
          <w:r w:rsidR="00083FE7" w:rsidDel="00A64E7B">
            <w:fldChar w:fldCharType="end"/>
          </w:r>
        </w:del>
      </w:ins>
      <w:ins w:id="7965" w:author="像个男人一样" w:date="2018-03-21T02:14:00Z">
        <w:del w:id="796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967" w:author="像个男人一样" w:date="2018-03-22T11:51:00Z">
        <w:del w:id="7968" w:author="jie sun" w:date="2018-04-10T21:45:00Z">
          <w:r w:rsidDel="00454521">
            <w:delText>9</w:delText>
          </w:r>
        </w:del>
      </w:ins>
      <w:ins w:id="7969" w:author="像个男人一样" w:date="2018-03-21T02:14:00Z">
        <w:del w:id="7970" w:author="jie sun" w:date="2018-04-10T21:45:00Z">
          <w:r w:rsidDel="00454521">
            <w:fldChar w:fldCharType="end"/>
          </w:r>
        </w:del>
        <w:bookmarkStart w:id="7971" w:name="_Toc13665"/>
        <w:bookmarkStart w:id="7972" w:name="_Toc3253"/>
        <w:bookmarkStart w:id="7973" w:name="_Toc30291"/>
        <w:bookmarkStart w:id="7974" w:name="_Toc5203"/>
        <w:bookmarkStart w:id="7975" w:name="_Toc7885"/>
        <w:bookmarkStart w:id="7976" w:name="_Toc9703"/>
        <w:bookmarkStart w:id="7977" w:name="_Toc20146"/>
        <w:bookmarkStart w:id="7978" w:name="_Toc18384"/>
        <w:bookmarkStart w:id="7979" w:name="_Toc22028"/>
        <w:bookmarkStart w:id="7980" w:name="_Toc27708"/>
        <w:bookmarkStart w:id="7981" w:name="_Toc9096"/>
        <w:bookmarkStart w:id="7982" w:name="_Toc24577"/>
        <w:bookmarkStart w:id="7983" w:name="_Toc10608"/>
        <w:bookmarkStart w:id="7984" w:name="_Toc6050"/>
        <w:bookmarkStart w:id="7985" w:name="_Toc31888"/>
        <w:bookmarkStart w:id="7986" w:name="_Toc12510"/>
        <w:bookmarkStart w:id="7987" w:name="_Toc23863"/>
        <w:bookmarkStart w:id="7988" w:name="_Toc12797"/>
        <w:bookmarkStart w:id="7989" w:name="_Toc5373"/>
        <w:bookmarkStart w:id="7990" w:name="_Toc17157"/>
        <w:bookmarkStart w:id="7991" w:name="_Toc25493"/>
        <w:bookmarkStart w:id="7992" w:name="_Toc540"/>
        <w:bookmarkStart w:id="7993" w:name="_Toc21264"/>
        <w:bookmarkStart w:id="7994" w:name="_Toc24219"/>
        <w:bookmarkStart w:id="7995" w:name="_Toc21826"/>
        <w:r>
          <w:rPr>
            <w:rFonts w:hint="eastAsia"/>
          </w:rPr>
          <w:t xml:space="preserve">: Shank </w:t>
        </w:r>
      </w:ins>
      <w:ins w:id="7996" w:author="jie sun" w:date="2018-04-16T22:33:00Z">
        <w:r w:rsidR="00AA4800">
          <w:rPr>
            <w:rFonts w:hint="eastAsia"/>
          </w:rPr>
          <w:t>T</w:t>
        </w:r>
      </w:ins>
      <w:ins w:id="7997" w:author="像个男人一样" w:date="2018-03-21T02:14:00Z">
        <w:del w:id="7998" w:author="jie sun" w:date="2018-04-16T22:33:00Z">
          <w:r w:rsidDel="00AA4800">
            <w:rPr>
              <w:rFonts w:hint="eastAsia"/>
            </w:rPr>
            <w:delText>t</w:delText>
          </w:r>
        </w:del>
        <w:r>
          <w:rPr>
            <w:rFonts w:hint="eastAsia"/>
          </w:rPr>
          <w:t xml:space="preserve">he Phone </w:t>
        </w:r>
      </w:ins>
      <w:ins w:id="7999" w:author="jie sun" w:date="2018-04-16T22:33:00Z">
        <w:r w:rsidR="00AA4800">
          <w:rPr>
            <w:rFonts w:hint="eastAsia"/>
          </w:rPr>
          <w:t>I</w:t>
        </w:r>
      </w:ins>
      <w:ins w:id="8000" w:author="像个男人一样" w:date="2018-03-21T02:14:00Z">
        <w:del w:id="8001" w:author="jie sun" w:date="2018-04-16T22:33:00Z">
          <w:r w:rsidDel="00AA4800">
            <w:rPr>
              <w:rFonts w:hint="eastAsia"/>
            </w:rPr>
            <w:delText>i</w:delText>
          </w:r>
        </w:del>
        <w:r>
          <w:rPr>
            <w:rFonts w:hint="eastAsia"/>
          </w:rPr>
          <w:t xml:space="preserve">n </w:t>
        </w:r>
      </w:ins>
      <w:ins w:id="8002" w:author="JIE  SUN" w:date="2018-06-22T12:22:00Z">
        <w:r w:rsidR="00861881">
          <w:t>Gesture1</w:t>
        </w:r>
      </w:ins>
      <w:bookmarkEnd w:id="7952"/>
    </w:p>
    <w:p w14:paraId="36752DF8" w14:textId="77777777" w:rsidR="00125910" w:rsidRDefault="00125910" w:rsidP="00125910">
      <w:pPr>
        <w:rPr>
          <w:ins w:id="8003" w:author="JIE  SUN" w:date="2018-06-22T15:20:00Z"/>
          <w:lang w:val="en-US"/>
        </w:rPr>
      </w:pPr>
      <w:ins w:id="8004" w:author="JIE  SUN" w:date="2018-06-22T15:13:00Z">
        <w:r>
          <w:rPr>
            <w:lang w:val="en-US"/>
          </w:rPr>
          <w:t>There are two basic conditions to judge a valid gesture 1.</w:t>
        </w:r>
      </w:ins>
      <w:ins w:id="8005" w:author="JIE  SUN" w:date="2018-06-22T15:14:00Z">
        <w:r>
          <w:rPr>
            <w:lang w:val="en-US"/>
          </w:rPr>
          <w:t xml:space="preserve"> </w:t>
        </w:r>
      </w:ins>
    </w:p>
    <w:p w14:paraId="48716600" w14:textId="77777777" w:rsidR="00125910" w:rsidRDefault="00125910" w:rsidP="00125910">
      <w:pPr>
        <w:rPr>
          <w:ins w:id="8006" w:author="JIE  SUN" w:date="2018-06-22T15:13:00Z"/>
          <w:lang w:val="en-US"/>
        </w:rPr>
      </w:pPr>
      <w:ins w:id="8007" w:author="JIE  SUN" w:date="2018-06-22T15:20:00Z">
        <w:r>
          <w:rPr>
            <w:lang w:val="en-US"/>
          </w:rPr>
          <w:t xml:space="preserve">Condition 1: </w:t>
        </w:r>
      </w:ins>
      <w:ins w:id="8008" w:author="JIE  SUN" w:date="2018-06-22T15:14:00Z">
        <w:r>
          <w:rPr>
            <w:lang w:val="en-US"/>
          </w:rPr>
          <w:t xml:space="preserve">First is to analyze the self-rotation angle change to make </w:t>
        </w:r>
      </w:ins>
      <w:ins w:id="8009" w:author="JIE  SUN" w:date="2018-06-22T15:15:00Z">
        <w:r>
          <w:rPr>
            <w:lang w:val="en-US"/>
          </w:rPr>
          <w:t xml:space="preserve">threshold values of </w:t>
        </w:r>
      </w:ins>
      <w:ins w:id="8010" w:author="JIE  SUN" w:date="2018-06-22T15:14:00Z">
        <w:r>
          <w:rPr>
            <w:lang w:val="en-US"/>
          </w:rPr>
          <w:t>restrictions in three axes</w:t>
        </w:r>
      </w:ins>
      <w:ins w:id="8011" w:author="JIE  SUN" w:date="2018-06-22T15:19:00Z">
        <w:r>
          <w:rPr>
            <w:lang w:val="en-US"/>
          </w:rPr>
          <w:t xml:space="preserve"> </w:t>
        </w:r>
        <w:r>
          <w:rPr>
            <w:rFonts w:hint="eastAsia"/>
            <w:lang w:val="en-US"/>
          </w:rPr>
          <w:t>which</w:t>
        </w:r>
        <w:r>
          <w:rPr>
            <w:lang w:val="en-US"/>
          </w:rPr>
          <w:t xml:space="preserve"> are defined in Table 1 below</w:t>
        </w:r>
      </w:ins>
      <w:ins w:id="8012" w:author="JIE  SUN" w:date="2018-06-22T15:14:00Z">
        <w:r>
          <w:rPr>
            <w:lang w:val="en-US"/>
          </w:rPr>
          <w:t xml:space="preserve">. </w:t>
        </w:r>
      </w:ins>
      <w:ins w:id="8013" w:author="JIE  SUN" w:date="2018-06-22T15:20:00Z">
        <w:r>
          <w:rPr>
            <w:lang w:val="en-US"/>
          </w:rPr>
          <w:t>W</w:t>
        </w:r>
      </w:ins>
      <w:ins w:id="8014" w:author="JIE  SUN" w:date="2018-06-22T15:14:00Z">
        <w:r>
          <w:rPr>
            <w:lang w:val="en-US"/>
          </w:rPr>
          <w:t>hen the</w:t>
        </w:r>
      </w:ins>
      <w:ins w:id="8015" w:author="JIE  SUN" w:date="2018-06-22T15:17:00Z">
        <w:r>
          <w:rPr>
            <w:lang w:val="en-US"/>
          </w:rPr>
          <w:t xml:space="preserve"> values of self-rotation angle in</w:t>
        </w:r>
      </w:ins>
      <w:ins w:id="8016" w:author="JIE  SUN" w:date="2018-06-22T15:14:00Z">
        <w:r>
          <w:rPr>
            <w:lang w:val="en-US"/>
          </w:rPr>
          <w:t xml:space="preserve"> </w:t>
        </w:r>
      </w:ins>
      <w:ins w:id="8017" w:author="JIE  SUN" w:date="2018-06-22T15:16:00Z">
        <w:r>
          <w:rPr>
            <w:lang w:val="en-US"/>
          </w:rPr>
          <w:t>three</w:t>
        </w:r>
      </w:ins>
      <w:ins w:id="8018" w:author="JIE  SUN" w:date="2018-06-22T15:14:00Z">
        <w:r>
          <w:rPr>
            <w:lang w:val="en-US"/>
          </w:rPr>
          <w:t xml:space="preserve"> </w:t>
        </w:r>
      </w:ins>
      <w:ins w:id="8019" w:author="JIE  SUN" w:date="2018-06-22T15:16:00Z">
        <w:r>
          <w:rPr>
            <w:lang w:val="en-US"/>
          </w:rPr>
          <w:t>directions can meet</w:t>
        </w:r>
      </w:ins>
      <w:ins w:id="8020" w:author="JIE  SUN" w:date="2018-06-22T15:17:00Z">
        <w:r>
          <w:rPr>
            <w:lang w:val="en-US"/>
          </w:rPr>
          <w:t xml:space="preserve"> the threshold values, it means the data satisfy this cond</w:t>
        </w:r>
      </w:ins>
      <w:ins w:id="8021" w:author="JIE  SUN" w:date="2018-06-22T15:18:00Z">
        <w:r>
          <w:rPr>
            <w:lang w:val="en-US"/>
          </w:rPr>
          <w:t>i</w:t>
        </w:r>
      </w:ins>
      <w:ins w:id="8022" w:author="JIE  SUN" w:date="2018-06-22T15:17:00Z">
        <w:r>
          <w:rPr>
            <w:lang w:val="en-US"/>
          </w:rPr>
          <w:t>tion</w:t>
        </w:r>
      </w:ins>
      <w:ins w:id="8023" w:author="JIE  SUN" w:date="2018-06-22T15:19:00Z">
        <w:r>
          <w:rPr>
            <w:lang w:val="en-US"/>
          </w:rPr>
          <w:t>.</w:t>
        </w:r>
      </w:ins>
      <w:ins w:id="8024" w:author="JIE  SUN" w:date="2018-06-22T15:16:00Z">
        <w:r>
          <w:rPr>
            <w:lang w:val="en-US"/>
          </w:rPr>
          <w:t xml:space="preserve"> </w:t>
        </w:r>
      </w:ins>
    </w:p>
    <w:p w14:paraId="4162DED9" w14:textId="77777777" w:rsidR="00125910" w:rsidRPr="00125910" w:rsidRDefault="00125910">
      <w:pPr>
        <w:rPr>
          <w:ins w:id="8025" w:author="JIE  SUN" w:date="2018-06-22T15:12:00Z"/>
        </w:rPr>
      </w:pPr>
    </w:p>
    <w:p w14:paraId="090C044D" w14:textId="77777777" w:rsidR="0087014B" w:rsidDel="00AF72A5" w:rsidRDefault="00F94CD9">
      <w:pPr>
        <w:pStyle w:val="Caption"/>
        <w:jc w:val="center"/>
        <w:rPr>
          <w:ins w:id="8026" w:author="像个男人一样" w:date="2018-03-21T02:13:00Z"/>
          <w:del w:id="8027" w:author="JIE  SUN" w:date="2018-06-22T17:24:00Z"/>
          <w:lang w:val="en-US"/>
        </w:rPr>
        <w:pPrChange w:id="8028" w:author="jie sun" w:date="2018-04-16T21:42:00Z">
          <w:pPr/>
        </w:pPrChange>
      </w:pPr>
      <w:ins w:id="8029" w:author="JIE  SUN" w:date="2018-06-22T16:39:00Z">
        <w:r>
          <w:rPr>
            <w:iCs w:val="0"/>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8030" w:author="jie sun" w:date="2018-04-16T22:33:00Z">
        <w:del w:id="8031" w:author="JIE  SUN" w:date="2018-06-22T12:22:00Z">
          <w:r w:rsidR="00AA4800" w:rsidDel="00861881">
            <w:rPr>
              <w:rFonts w:hint="eastAsia"/>
            </w:rPr>
            <w:delText>A</w:delText>
          </w:r>
        </w:del>
      </w:ins>
      <w:ins w:id="8032" w:author="像个男人一样" w:date="2018-03-21T02:14:00Z">
        <w:del w:id="8033" w:author="jie sun" w:date="2018-04-16T22:33:00Z">
          <w:r w:rsidR="00D5184D" w:rsidDel="00AA4800">
            <w:rPr>
              <w:rFonts w:hint="eastAsia"/>
            </w:rPr>
            <w:delText>a</w:delText>
          </w:r>
        </w:del>
        <w:del w:id="8034" w:author="JIE  SUN" w:date="2018-06-22T12:22:00Z">
          <w:r w:rsidR="00D5184D" w:rsidDel="00861881">
            <w:rPr>
              <w:rFonts w:hint="eastAsia"/>
            </w:rPr>
            <w:delText>ction1</w:delText>
          </w:r>
        </w:del>
      </w:ins>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p>
    <w:p w14:paraId="2D0DACCE" w14:textId="77777777" w:rsidR="0087014B" w:rsidRDefault="00D5184D">
      <w:pPr>
        <w:pStyle w:val="Caption"/>
        <w:jc w:val="center"/>
        <w:rPr>
          <w:ins w:id="8035" w:author="像个男人一样" w:date="2018-03-21T02:14:00Z"/>
        </w:rPr>
        <w:pPrChange w:id="8036" w:author="JIE  SUN" w:date="2018-06-22T17:24:00Z">
          <w:pPr/>
        </w:pPrChange>
      </w:pPr>
      <w:del w:id="8037"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5E895772" w:rsidR="00AF72A5" w:rsidRDefault="00D5184D">
      <w:pPr>
        <w:pStyle w:val="Caption"/>
        <w:jc w:val="center"/>
        <w:rPr>
          <w:ins w:id="8038" w:author="JIE  SUN" w:date="2018-06-22T17:24:00Z"/>
          <w:lang w:val="en-US"/>
        </w:rPr>
        <w:pPrChange w:id="8039" w:author="jie sun" w:date="2018-04-16T21:42:00Z">
          <w:pPr/>
        </w:pPrChange>
      </w:pPr>
      <w:bookmarkStart w:id="8040" w:name="_Toc517801904"/>
      <w:ins w:id="8041" w:author="像个男人一样" w:date="2018-03-21T02:15:00Z">
        <w:r>
          <w:t xml:space="preserve">Figure </w:t>
        </w:r>
      </w:ins>
      <w:ins w:id="8042" w:author="JIE  SUN" w:date="2018-06-21T13:36:00Z">
        <w:r w:rsidR="00A64E7B">
          <w:fldChar w:fldCharType="begin"/>
        </w:r>
        <w:r w:rsidR="00A64E7B">
          <w:instrText xml:space="preserve"> STYLEREF 1 \s </w:instrText>
        </w:r>
      </w:ins>
      <w:r w:rsidR="00A64E7B">
        <w:fldChar w:fldCharType="separate"/>
      </w:r>
      <w:r w:rsidR="009F4579">
        <w:rPr>
          <w:noProof/>
        </w:rPr>
        <w:t>5</w:t>
      </w:r>
      <w:ins w:id="804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12</w:t>
      </w:r>
      <w:ins w:id="8044" w:author="JIE  SUN" w:date="2018-06-21T13:36:00Z">
        <w:r w:rsidR="00A64E7B">
          <w:fldChar w:fldCharType="end"/>
        </w:r>
      </w:ins>
      <w:ins w:id="8045" w:author="jie sun" w:date="2018-04-19T13:00:00Z">
        <w:del w:id="8046" w:author="JIE  SUN" w:date="2018-06-21T13:34:00Z">
          <w:r w:rsidR="00083FE7" w:rsidDel="00A64E7B">
            <w:fldChar w:fldCharType="begin"/>
          </w:r>
          <w:r w:rsidR="00083FE7" w:rsidDel="00A64E7B">
            <w:delInstrText xml:space="preserve"> STYLEREF 1 \s </w:delInstrText>
          </w:r>
        </w:del>
      </w:ins>
      <w:del w:id="8047" w:author="JIE  SUN" w:date="2018-06-21T13:34:00Z">
        <w:r w:rsidR="00083FE7" w:rsidDel="00A64E7B">
          <w:fldChar w:fldCharType="separate"/>
        </w:r>
        <w:r w:rsidR="00083FE7" w:rsidDel="00A64E7B">
          <w:rPr>
            <w:noProof/>
          </w:rPr>
          <w:delText>4</w:delText>
        </w:r>
      </w:del>
      <w:ins w:id="8048" w:author="jie sun" w:date="2018-04-19T13:00:00Z">
        <w:del w:id="804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050" w:author="JIE  SUN" w:date="2018-06-21T13:34:00Z">
        <w:r w:rsidR="00083FE7" w:rsidDel="00A64E7B">
          <w:fldChar w:fldCharType="separate"/>
        </w:r>
      </w:del>
      <w:ins w:id="8051" w:author="jie sun" w:date="2018-04-19T13:00:00Z">
        <w:del w:id="8052" w:author="JIE  SUN" w:date="2018-06-21T13:34:00Z">
          <w:r w:rsidR="00083FE7" w:rsidDel="00A64E7B">
            <w:rPr>
              <w:noProof/>
            </w:rPr>
            <w:delText>11</w:delText>
          </w:r>
          <w:r w:rsidR="00083FE7" w:rsidDel="00A64E7B">
            <w:fldChar w:fldCharType="end"/>
          </w:r>
        </w:del>
      </w:ins>
      <w:ins w:id="8053" w:author="像个男人一样" w:date="2018-03-21T02:15:00Z">
        <w:del w:id="805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055" w:author="像个男人一样" w:date="2018-03-22T11:51:00Z">
        <w:del w:id="8056" w:author="jie sun" w:date="2018-04-10T21:45:00Z">
          <w:r w:rsidDel="00454521">
            <w:delText>10</w:delText>
          </w:r>
        </w:del>
      </w:ins>
      <w:ins w:id="8057" w:author="像个男人一样" w:date="2018-03-21T02:15:00Z">
        <w:del w:id="8058" w:author="jie sun" w:date="2018-04-10T21:45:00Z">
          <w:r w:rsidDel="00454521">
            <w:fldChar w:fldCharType="end"/>
          </w:r>
        </w:del>
        <w:bookmarkStart w:id="8059" w:name="_Toc13477"/>
        <w:bookmarkStart w:id="8060" w:name="_Toc3312"/>
        <w:bookmarkStart w:id="8061" w:name="_Toc30415"/>
        <w:bookmarkStart w:id="8062" w:name="_Toc15406"/>
        <w:bookmarkStart w:id="8063" w:name="_Toc22349"/>
        <w:bookmarkStart w:id="8064" w:name="_Toc14586"/>
        <w:bookmarkStart w:id="8065" w:name="_Toc11282"/>
        <w:bookmarkStart w:id="8066" w:name="_Toc19089"/>
        <w:bookmarkStart w:id="8067" w:name="_Toc21668"/>
        <w:bookmarkStart w:id="8068" w:name="_Toc20962"/>
        <w:bookmarkStart w:id="8069" w:name="_Toc22628"/>
        <w:bookmarkStart w:id="8070" w:name="_Toc6265"/>
        <w:bookmarkStart w:id="8071" w:name="_Toc27747"/>
        <w:bookmarkStart w:id="8072" w:name="_Toc24094"/>
        <w:bookmarkStart w:id="8073" w:name="_Toc257"/>
        <w:bookmarkStart w:id="8074" w:name="_Toc14481"/>
        <w:bookmarkStart w:id="8075" w:name="_Toc24361"/>
        <w:bookmarkStart w:id="8076" w:name="_Toc461"/>
        <w:bookmarkStart w:id="8077" w:name="_Toc7552"/>
        <w:bookmarkStart w:id="8078" w:name="_Toc4361"/>
        <w:bookmarkStart w:id="8079" w:name="_Toc23374"/>
        <w:bookmarkStart w:id="8080" w:name="_Toc27015"/>
        <w:bookmarkStart w:id="8081" w:name="_Toc18197"/>
        <w:bookmarkStart w:id="8082" w:name="_Toc18563"/>
        <w:bookmarkStart w:id="8083" w:name="_Toc18731"/>
        <w:r>
          <w:rPr>
            <w:rFonts w:hint="eastAsia"/>
          </w:rPr>
          <w:t>:</w:t>
        </w:r>
      </w:ins>
      <w:ins w:id="8084" w:author="JIE  SUN" w:date="2018-06-22T15:10:00Z">
        <w:r w:rsidR="0012193D">
          <w:t xml:space="preserve"> </w:t>
        </w:r>
      </w:ins>
      <w:ins w:id="8085" w:author="像个男人一样" w:date="2018-03-21T02:15:00Z">
        <w:r>
          <w:rPr>
            <w:rFonts w:hint="eastAsia"/>
          </w:rPr>
          <w:t xml:space="preserve">Spinning </w:t>
        </w:r>
      </w:ins>
      <w:ins w:id="8086" w:author="jie sun" w:date="2018-04-16T22:33:00Z">
        <w:r w:rsidR="00AA4800">
          <w:rPr>
            <w:rFonts w:hint="eastAsia"/>
          </w:rPr>
          <w:t>A</w:t>
        </w:r>
      </w:ins>
      <w:ins w:id="8087" w:author="像个男人一样" w:date="2018-03-21T02:15:00Z">
        <w:del w:id="8088" w:author="jie sun" w:date="2018-04-16T22:33:00Z">
          <w:r w:rsidDel="00AA4800">
            <w:rPr>
              <w:rFonts w:hint="eastAsia"/>
            </w:rPr>
            <w:delText>a</w:delText>
          </w:r>
        </w:del>
        <w:r>
          <w:rPr>
            <w:rFonts w:hint="eastAsia"/>
          </w:rPr>
          <w:t xml:space="preserve">ngle </w:t>
        </w:r>
      </w:ins>
      <w:ins w:id="8089" w:author="jie sun" w:date="2018-04-16T22:33:00Z">
        <w:r w:rsidR="00AA4800">
          <w:t>C</w:t>
        </w:r>
      </w:ins>
      <w:ins w:id="8090" w:author="像个男人一样" w:date="2018-03-21T02:15:00Z">
        <w:del w:id="8091" w:author="jie sun" w:date="2018-04-16T22:33:00Z">
          <w:r w:rsidDel="00AA4800">
            <w:rPr>
              <w:rFonts w:hint="eastAsia"/>
            </w:rPr>
            <w:delText>c</w:delText>
          </w:r>
        </w:del>
        <w:r>
          <w:rPr>
            <w:rFonts w:hint="eastAsia"/>
          </w:rPr>
          <w:t>hanges</w:t>
        </w:r>
      </w:ins>
      <w:ins w:id="8092" w:author="像个男人一样" w:date="2018-03-21T02:18:00Z">
        <w:r>
          <w:rPr>
            <w:rFonts w:hint="eastAsia"/>
            <w:lang w:val="en-US"/>
          </w:rPr>
          <w:t xml:space="preserve"> </w:t>
        </w:r>
      </w:ins>
      <w:ins w:id="8093" w:author="JIE  SUN" w:date="2018-06-22T15:10:00Z">
        <w:r w:rsidR="0012193D">
          <w:rPr>
            <w:rFonts w:hint="eastAsia"/>
            <w:lang w:val="en-US"/>
          </w:rPr>
          <w:t>in Gesture 1</w:t>
        </w:r>
      </w:ins>
      <w:bookmarkEnd w:id="8040"/>
    </w:p>
    <w:p w14:paraId="405621F2" w14:textId="77777777" w:rsidR="0087014B" w:rsidDel="0045059A" w:rsidRDefault="00AA4800">
      <w:pPr>
        <w:pStyle w:val="Caption"/>
        <w:jc w:val="center"/>
        <w:rPr>
          <w:ins w:id="8094" w:author="像个男人一样" w:date="2018-03-22T11:49:00Z"/>
          <w:del w:id="8095" w:author="jie sun" w:date="2018-04-11T17:34:00Z"/>
          <w:lang w:val="en-US"/>
        </w:rPr>
        <w:pPrChange w:id="8096" w:author="jie sun" w:date="2018-04-16T21:42:00Z">
          <w:pPr/>
        </w:pPrChange>
      </w:pPr>
      <w:ins w:id="8097" w:author="jie sun" w:date="2018-04-16T22:33:00Z">
        <w:del w:id="8098" w:author="JIE  SUN" w:date="2018-06-22T15:10:00Z">
          <w:r w:rsidDel="0012193D">
            <w:rPr>
              <w:lang w:val="en-US"/>
            </w:rPr>
            <w:delText>I</w:delText>
          </w:r>
        </w:del>
      </w:ins>
      <w:ins w:id="8099" w:author="像个男人一样" w:date="2018-03-21T02:18:00Z">
        <w:del w:id="8100" w:author="jie sun" w:date="2018-04-16T22:33:00Z">
          <w:r w:rsidR="00D5184D" w:rsidDel="00AA4800">
            <w:rPr>
              <w:rFonts w:hint="eastAsia"/>
              <w:lang w:val="en-US"/>
            </w:rPr>
            <w:delText>i</w:delText>
          </w:r>
        </w:del>
        <w:del w:id="8101" w:author="JIE  SUN" w:date="2018-06-22T15:10:00Z">
          <w:r w:rsidR="00D5184D" w:rsidDel="0012193D">
            <w:rPr>
              <w:rFonts w:hint="eastAsia"/>
              <w:lang w:val="en-US"/>
            </w:rPr>
            <w:delText xml:space="preserve">n </w:delText>
          </w:r>
        </w:del>
      </w:ins>
      <w:ins w:id="8102" w:author="jie sun" w:date="2018-04-16T22:33:00Z">
        <w:del w:id="8103" w:author="JIE  SUN" w:date="2018-06-22T15:10:00Z">
          <w:r w:rsidDel="0012193D">
            <w:rPr>
              <w:lang w:val="en-US"/>
            </w:rPr>
            <w:delText>A</w:delText>
          </w:r>
        </w:del>
      </w:ins>
      <w:ins w:id="8104" w:author="像个男人一样" w:date="2018-03-21T02:18:00Z">
        <w:del w:id="8105" w:author="jie sun" w:date="2018-04-16T22:33:00Z">
          <w:r w:rsidR="00D5184D" w:rsidDel="00AA4800">
            <w:rPr>
              <w:rFonts w:hint="eastAsia"/>
              <w:lang w:val="en-US"/>
            </w:rPr>
            <w:delText>a</w:delText>
          </w:r>
        </w:del>
        <w:del w:id="8106" w:author="JIE  SUN" w:date="2018-06-22T15:10:00Z">
          <w:r w:rsidR="00D5184D" w:rsidDel="0012193D">
            <w:rPr>
              <w:rFonts w:hint="eastAsia"/>
              <w:lang w:val="en-US"/>
            </w:rPr>
            <w:delText>ction 1</w:delText>
          </w:r>
        </w:del>
      </w:ins>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p>
    <w:p w14:paraId="43611E47" w14:textId="77777777" w:rsidR="0087014B" w:rsidRDefault="0087014B">
      <w:pPr>
        <w:pStyle w:val="Caption"/>
        <w:jc w:val="center"/>
        <w:rPr>
          <w:ins w:id="8107" w:author="像个男人一样" w:date="2018-03-22T11:49:00Z"/>
          <w:lang w:val="en-US"/>
        </w:rPr>
        <w:pPrChange w:id="8108" w:author="jie sun" w:date="2018-04-16T21:42:00Z">
          <w:pPr/>
        </w:pPrChange>
      </w:pPr>
    </w:p>
    <w:p w14:paraId="7FD3552B" w14:textId="6F7F3FBC" w:rsidR="0087014B" w:rsidRDefault="00D5184D">
      <w:pPr>
        <w:pStyle w:val="Caption"/>
        <w:jc w:val="center"/>
        <w:pPrChange w:id="8109" w:author="jie sun" w:date="2018-04-16T21:42:00Z">
          <w:pPr/>
        </w:pPrChange>
      </w:pPr>
      <w:bookmarkStart w:id="8110" w:name="_Toc511906362"/>
      <w:ins w:id="8111" w:author="像个男人一样" w:date="2018-03-22T11:49:00Z">
        <w:r>
          <w:t xml:space="preserve">Table </w:t>
        </w:r>
        <w:r>
          <w:fldChar w:fldCharType="begin"/>
        </w:r>
        <w:r>
          <w:instrText xml:space="preserve"> STYLEREF 1 \s </w:instrText>
        </w:r>
        <w:r>
          <w:fldChar w:fldCharType="separate"/>
        </w:r>
      </w:ins>
      <w:r w:rsidR="009F4579">
        <w:rPr>
          <w:noProof/>
        </w:rPr>
        <w:t>5</w:t>
      </w:r>
      <w:ins w:id="8112" w:author="像个男人一样" w:date="2018-03-22T11:49:00Z">
        <w:r>
          <w:fldChar w:fldCharType="end"/>
        </w:r>
        <w:r>
          <w:rPr>
            <w:rFonts w:hint="eastAsia"/>
          </w:rPr>
          <w:t>.</w:t>
        </w:r>
        <w:r>
          <w:fldChar w:fldCharType="begin"/>
        </w:r>
        <w:r>
          <w:instrText xml:space="preserve"> SEQ Table \* ARABIC \s 1 </w:instrText>
        </w:r>
        <w:r>
          <w:fldChar w:fldCharType="separate"/>
        </w:r>
      </w:ins>
      <w:r w:rsidR="009F4579">
        <w:rPr>
          <w:noProof/>
        </w:rPr>
        <w:t>1</w:t>
      </w:r>
      <w:ins w:id="8113" w:author="像个男人一样" w:date="2018-03-22T11:49:00Z">
        <w:r>
          <w:fldChar w:fldCharType="end"/>
        </w:r>
        <w:bookmarkStart w:id="8114" w:name="_Toc1586"/>
        <w:bookmarkStart w:id="8115" w:name="_Toc13604"/>
        <w:bookmarkStart w:id="8116" w:name="_Toc11826"/>
        <w:bookmarkStart w:id="8117" w:name="_Toc6370"/>
        <w:bookmarkStart w:id="8118" w:name="_Toc23558"/>
        <w:bookmarkStart w:id="8119" w:name="_Toc1415"/>
        <w:bookmarkStart w:id="8120" w:name="_Toc5468"/>
        <w:bookmarkStart w:id="8121" w:name="_Toc6966"/>
        <w:bookmarkStart w:id="8122" w:name="_Toc26981"/>
        <w:bookmarkStart w:id="8123" w:name="_Toc8212"/>
        <w:bookmarkStart w:id="8124" w:name="_Toc8327"/>
        <w:bookmarkStart w:id="8125" w:name="_Toc9037"/>
        <w:bookmarkStart w:id="8126" w:name="_Toc9978"/>
        <w:bookmarkStart w:id="8127" w:name="_Toc15683"/>
        <w:bookmarkStart w:id="8128" w:name="_Toc5215"/>
        <w:bookmarkStart w:id="8129" w:name="_Toc1333"/>
        <w:bookmarkStart w:id="8130" w:name="_Toc1699"/>
        <w:bookmarkStart w:id="8131" w:name="_Toc13622"/>
        <w:bookmarkStart w:id="8132" w:name="_Toc3651"/>
        <w:bookmarkStart w:id="8133" w:name="_Toc31873"/>
        <w:bookmarkStart w:id="8134" w:name="_Toc21583"/>
        <w:r>
          <w:rPr>
            <w:rFonts w:hint="eastAsia"/>
          </w:rPr>
          <w:t>:</w:t>
        </w:r>
      </w:ins>
      <w:ins w:id="8135" w:author="JIE  SUN" w:date="2018-06-22T15:10:00Z">
        <w:r w:rsidR="008E4085">
          <w:t xml:space="preserve"> </w:t>
        </w:r>
      </w:ins>
      <w:ins w:id="8136" w:author="像个男人一样" w:date="2018-03-22T11:49:00Z">
        <w:r>
          <w:rPr>
            <w:rFonts w:hint="eastAsia"/>
          </w:rPr>
          <w:t xml:space="preserve">Spinning </w:t>
        </w:r>
      </w:ins>
      <w:ins w:id="8137" w:author="jie sun" w:date="2018-04-16T22:33:00Z">
        <w:r w:rsidR="00B33DC8">
          <w:t>A</w:t>
        </w:r>
      </w:ins>
      <w:ins w:id="8138" w:author="像个男人一样" w:date="2018-03-22T11:49:00Z">
        <w:del w:id="8139" w:author="jie sun" w:date="2018-04-16T22:33:00Z">
          <w:r w:rsidDel="00B33DC8">
            <w:rPr>
              <w:rFonts w:hint="eastAsia"/>
            </w:rPr>
            <w:delText>a</w:delText>
          </w:r>
        </w:del>
        <w:r>
          <w:rPr>
            <w:rFonts w:hint="eastAsia"/>
          </w:rPr>
          <w:t xml:space="preserve">ngle </w:t>
        </w:r>
        <w:del w:id="8140"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8141" w:author="jie sun" w:date="2018-04-08T14:42:00Z">
        <w:del w:id="8142" w:author="JIE  SUN" w:date="2018-06-22T15:10:00Z">
          <w:r w:rsidR="00677487" w:rsidRPr="00677487" w:rsidDel="00CB6E76">
            <w:rPr>
              <w:rFonts w:hint="eastAsia"/>
            </w:rPr>
            <w:delText xml:space="preserve"> </w:delText>
          </w:r>
        </w:del>
      </w:ins>
      <w:ins w:id="8143" w:author="jie sun" w:date="2018-04-16T22:33:00Z">
        <w:r w:rsidR="00B33DC8">
          <w:t>R</w:t>
        </w:r>
      </w:ins>
      <w:ins w:id="8144" w:author="jie sun" w:date="2018-04-08T14:42:00Z">
        <w:r w:rsidR="00677487">
          <w:rPr>
            <w:rFonts w:hint="eastAsia"/>
          </w:rPr>
          <w:t xml:space="preserve">estrictions </w:t>
        </w:r>
      </w:ins>
      <w:ins w:id="8145" w:author="像个男人一样" w:date="2018-03-22T11:49:00Z">
        <w:del w:id="8146" w:author="jie sun" w:date="2018-04-08T14:42:00Z">
          <w:r w:rsidDel="00677487">
            <w:rPr>
              <w:rFonts w:hint="eastAsia"/>
            </w:rPr>
            <w:delText>s</w:delText>
          </w:r>
          <w:r w:rsidDel="00677487">
            <w:rPr>
              <w:rFonts w:hint="eastAsia"/>
              <w:lang w:val="en-US"/>
            </w:rPr>
            <w:delText xml:space="preserve"> </w:delText>
          </w:r>
        </w:del>
      </w:ins>
      <w:ins w:id="8147" w:author="JIE  SUN" w:date="2018-06-22T15:10:00Z">
        <w:r w:rsidR="008E4085">
          <w:rPr>
            <w:lang w:val="en-US"/>
          </w:rPr>
          <w:t>in Gesture 1</w:t>
        </w:r>
      </w:ins>
      <w:ins w:id="8148" w:author="jie sun" w:date="2018-04-16T22:33:00Z">
        <w:del w:id="8149" w:author="JIE  SUN" w:date="2018-06-22T15:10:00Z">
          <w:r w:rsidR="00FF356E" w:rsidDel="008E4085">
            <w:rPr>
              <w:lang w:val="en-US"/>
            </w:rPr>
            <w:delText>I</w:delText>
          </w:r>
        </w:del>
      </w:ins>
      <w:ins w:id="8150" w:author="像个男人一样" w:date="2018-03-22T11:49:00Z">
        <w:del w:id="8151" w:author="jie sun" w:date="2018-04-16T22:33:00Z">
          <w:r w:rsidDel="00FF356E">
            <w:rPr>
              <w:rFonts w:hint="eastAsia"/>
              <w:lang w:val="en-US"/>
            </w:rPr>
            <w:delText>i</w:delText>
          </w:r>
        </w:del>
        <w:del w:id="8152" w:author="JIE  SUN" w:date="2018-06-22T15:10:00Z">
          <w:r w:rsidDel="008E4085">
            <w:rPr>
              <w:rFonts w:hint="eastAsia"/>
              <w:lang w:val="en-US"/>
            </w:rPr>
            <w:delText xml:space="preserve">n </w:delText>
          </w:r>
        </w:del>
      </w:ins>
      <w:ins w:id="8153" w:author="jie sun" w:date="2018-04-16T22:33:00Z">
        <w:del w:id="8154" w:author="JIE  SUN" w:date="2018-06-22T15:10:00Z">
          <w:r w:rsidR="00FF356E" w:rsidDel="008E4085">
            <w:rPr>
              <w:lang w:val="en-US"/>
            </w:rPr>
            <w:delText>A</w:delText>
          </w:r>
        </w:del>
      </w:ins>
      <w:ins w:id="8155" w:author="像个男人一样" w:date="2018-03-22T11:49:00Z">
        <w:del w:id="8156" w:author="jie sun" w:date="2018-04-16T22:33:00Z">
          <w:r w:rsidDel="00FF356E">
            <w:rPr>
              <w:rFonts w:hint="eastAsia"/>
              <w:lang w:val="en-US"/>
            </w:rPr>
            <w:delText>a</w:delText>
          </w:r>
        </w:del>
        <w:del w:id="8157" w:author="JIE  SUN" w:date="2018-06-22T15:10:00Z">
          <w:r w:rsidDel="008E4085">
            <w:rPr>
              <w:rFonts w:hint="eastAsia"/>
              <w:lang w:val="en-US"/>
            </w:rPr>
            <w:delText>ction 1</w:delText>
          </w:r>
        </w:del>
      </w:ins>
      <w:bookmarkEnd w:id="8110"/>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158"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8159">
          <w:tblGrid>
            <w:gridCol w:w="2067"/>
            <w:gridCol w:w="703"/>
            <w:gridCol w:w="1650"/>
          </w:tblGrid>
        </w:tblGridChange>
      </w:tblGrid>
      <w:tr w:rsidR="0087014B" w14:paraId="6D42DFA1" w14:textId="77777777" w:rsidTr="002A37FC">
        <w:trPr>
          <w:trHeight w:val="396"/>
          <w:trPrChange w:id="8160" w:author="JIE  SUN" w:date="2018-06-22T18:33:00Z">
            <w:trPr>
              <w:trHeight w:val="396"/>
            </w:trPr>
          </w:trPrChange>
        </w:trPr>
        <w:tc>
          <w:tcPr>
            <w:tcW w:w="2379" w:type="dxa"/>
            <w:shd w:val="clear" w:color="auto" w:fill="auto"/>
            <w:vAlign w:val="center"/>
            <w:tcPrChange w:id="8161"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8162" w:author="JIE  SUN" w:date="2018-06-22T18:34:00Z">
              <w:r w:rsidDel="002A37FC">
                <w:rPr>
                  <w:rFonts w:ascii="SimSun" w:eastAsia="SimSun" w:hAnsi="SimSun" w:cs="SimSun" w:hint="eastAsia"/>
                  <w:color w:val="000000"/>
                  <w:sz w:val="22"/>
                  <w:lang w:val="en-US" w:bidi="ar"/>
                </w:rPr>
                <w:delText>valid rang</w:delText>
              </w:r>
            </w:del>
            <w:ins w:id="8163"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8164"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8165" w:author="JIE  SUN" w:date="2018-06-22T18:32:00Z">
              <w:r w:rsidDel="002A37FC">
                <w:rPr>
                  <w:rFonts w:ascii="SimSun" w:eastAsia="SimSun" w:hAnsi="SimSun" w:cs="SimSun" w:hint="eastAsia"/>
                  <w:color w:val="000000"/>
                  <w:sz w:val="22"/>
                  <w:lang w:val="en-US" w:bidi="ar"/>
                </w:rPr>
                <w:delText>One sid</w:delText>
              </w:r>
            </w:del>
            <w:ins w:id="8166" w:author="JIE  SUN" w:date="2018-06-22T18:33:00Z">
              <w:r w:rsidR="002A37FC">
                <w:rPr>
                  <w:rFonts w:ascii="SimSun" w:eastAsia="SimSun" w:hAnsi="SimSun" w:cs="SimSun" w:hint="eastAsia"/>
                  <w:color w:val="000000"/>
                  <w:sz w:val="22"/>
                  <w:lang w:val="en-US" w:bidi="ar"/>
                </w:rPr>
                <w:t>Minimum</w:t>
              </w:r>
            </w:ins>
            <w:del w:id="8167"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8168"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8169" w:author="JIE  SUN" w:date="2018-06-22T18:33:00Z">
            <w:trPr>
              <w:trHeight w:val="286"/>
            </w:trPr>
          </w:trPrChange>
        </w:trPr>
        <w:tc>
          <w:tcPr>
            <w:tcW w:w="2379" w:type="dxa"/>
            <w:shd w:val="clear" w:color="auto" w:fill="auto"/>
            <w:vAlign w:val="center"/>
            <w:tcPrChange w:id="8170"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lastRenderedPageBreak/>
              <w:t>X-axis</w:t>
            </w:r>
            <w:ins w:id="8171"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8172"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173" w:author="JIE  SUN" w:date="2018-06-21T15:24:00Z">
              <w:r w:rsidR="004A05BF">
                <w:rPr>
                  <w:rFonts w:ascii="SimSun" w:eastAsia="SimSun" w:hAnsi="SimSun" w:cs="SimSun"/>
                  <w:color w:val="000000"/>
                  <w:sz w:val="22"/>
                  <w:lang w:val="en-US"/>
                </w:rPr>
                <w:t>150</w:t>
              </w:r>
            </w:ins>
            <w:del w:id="8174"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8175"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8176" w:author="JIE  SUN" w:date="2018-06-21T15:24:00Z">
              <w:r>
                <w:rPr>
                  <w:rFonts w:ascii="SimSun" w:eastAsia="SimSun" w:hAnsi="SimSun" w:cs="SimSun"/>
                  <w:color w:val="000000"/>
                  <w:sz w:val="22"/>
                  <w:lang w:val="en-US"/>
                </w:rPr>
                <w:t>150</w:t>
              </w:r>
            </w:ins>
            <w:del w:id="8177"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8178" w:author="JIE  SUN" w:date="2018-06-22T18:33:00Z">
            <w:trPr>
              <w:trHeight w:val="286"/>
            </w:trPr>
          </w:trPrChange>
        </w:trPr>
        <w:tc>
          <w:tcPr>
            <w:tcW w:w="2379" w:type="dxa"/>
            <w:shd w:val="clear" w:color="auto" w:fill="auto"/>
            <w:vAlign w:val="center"/>
            <w:tcPrChange w:id="8179"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w:t>
            </w:r>
            <w:proofErr w:type="spellStart"/>
            <w:r>
              <w:rPr>
                <w:rFonts w:ascii="SimSun" w:eastAsia="SimSun" w:hAnsi="SimSun" w:cs="SimSun" w:hint="eastAsia"/>
                <w:color w:val="000000"/>
                <w:sz w:val="22"/>
                <w:lang w:val="en-US" w:bidi="ar"/>
              </w:rPr>
              <w:t>aixs</w:t>
            </w:r>
            <w:proofErr w:type="spellEnd"/>
            <w:ins w:id="8180"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8181"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182" w:author="JIE  SUN" w:date="2018-06-21T15:24:00Z">
              <w:r w:rsidR="00BD3A93">
                <w:rPr>
                  <w:rFonts w:ascii="SimSun" w:eastAsia="SimSun" w:hAnsi="SimSun" w:cs="SimSun"/>
                  <w:color w:val="000000"/>
                  <w:sz w:val="22"/>
                  <w:lang w:val="en-US"/>
                </w:rPr>
                <w:t>6</w:t>
              </w:r>
            </w:ins>
            <w:del w:id="8183"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184"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8185" w:author="JIE  SUN" w:date="2018-06-21T15:24:00Z">
              <w:r>
                <w:rPr>
                  <w:rFonts w:ascii="SimSun" w:eastAsia="SimSun" w:hAnsi="SimSun" w:cs="SimSun"/>
                  <w:color w:val="000000"/>
                  <w:sz w:val="22"/>
                  <w:lang w:val="en-US"/>
                </w:rPr>
                <w:t>6</w:t>
              </w:r>
            </w:ins>
            <w:del w:id="8186"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8187" w:author="JIE  SUN" w:date="2018-06-22T18:33:00Z">
            <w:trPr>
              <w:trHeight w:val="286"/>
            </w:trPr>
          </w:trPrChange>
        </w:trPr>
        <w:tc>
          <w:tcPr>
            <w:tcW w:w="2379" w:type="dxa"/>
            <w:shd w:val="clear" w:color="auto" w:fill="auto"/>
            <w:vAlign w:val="center"/>
            <w:tcPrChange w:id="8188"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w:t>
            </w:r>
            <w:proofErr w:type="spellStart"/>
            <w:r>
              <w:rPr>
                <w:rFonts w:ascii="SimSun" w:eastAsia="SimSun" w:hAnsi="SimSun" w:cs="SimSun" w:hint="eastAsia"/>
                <w:color w:val="000000"/>
                <w:sz w:val="22"/>
                <w:lang w:val="en-US" w:bidi="ar"/>
              </w:rPr>
              <w:t>aixs</w:t>
            </w:r>
            <w:proofErr w:type="spellEnd"/>
            <w:ins w:id="8189" w:author="JIE  SUN" w:date="2018-06-22T18:34:00Z">
              <w:r w:rsidR="002A37FC">
                <w:rPr>
                  <w:rFonts w:ascii="SimSun" w:eastAsia="SimSun" w:hAnsi="SimSun" w:cs="SimSun"/>
                  <w:color w:val="000000"/>
                  <w:sz w:val="22"/>
                  <w:lang w:val="en-US" w:bidi="ar"/>
                </w:rPr>
                <w:t xml:space="preserve"> </w:t>
              </w:r>
              <w:proofErr w:type="spellStart"/>
              <w:r w:rsidR="002A37FC">
                <w:rPr>
                  <w:rFonts w:ascii="SimSun" w:eastAsia="SimSun" w:hAnsi="SimSun" w:cs="SimSun"/>
                  <w:color w:val="000000"/>
                  <w:sz w:val="22"/>
                  <w:lang w:val="en-US" w:bidi="ar"/>
                </w:rPr>
                <w:t>Spining</w:t>
              </w:r>
              <w:proofErr w:type="spellEnd"/>
              <w:r w:rsidR="002A37FC">
                <w:rPr>
                  <w:rFonts w:ascii="SimSun" w:eastAsia="SimSun" w:hAnsi="SimSun" w:cs="SimSun"/>
                  <w:color w:val="000000"/>
                  <w:sz w:val="22"/>
                  <w:lang w:val="en-US" w:bidi="ar"/>
                </w:rPr>
                <w:t xml:space="preserve"> Angle</w:t>
              </w:r>
            </w:ins>
          </w:p>
        </w:tc>
        <w:tc>
          <w:tcPr>
            <w:tcW w:w="1873" w:type="dxa"/>
            <w:shd w:val="clear" w:color="auto" w:fill="auto"/>
            <w:vAlign w:val="center"/>
            <w:tcPrChange w:id="8190"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191" w:author="JIE  SUN" w:date="2018-06-21T15:24:00Z">
              <w:r w:rsidR="00BD3A93">
                <w:rPr>
                  <w:rFonts w:ascii="SimSun" w:eastAsia="SimSun" w:hAnsi="SimSun" w:cs="SimSun"/>
                  <w:color w:val="000000"/>
                  <w:sz w:val="22"/>
                  <w:lang w:val="en-US"/>
                </w:rPr>
                <w:t>6</w:t>
              </w:r>
            </w:ins>
            <w:del w:id="8192"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193"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8194" w:author="JIE  SUN" w:date="2018-06-21T15:24:00Z">
              <w:r>
                <w:rPr>
                  <w:rFonts w:ascii="SimSun" w:eastAsia="SimSun" w:hAnsi="SimSun" w:cs="SimSun"/>
                  <w:color w:val="000000"/>
                  <w:sz w:val="22"/>
                  <w:lang w:val="en-US"/>
                </w:rPr>
                <w:t>6</w:t>
              </w:r>
            </w:ins>
            <w:del w:id="8195"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8196" w:author="JIE  SUN" w:date="2018-06-22T20:42:00Z"/>
        </w:rPr>
      </w:pPr>
      <w:ins w:id="8197" w:author="JIE  SUN" w:date="2018-06-22T18:47:00Z">
        <w:r>
          <w:t xml:space="preserve">The piece of code below </w:t>
        </w:r>
        <w:proofErr w:type="gramStart"/>
        <w:r>
          <w:t>realize</w:t>
        </w:r>
        <w:proofErr w:type="gramEnd"/>
        <w:r>
          <w:t xml:space="preserve"> this a judgement.</w:t>
        </w:r>
      </w:ins>
    </w:p>
    <w:p w14:paraId="5E66A321" w14:textId="77777777" w:rsidR="00CF4761" w:rsidRDefault="00CF4761">
      <w:pPr>
        <w:rPr>
          <w:ins w:id="8198" w:author="JIE  SUN" w:date="2018-06-22T20:43:00Z"/>
        </w:rPr>
      </w:pPr>
      <w:ins w:id="8199"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proofErr w:type="gramStart"/>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w:t>
        </w:r>
        <w:proofErr w:type="gramEnd"/>
        <w:r w:rsidRPr="00B056CD">
          <w:rPr>
            <w:rFonts w:ascii="NSimSun" w:eastAsia="NSimSun" w:hAnsi="Times New Roman" w:cs="NSimSun"/>
            <w:color w:val="000000" w:themeColor="text1"/>
            <w:sz w:val="19"/>
            <w:szCs w:val="19"/>
          </w:rPr>
          <w:t>_x</w:t>
        </w:r>
        <w:proofErr w:type="spellEnd"/>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CF4761">
          <w:rPr>
            <w:rPrChange w:id="8200"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proofErr w:type="spellStart"/>
        <w:r w:rsidRPr="00B056CD">
          <w:rPr>
            <w:rFonts w:ascii="NSimSun" w:eastAsia="NSimSun" w:hAnsi="Times New Roman" w:cs="NSimSun"/>
            <w:color w:val="000000" w:themeColor="text1"/>
            <w:sz w:val="19"/>
            <w:szCs w:val="19"/>
          </w:rPr>
          <w:t>gyro_x</w:t>
        </w:r>
        <w:proofErr w:type="spellEnd"/>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CF4761">
          <w:rPr>
            <w:rPrChange w:id="8201" w:author="JIE  SUN" w:date="2018-06-22T20:43:00Z">
              <w:rPr>
                <w:rFonts w:ascii="NSimSun" w:eastAsia="NSimSun" w:hAnsi="Times New Roman" w:cs="NSimSun"/>
                <w:color w:val="000000" w:themeColor="text1"/>
                <w:sz w:val="19"/>
                <w:szCs w:val="19"/>
              </w:rPr>
            </w:rPrChange>
          </w:rPr>
          <w:t>represent the threshold data</w:t>
        </w:r>
      </w:ins>
      <w:ins w:id="8202" w:author="JIE  SUN" w:date="2018-06-22T20:44:00Z">
        <w:r>
          <w:t xml:space="preserve"> of spinning angle with X-axis</w:t>
        </w:r>
      </w:ins>
      <w:ins w:id="8203" w:author="JIE  SUN" w:date="2018-06-22T20:43:00Z">
        <w:r>
          <w:t>.</w:t>
        </w:r>
      </w:ins>
    </w:p>
    <w:p w14:paraId="228D1257" w14:textId="77777777" w:rsidR="00CF4761" w:rsidRDefault="00CF4761" w:rsidP="00CF4761">
      <w:pPr>
        <w:rPr>
          <w:ins w:id="8204" w:author="JIE  SUN" w:date="2018-06-22T20:45:00Z"/>
        </w:rPr>
      </w:pPr>
      <w:ins w:id="8205"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proofErr w:type="gramStart"/>
        <w:r>
          <w:rPr>
            <w:rFonts w:ascii="NSimSun" w:eastAsia="NSimSun" w:hAnsi="Times New Roman" w:cs="NSimSun"/>
            <w:color w:val="000000" w:themeColor="text1"/>
            <w:sz w:val="19"/>
            <w:szCs w:val="19"/>
          </w:rPr>
          <w:t>].</w:t>
        </w:r>
        <w:proofErr w:type="spellStart"/>
        <w:r>
          <w:rPr>
            <w:rFonts w:ascii="NSimSun" w:eastAsia="NSimSun" w:hAnsi="Times New Roman" w:cs="NSimSun"/>
            <w:color w:val="000000" w:themeColor="text1"/>
            <w:sz w:val="19"/>
            <w:szCs w:val="19"/>
          </w:rPr>
          <w:t>gyro</w:t>
        </w:r>
        <w:proofErr w:type="gramEnd"/>
        <w:r>
          <w:rPr>
            <w:rFonts w:ascii="NSimSun" w:eastAsia="NSimSun" w:hAnsi="Times New Roman" w:cs="NSimSun"/>
            <w:color w:val="000000" w:themeColor="text1"/>
            <w:sz w:val="19"/>
            <w:szCs w:val="19"/>
          </w:rPr>
          <w:t>_y</w:t>
        </w:r>
        <w:proofErr w:type="spellEnd"/>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w:t>
        </w:r>
        <w:proofErr w:type="spellStart"/>
        <w:r>
          <w:rPr>
            <w:rFonts w:ascii="NSimSun" w:eastAsia="NSimSun" w:hAnsi="Times New Roman" w:cs="NSimSun"/>
            <w:color w:val="000000" w:themeColor="text1"/>
            <w:sz w:val="19"/>
            <w:szCs w:val="19"/>
          </w:rPr>
          <w:t>gyro_y</w:t>
        </w:r>
        <w:proofErr w:type="spellEnd"/>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8206" w:author="JIE  SUN" w:date="2018-06-22T20:45:00Z"/>
        </w:rPr>
      </w:pPr>
      <w:ins w:id="8207"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proofErr w:type="gramStart"/>
        <w:r>
          <w:rPr>
            <w:rFonts w:ascii="NSimSun" w:eastAsia="NSimSun" w:hAnsi="Times New Roman" w:cs="NSimSun"/>
            <w:color w:val="000000" w:themeColor="text1"/>
            <w:sz w:val="19"/>
            <w:szCs w:val="19"/>
          </w:rPr>
          <w:t>].</w:t>
        </w:r>
        <w:proofErr w:type="spellStart"/>
        <w:r>
          <w:rPr>
            <w:rFonts w:ascii="NSimSun" w:eastAsia="NSimSun" w:hAnsi="Times New Roman" w:cs="NSimSun"/>
            <w:color w:val="000000" w:themeColor="text1"/>
            <w:sz w:val="19"/>
            <w:szCs w:val="19"/>
          </w:rPr>
          <w:t>gyro</w:t>
        </w:r>
        <w:proofErr w:type="gramEnd"/>
        <w:r>
          <w:rPr>
            <w:rFonts w:ascii="NSimSun" w:eastAsia="NSimSun" w:hAnsi="Times New Roman" w:cs="NSimSun"/>
            <w:color w:val="000000" w:themeColor="text1"/>
            <w:sz w:val="19"/>
            <w:szCs w:val="19"/>
          </w:rPr>
          <w:t>_</w:t>
        </w:r>
        <w:r>
          <w:rPr>
            <w:rFonts w:ascii="NSimSun" w:eastAsia="NSimSun" w:hAnsi="Times New Roman" w:cs="NSimSun" w:hint="eastAsia"/>
            <w:color w:val="000000" w:themeColor="text1"/>
            <w:sz w:val="19"/>
            <w:szCs w:val="19"/>
          </w:rPr>
          <w:t>z</w:t>
        </w:r>
        <w:proofErr w:type="spellEnd"/>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w:t>
        </w:r>
        <w:proofErr w:type="spellStart"/>
        <w:r>
          <w:rPr>
            <w:rFonts w:ascii="NSimSun" w:eastAsia="NSimSun" w:hAnsi="Times New Roman" w:cs="NSimSun"/>
            <w:color w:val="000000" w:themeColor="text1"/>
            <w:sz w:val="19"/>
            <w:szCs w:val="19"/>
          </w:rPr>
          <w:t>gyro_z</w:t>
        </w:r>
        <w:proofErr w:type="spellEnd"/>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8208" w:author="JIE  SUN" w:date="2018-06-22T18:47:00Z"/>
          <w:rFonts w:ascii="NSimSun" w:eastAsia="NSimSun" w:hAnsi="Times New Roman" w:cs="NSimSun"/>
          <w:color w:val="000000" w:themeColor="text1"/>
          <w:sz w:val="19"/>
          <w:szCs w:val="19"/>
          <w:rPrChange w:id="8209" w:author="JIE  SUN" w:date="2018-06-22T18:47:00Z">
            <w:rPr>
              <w:ins w:id="8210" w:author="JIE  SUN" w:date="2018-06-22T18:47:00Z"/>
              <w:rFonts w:ascii="NSimSun" w:eastAsia="NSimSun" w:hAnsi="Times New Roman" w:cs="NSimSun"/>
              <w:color w:val="000000"/>
              <w:sz w:val="19"/>
              <w:szCs w:val="19"/>
            </w:rPr>
          </w:rPrChange>
        </w:rPr>
      </w:pPr>
      <w:ins w:id="8211" w:author="JIE  SUN" w:date="2018-06-22T18:47:00Z">
        <w:r w:rsidRPr="00D6695F">
          <w:rPr>
            <w:rFonts w:ascii="NSimSun" w:eastAsia="NSimSun" w:hAnsi="Times New Roman" w:cs="NSimSun"/>
            <w:color w:val="000000" w:themeColor="text1"/>
            <w:sz w:val="19"/>
            <w:szCs w:val="19"/>
            <w:rPrChange w:id="8212"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w:t>
        </w:r>
        <w:proofErr w:type="spellStart"/>
        <w:r w:rsidR="00CF4761">
          <w:rPr>
            <w:rFonts w:ascii="NSimSun" w:eastAsia="NSimSun" w:hAnsi="Times New Roman" w:cs="NSimSun"/>
            <w:color w:val="000000" w:themeColor="text1"/>
            <w:sz w:val="19"/>
            <w:szCs w:val="19"/>
          </w:rPr>
          <w:t>Gyro.G_angle_x</w:t>
        </w:r>
        <w:proofErr w:type="spellEnd"/>
        <w:r w:rsidR="00CF4761">
          <w:rPr>
            <w:rFonts w:ascii="NSimSun" w:eastAsia="NSimSun" w:hAnsi="Times New Roman" w:cs="NSimSun"/>
            <w:color w:val="000000" w:themeColor="text1"/>
            <w:sz w:val="19"/>
            <w:szCs w:val="19"/>
          </w:rPr>
          <w:t xml:space="preserve"> &gt; action_123[0</w:t>
        </w:r>
        <w:proofErr w:type="gramStart"/>
        <w:r w:rsidRPr="00D6695F">
          <w:rPr>
            <w:rFonts w:ascii="NSimSun" w:eastAsia="NSimSun" w:hAnsi="Times New Roman" w:cs="NSimSun"/>
            <w:color w:val="000000" w:themeColor="text1"/>
            <w:sz w:val="19"/>
            <w:szCs w:val="19"/>
            <w:rPrChange w:id="8213" w:author="JIE  SUN" w:date="2018-06-22T18:47:00Z">
              <w:rPr>
                <w:rFonts w:ascii="NSimSun" w:eastAsia="NSimSun" w:hAnsi="Times New Roman" w:cs="NSimSun"/>
                <w:color w:val="008000"/>
                <w:sz w:val="19"/>
                <w:szCs w:val="19"/>
              </w:rPr>
            </w:rPrChange>
          </w:rPr>
          <w:t>].</w:t>
        </w:r>
        <w:proofErr w:type="spellStart"/>
        <w:r w:rsidRPr="00D6695F">
          <w:rPr>
            <w:rFonts w:ascii="NSimSun" w:eastAsia="NSimSun" w:hAnsi="Times New Roman" w:cs="NSimSun"/>
            <w:color w:val="000000" w:themeColor="text1"/>
            <w:sz w:val="19"/>
            <w:szCs w:val="19"/>
            <w:rPrChange w:id="8214" w:author="JIE  SUN" w:date="2018-06-22T18:47:00Z">
              <w:rPr>
                <w:rFonts w:ascii="NSimSun" w:eastAsia="NSimSun" w:hAnsi="Times New Roman" w:cs="NSimSun"/>
                <w:color w:val="008000"/>
                <w:sz w:val="19"/>
                <w:szCs w:val="19"/>
              </w:rPr>
            </w:rPrChange>
          </w:rPr>
          <w:t>gyro</w:t>
        </w:r>
        <w:proofErr w:type="gramEnd"/>
        <w:r w:rsidRPr="00D6695F">
          <w:rPr>
            <w:rFonts w:ascii="NSimSun" w:eastAsia="NSimSun" w:hAnsi="Times New Roman" w:cs="NSimSun"/>
            <w:color w:val="000000" w:themeColor="text1"/>
            <w:sz w:val="19"/>
            <w:szCs w:val="19"/>
            <w:rPrChange w:id="8215" w:author="JIE  SUN" w:date="2018-06-22T18:47:00Z">
              <w:rPr>
                <w:rFonts w:ascii="NSimSun" w:eastAsia="NSimSun" w:hAnsi="Times New Roman" w:cs="NSimSun"/>
                <w:color w:val="008000"/>
                <w:sz w:val="19"/>
                <w:szCs w:val="19"/>
              </w:rPr>
            </w:rPrChange>
          </w:rPr>
          <w:t>_x</w:t>
        </w:r>
        <w:proofErr w:type="spellEnd"/>
        <w:r w:rsidRPr="00D6695F">
          <w:rPr>
            <w:rFonts w:ascii="NSimSun" w:eastAsia="NSimSun" w:hAnsi="Times New Roman" w:cs="NSimSun"/>
            <w:color w:val="000000" w:themeColor="text1"/>
            <w:sz w:val="19"/>
            <w:szCs w:val="19"/>
            <w:rPrChange w:id="8216" w:author="JIE  SUN" w:date="2018-06-22T18:47:00Z">
              <w:rPr>
                <w:rFonts w:ascii="NSimSun" w:eastAsia="NSimSun" w:hAnsi="Times New Roman" w:cs="NSimSun"/>
                <w:color w:val="008000"/>
                <w:sz w:val="19"/>
                <w:szCs w:val="19"/>
              </w:rPr>
            </w:rPrChange>
          </w:rPr>
          <w:t xml:space="preserve">[1] || </w:t>
        </w:r>
        <w:proofErr w:type="spellStart"/>
        <w:r w:rsidRPr="00D6695F">
          <w:rPr>
            <w:rFonts w:ascii="NSimSun" w:eastAsia="NSimSun" w:hAnsi="Times New Roman" w:cs="NSimSun"/>
            <w:color w:val="000000" w:themeColor="text1"/>
            <w:sz w:val="19"/>
            <w:szCs w:val="19"/>
            <w:rPrChange w:id="8217" w:author="JIE  SUN" w:date="2018-06-22T18:47:00Z">
              <w:rPr>
                <w:rFonts w:ascii="NSimSun" w:eastAsia="NSimSun" w:hAnsi="Times New Roman" w:cs="NSimSun"/>
                <w:color w:val="008000"/>
                <w:sz w:val="19"/>
                <w:szCs w:val="19"/>
              </w:rPr>
            </w:rPrChange>
          </w:rPr>
          <w:t>Gyro.G_angle_x</w:t>
        </w:r>
        <w:proofErr w:type="spellEnd"/>
        <w:r w:rsidRPr="00D6695F">
          <w:rPr>
            <w:rFonts w:ascii="NSimSun" w:eastAsia="NSimSun" w:hAnsi="Times New Roman" w:cs="NSimSun"/>
            <w:color w:val="000000" w:themeColor="text1"/>
            <w:sz w:val="19"/>
            <w:szCs w:val="19"/>
            <w:rPrChange w:id="8218" w:author="JIE  SUN" w:date="2018-06-22T18:47:00Z">
              <w:rPr>
                <w:rFonts w:ascii="NSimSun" w:eastAsia="NSimSun" w:hAnsi="Times New Roman" w:cs="NSimSun"/>
                <w:color w:val="008000"/>
                <w:sz w:val="19"/>
                <w:szCs w:val="19"/>
              </w:rPr>
            </w:rPrChange>
          </w:rPr>
          <w:t xml:space="preserve"> &lt;  action_123[</w:t>
        </w:r>
      </w:ins>
      <w:ins w:id="8219" w:author="JIE  SUN" w:date="2018-06-22T20:42:00Z">
        <w:r w:rsidR="00CF4761">
          <w:rPr>
            <w:rFonts w:ascii="NSimSun" w:eastAsia="NSimSun" w:hAnsi="Times New Roman" w:cs="NSimSun"/>
            <w:color w:val="000000" w:themeColor="text1"/>
            <w:sz w:val="19"/>
            <w:szCs w:val="19"/>
          </w:rPr>
          <w:t>0</w:t>
        </w:r>
      </w:ins>
      <w:ins w:id="8220" w:author="JIE  SUN" w:date="2018-06-22T18:47:00Z">
        <w:r w:rsidRPr="00D6695F">
          <w:rPr>
            <w:rFonts w:ascii="NSimSun" w:eastAsia="NSimSun" w:hAnsi="Times New Roman" w:cs="NSimSun"/>
            <w:color w:val="000000" w:themeColor="text1"/>
            <w:sz w:val="19"/>
            <w:szCs w:val="19"/>
            <w:rPrChange w:id="8221" w:author="JIE  SUN" w:date="2018-06-22T18:47:00Z">
              <w:rPr>
                <w:rFonts w:ascii="NSimSun" w:eastAsia="NSimSun" w:hAnsi="Times New Roman" w:cs="NSimSun"/>
                <w:color w:val="008000"/>
                <w:sz w:val="19"/>
                <w:szCs w:val="19"/>
              </w:rPr>
            </w:rPrChange>
          </w:rPr>
          <w:t>].</w:t>
        </w:r>
        <w:proofErr w:type="spellStart"/>
        <w:r w:rsidRPr="00D6695F">
          <w:rPr>
            <w:rFonts w:ascii="NSimSun" w:eastAsia="NSimSun" w:hAnsi="Times New Roman" w:cs="NSimSun"/>
            <w:color w:val="000000" w:themeColor="text1"/>
            <w:sz w:val="19"/>
            <w:szCs w:val="19"/>
            <w:rPrChange w:id="8222" w:author="JIE  SUN" w:date="2018-06-22T18:47:00Z">
              <w:rPr>
                <w:rFonts w:ascii="NSimSun" w:eastAsia="NSimSun" w:hAnsi="Times New Roman" w:cs="NSimSun"/>
                <w:color w:val="008000"/>
                <w:sz w:val="19"/>
                <w:szCs w:val="19"/>
              </w:rPr>
            </w:rPrChange>
          </w:rPr>
          <w:t>gyro_x</w:t>
        </w:r>
        <w:proofErr w:type="spellEnd"/>
        <w:r w:rsidRPr="00D6695F">
          <w:rPr>
            <w:rFonts w:ascii="NSimSun" w:eastAsia="NSimSun" w:hAnsi="Times New Roman" w:cs="NSimSun"/>
            <w:color w:val="000000" w:themeColor="text1"/>
            <w:sz w:val="19"/>
            <w:szCs w:val="19"/>
            <w:rPrChange w:id="8223" w:author="JIE  SUN" w:date="2018-06-22T18:47:00Z">
              <w:rPr>
                <w:rFonts w:ascii="NSimSun" w:eastAsia="NSimSun" w:hAnsi="Times New Roman" w:cs="NSimSun"/>
                <w:color w:val="008000"/>
                <w:sz w:val="19"/>
                <w:szCs w:val="19"/>
              </w:rPr>
            </w:rPrChange>
          </w:rPr>
          <w:t>[0])</w:t>
        </w:r>
      </w:ins>
    </w:p>
    <w:p w14:paraId="1C94C3B7" w14:textId="77777777" w:rsidR="00D6695F" w:rsidRPr="00D6695F" w:rsidRDefault="00D6695F" w:rsidP="00D6695F">
      <w:pPr>
        <w:autoSpaceDE w:val="0"/>
        <w:autoSpaceDN w:val="0"/>
        <w:adjustRightInd w:val="0"/>
        <w:spacing w:after="0"/>
        <w:rPr>
          <w:ins w:id="8224" w:author="JIE  SUN" w:date="2018-06-22T18:47:00Z"/>
          <w:rFonts w:ascii="NSimSun" w:eastAsia="NSimSun" w:hAnsi="Times New Roman" w:cs="NSimSun"/>
          <w:color w:val="000000" w:themeColor="text1"/>
          <w:sz w:val="19"/>
          <w:szCs w:val="19"/>
          <w:rPrChange w:id="8225" w:author="JIE  SUN" w:date="2018-06-22T18:47:00Z">
            <w:rPr>
              <w:ins w:id="8226" w:author="JIE  SUN" w:date="2018-06-22T18:47:00Z"/>
              <w:rFonts w:ascii="NSimSun" w:eastAsia="NSimSun" w:hAnsi="Times New Roman" w:cs="NSimSun"/>
              <w:color w:val="000000"/>
              <w:sz w:val="19"/>
              <w:szCs w:val="19"/>
            </w:rPr>
          </w:rPrChange>
        </w:rPr>
      </w:pPr>
      <w:ins w:id="8227" w:author="JIE  SUN" w:date="2018-06-22T18:47:00Z">
        <w:r w:rsidRPr="00D6695F">
          <w:rPr>
            <w:rFonts w:ascii="NSimSun" w:eastAsia="NSimSun" w:hAnsi="Times New Roman" w:cs="NSimSun"/>
            <w:color w:val="000000" w:themeColor="text1"/>
            <w:sz w:val="19"/>
            <w:szCs w:val="19"/>
            <w:rPrChange w:id="822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22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230"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8231" w:author="JIE  SUN" w:date="2018-06-22T18:47:00Z"/>
          <w:rFonts w:ascii="NSimSun" w:eastAsia="NSimSun" w:hAnsi="Times New Roman" w:cs="NSimSun"/>
          <w:color w:val="000000" w:themeColor="text1"/>
          <w:sz w:val="19"/>
          <w:szCs w:val="19"/>
          <w:rPrChange w:id="8232" w:author="JIE  SUN" w:date="2018-06-22T18:47:00Z">
            <w:rPr>
              <w:ins w:id="8233" w:author="JIE  SUN" w:date="2018-06-22T18:47:00Z"/>
              <w:rFonts w:ascii="NSimSun" w:eastAsia="NSimSun" w:hAnsi="Times New Roman" w:cs="NSimSun"/>
              <w:color w:val="000000"/>
              <w:sz w:val="19"/>
              <w:szCs w:val="19"/>
            </w:rPr>
          </w:rPrChange>
        </w:rPr>
      </w:pPr>
      <w:ins w:id="8234" w:author="JIE  SUN" w:date="2018-06-22T18:47:00Z">
        <w:r w:rsidRPr="00D6695F">
          <w:rPr>
            <w:rFonts w:ascii="NSimSun" w:eastAsia="NSimSun" w:hAnsi="Times New Roman" w:cs="NSimSun"/>
            <w:color w:val="000000" w:themeColor="text1"/>
            <w:sz w:val="19"/>
            <w:szCs w:val="19"/>
            <w:rPrChange w:id="8235"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w:t>
        </w:r>
        <w:proofErr w:type="spellStart"/>
        <w:r w:rsidR="00CF4761">
          <w:rPr>
            <w:rFonts w:ascii="NSimSun" w:eastAsia="NSimSun" w:hAnsi="Times New Roman" w:cs="NSimSun"/>
            <w:color w:val="000000" w:themeColor="text1"/>
            <w:sz w:val="19"/>
            <w:szCs w:val="19"/>
          </w:rPr>
          <w:t>Gyro.G_angle_y</w:t>
        </w:r>
        <w:proofErr w:type="spellEnd"/>
        <w:r w:rsidR="00CF4761">
          <w:rPr>
            <w:rFonts w:ascii="NSimSun" w:eastAsia="NSimSun" w:hAnsi="Times New Roman" w:cs="NSimSun"/>
            <w:color w:val="000000" w:themeColor="text1"/>
            <w:sz w:val="19"/>
            <w:szCs w:val="19"/>
          </w:rPr>
          <w:t xml:space="preserve"> &gt; action_123[</w:t>
        </w:r>
      </w:ins>
      <w:ins w:id="8236" w:author="JIE  SUN" w:date="2018-06-22T20:41:00Z">
        <w:r w:rsidR="00CF4761">
          <w:rPr>
            <w:rFonts w:ascii="NSimSun" w:eastAsia="NSimSun" w:hAnsi="Times New Roman" w:cs="NSimSun"/>
            <w:color w:val="000000" w:themeColor="text1"/>
            <w:sz w:val="19"/>
            <w:szCs w:val="19"/>
          </w:rPr>
          <w:t>0</w:t>
        </w:r>
      </w:ins>
      <w:proofErr w:type="gramStart"/>
      <w:ins w:id="8237" w:author="JIE  SUN" w:date="2018-06-22T18:47:00Z">
        <w:r w:rsidRPr="00D6695F">
          <w:rPr>
            <w:rFonts w:ascii="NSimSun" w:eastAsia="NSimSun" w:hAnsi="Times New Roman" w:cs="NSimSun"/>
            <w:color w:val="000000" w:themeColor="text1"/>
            <w:sz w:val="19"/>
            <w:szCs w:val="19"/>
            <w:rPrChange w:id="8238" w:author="JIE  SUN" w:date="2018-06-22T18:47:00Z">
              <w:rPr>
                <w:rFonts w:ascii="NSimSun" w:eastAsia="NSimSun" w:hAnsi="Times New Roman" w:cs="NSimSun"/>
                <w:color w:val="008000"/>
                <w:sz w:val="19"/>
                <w:szCs w:val="19"/>
              </w:rPr>
            </w:rPrChange>
          </w:rPr>
          <w:t>].</w:t>
        </w:r>
        <w:proofErr w:type="spellStart"/>
        <w:r w:rsidRPr="00D6695F">
          <w:rPr>
            <w:rFonts w:ascii="NSimSun" w:eastAsia="NSimSun" w:hAnsi="Times New Roman" w:cs="NSimSun"/>
            <w:color w:val="000000" w:themeColor="text1"/>
            <w:sz w:val="19"/>
            <w:szCs w:val="19"/>
            <w:rPrChange w:id="8239" w:author="JIE  SUN" w:date="2018-06-22T18:47:00Z">
              <w:rPr>
                <w:rFonts w:ascii="NSimSun" w:eastAsia="NSimSun" w:hAnsi="Times New Roman" w:cs="NSimSun"/>
                <w:color w:val="008000"/>
                <w:sz w:val="19"/>
                <w:szCs w:val="19"/>
              </w:rPr>
            </w:rPrChange>
          </w:rPr>
          <w:t>gyro</w:t>
        </w:r>
        <w:proofErr w:type="gramEnd"/>
        <w:r w:rsidRPr="00D6695F">
          <w:rPr>
            <w:rFonts w:ascii="NSimSun" w:eastAsia="NSimSun" w:hAnsi="Times New Roman" w:cs="NSimSun"/>
            <w:color w:val="000000" w:themeColor="text1"/>
            <w:sz w:val="19"/>
            <w:szCs w:val="19"/>
            <w:rPrChange w:id="8240" w:author="JIE  SUN" w:date="2018-06-22T18:47:00Z">
              <w:rPr>
                <w:rFonts w:ascii="NSimSun" w:eastAsia="NSimSun" w:hAnsi="Times New Roman" w:cs="NSimSun"/>
                <w:color w:val="008000"/>
                <w:sz w:val="19"/>
                <w:szCs w:val="19"/>
              </w:rPr>
            </w:rPrChange>
          </w:rPr>
          <w:t>_y</w:t>
        </w:r>
        <w:proofErr w:type="spellEnd"/>
        <w:r w:rsidRPr="00D6695F">
          <w:rPr>
            <w:rFonts w:ascii="NSimSun" w:eastAsia="NSimSun" w:hAnsi="Times New Roman" w:cs="NSimSun"/>
            <w:color w:val="000000" w:themeColor="text1"/>
            <w:sz w:val="19"/>
            <w:szCs w:val="19"/>
            <w:rPrChange w:id="8241" w:author="JIE  SUN" w:date="2018-06-22T18:47:00Z">
              <w:rPr>
                <w:rFonts w:ascii="NSimSun" w:eastAsia="NSimSun" w:hAnsi="Times New Roman" w:cs="NSimSun"/>
                <w:color w:val="008000"/>
                <w:sz w:val="19"/>
                <w:szCs w:val="19"/>
              </w:rPr>
            </w:rPrChange>
          </w:rPr>
          <w:t xml:space="preserve">[1] || </w:t>
        </w:r>
        <w:proofErr w:type="spellStart"/>
        <w:r w:rsidRPr="00D6695F">
          <w:rPr>
            <w:rFonts w:ascii="NSimSun" w:eastAsia="NSimSun" w:hAnsi="Times New Roman" w:cs="NSimSun"/>
            <w:color w:val="000000" w:themeColor="text1"/>
            <w:sz w:val="19"/>
            <w:szCs w:val="19"/>
            <w:rPrChange w:id="8242" w:author="JIE  SUN" w:date="2018-06-22T18:47:00Z">
              <w:rPr>
                <w:rFonts w:ascii="NSimSun" w:eastAsia="NSimSun" w:hAnsi="Times New Roman" w:cs="NSimSun"/>
                <w:color w:val="008000"/>
                <w:sz w:val="19"/>
                <w:szCs w:val="19"/>
              </w:rPr>
            </w:rPrChange>
          </w:rPr>
          <w:t>Gyro.G_angle_y</w:t>
        </w:r>
        <w:proofErr w:type="spellEnd"/>
        <w:r w:rsidRPr="00D6695F">
          <w:rPr>
            <w:rFonts w:ascii="NSimSun" w:eastAsia="NSimSun" w:hAnsi="Times New Roman" w:cs="NSimSun"/>
            <w:color w:val="000000" w:themeColor="text1"/>
            <w:sz w:val="19"/>
            <w:szCs w:val="19"/>
            <w:rPrChange w:id="8243" w:author="JIE  SUN" w:date="2018-06-22T18:47:00Z">
              <w:rPr>
                <w:rFonts w:ascii="NSimSun" w:eastAsia="NSimSun" w:hAnsi="Times New Roman" w:cs="NSimSun"/>
                <w:color w:val="008000"/>
                <w:sz w:val="19"/>
                <w:szCs w:val="19"/>
              </w:rPr>
            </w:rPrChange>
          </w:rPr>
          <w:t xml:space="preserve"> &lt; action_123[</w:t>
        </w:r>
      </w:ins>
      <w:ins w:id="8244" w:author="JIE  SUN" w:date="2018-06-22T20:42:00Z">
        <w:r w:rsidR="00CF4761">
          <w:rPr>
            <w:rFonts w:ascii="NSimSun" w:eastAsia="NSimSun" w:hAnsi="Times New Roman" w:cs="NSimSun"/>
            <w:color w:val="000000" w:themeColor="text1"/>
            <w:sz w:val="19"/>
            <w:szCs w:val="19"/>
          </w:rPr>
          <w:t>0</w:t>
        </w:r>
      </w:ins>
      <w:ins w:id="8245" w:author="JIE  SUN" w:date="2018-06-22T18:47:00Z">
        <w:r w:rsidRPr="00D6695F">
          <w:rPr>
            <w:rFonts w:ascii="NSimSun" w:eastAsia="NSimSun" w:hAnsi="Times New Roman" w:cs="NSimSun"/>
            <w:color w:val="000000" w:themeColor="text1"/>
            <w:sz w:val="19"/>
            <w:szCs w:val="19"/>
            <w:rPrChange w:id="8246" w:author="JIE  SUN" w:date="2018-06-22T18:47:00Z">
              <w:rPr>
                <w:rFonts w:ascii="NSimSun" w:eastAsia="NSimSun" w:hAnsi="Times New Roman" w:cs="NSimSun"/>
                <w:color w:val="008000"/>
                <w:sz w:val="19"/>
                <w:szCs w:val="19"/>
              </w:rPr>
            </w:rPrChange>
          </w:rPr>
          <w:t>].</w:t>
        </w:r>
        <w:proofErr w:type="spellStart"/>
        <w:r w:rsidRPr="00D6695F">
          <w:rPr>
            <w:rFonts w:ascii="NSimSun" w:eastAsia="NSimSun" w:hAnsi="Times New Roman" w:cs="NSimSun"/>
            <w:color w:val="000000" w:themeColor="text1"/>
            <w:sz w:val="19"/>
            <w:szCs w:val="19"/>
            <w:rPrChange w:id="8247" w:author="JIE  SUN" w:date="2018-06-22T18:47:00Z">
              <w:rPr>
                <w:rFonts w:ascii="NSimSun" w:eastAsia="NSimSun" w:hAnsi="Times New Roman" w:cs="NSimSun"/>
                <w:color w:val="008000"/>
                <w:sz w:val="19"/>
                <w:szCs w:val="19"/>
              </w:rPr>
            </w:rPrChange>
          </w:rPr>
          <w:t>gyro_y</w:t>
        </w:r>
        <w:proofErr w:type="spellEnd"/>
        <w:r w:rsidRPr="00D6695F">
          <w:rPr>
            <w:rFonts w:ascii="NSimSun" w:eastAsia="NSimSun" w:hAnsi="Times New Roman" w:cs="NSimSun"/>
            <w:color w:val="000000" w:themeColor="text1"/>
            <w:sz w:val="19"/>
            <w:szCs w:val="19"/>
            <w:rPrChange w:id="8248" w:author="JIE  SUN" w:date="2018-06-22T18:47:00Z">
              <w:rPr>
                <w:rFonts w:ascii="NSimSun" w:eastAsia="NSimSun" w:hAnsi="Times New Roman" w:cs="NSimSun"/>
                <w:color w:val="008000"/>
                <w:sz w:val="19"/>
                <w:szCs w:val="19"/>
              </w:rPr>
            </w:rPrChange>
          </w:rPr>
          <w:t>[0])</w:t>
        </w:r>
      </w:ins>
    </w:p>
    <w:p w14:paraId="32C63CC6" w14:textId="77777777" w:rsidR="00D6695F" w:rsidRPr="00D6695F" w:rsidRDefault="00D6695F" w:rsidP="00D6695F">
      <w:pPr>
        <w:autoSpaceDE w:val="0"/>
        <w:autoSpaceDN w:val="0"/>
        <w:adjustRightInd w:val="0"/>
        <w:spacing w:after="0"/>
        <w:rPr>
          <w:ins w:id="8249" w:author="JIE  SUN" w:date="2018-06-22T18:47:00Z"/>
          <w:rFonts w:ascii="NSimSun" w:eastAsia="NSimSun" w:hAnsi="Times New Roman" w:cs="NSimSun"/>
          <w:color w:val="000000" w:themeColor="text1"/>
          <w:sz w:val="19"/>
          <w:szCs w:val="19"/>
          <w:rPrChange w:id="8250" w:author="JIE  SUN" w:date="2018-06-22T18:47:00Z">
            <w:rPr>
              <w:ins w:id="8251" w:author="JIE  SUN" w:date="2018-06-22T18:47:00Z"/>
              <w:rFonts w:ascii="NSimSun" w:eastAsia="NSimSun" w:hAnsi="Times New Roman" w:cs="NSimSun"/>
              <w:color w:val="000000"/>
              <w:sz w:val="19"/>
              <w:szCs w:val="19"/>
            </w:rPr>
          </w:rPrChange>
        </w:rPr>
      </w:pPr>
      <w:ins w:id="8252" w:author="JIE  SUN" w:date="2018-06-22T18:47:00Z">
        <w:r w:rsidRPr="00D6695F">
          <w:rPr>
            <w:rFonts w:ascii="NSimSun" w:eastAsia="NSimSun" w:hAnsi="Times New Roman" w:cs="NSimSun"/>
            <w:color w:val="000000" w:themeColor="text1"/>
            <w:sz w:val="19"/>
            <w:szCs w:val="19"/>
            <w:rPrChange w:id="8253"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25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255"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8256" w:author="JIE  SUN" w:date="2018-06-22T18:47:00Z"/>
          <w:rFonts w:ascii="NSimSun" w:eastAsia="NSimSun" w:hAnsi="Times New Roman" w:cs="NSimSun"/>
          <w:color w:val="000000" w:themeColor="text1"/>
          <w:sz w:val="19"/>
          <w:szCs w:val="19"/>
          <w:rPrChange w:id="8257" w:author="JIE  SUN" w:date="2018-06-22T18:47:00Z">
            <w:rPr>
              <w:ins w:id="8258" w:author="JIE  SUN" w:date="2018-06-22T18:47:00Z"/>
              <w:rFonts w:ascii="NSimSun" w:eastAsia="NSimSun" w:hAnsi="Times New Roman" w:cs="NSimSun"/>
              <w:color w:val="000000"/>
              <w:sz w:val="19"/>
              <w:szCs w:val="19"/>
            </w:rPr>
          </w:rPrChange>
        </w:rPr>
      </w:pPr>
      <w:ins w:id="8259" w:author="JIE  SUN" w:date="2018-06-22T18:47:00Z">
        <w:r w:rsidRPr="00D6695F">
          <w:rPr>
            <w:rFonts w:ascii="NSimSun" w:eastAsia="NSimSun" w:hAnsi="Times New Roman" w:cs="NSimSun"/>
            <w:color w:val="000000" w:themeColor="text1"/>
            <w:sz w:val="19"/>
            <w:szCs w:val="19"/>
            <w:rPrChange w:id="8260" w:author="JIE  SUN" w:date="2018-06-22T18:47:00Z">
              <w:rPr>
                <w:rFonts w:ascii="NSimSun" w:eastAsia="NSimSun" w:hAnsi="Times New Roman" w:cs="NSimSun"/>
                <w:color w:val="008000"/>
                <w:sz w:val="19"/>
                <w:szCs w:val="19"/>
              </w:rPr>
            </w:rPrChange>
          </w:rPr>
          <w:t>if (</w:t>
        </w:r>
        <w:proofErr w:type="spellStart"/>
        <w:r w:rsidRPr="00D6695F">
          <w:rPr>
            <w:rFonts w:ascii="NSimSun" w:eastAsia="NSimSun" w:hAnsi="Times New Roman" w:cs="NSimSun"/>
            <w:color w:val="000000" w:themeColor="text1"/>
            <w:sz w:val="19"/>
            <w:szCs w:val="19"/>
            <w:rPrChange w:id="8261" w:author="JIE  SUN" w:date="2018-06-22T18:47:00Z">
              <w:rPr>
                <w:rFonts w:ascii="NSimSun" w:eastAsia="NSimSun" w:hAnsi="Times New Roman" w:cs="NSimSun"/>
                <w:color w:val="008000"/>
                <w:sz w:val="19"/>
                <w:szCs w:val="19"/>
              </w:rPr>
            </w:rPrChange>
          </w:rPr>
          <w:t>Gyro.G_angle_z</w:t>
        </w:r>
        <w:proofErr w:type="spellEnd"/>
        <w:r w:rsidRPr="00D6695F">
          <w:rPr>
            <w:rFonts w:ascii="NSimSun" w:eastAsia="NSimSun" w:hAnsi="Times New Roman" w:cs="NSimSun"/>
            <w:color w:val="000000" w:themeColor="text1"/>
            <w:sz w:val="19"/>
            <w:szCs w:val="19"/>
            <w:rPrChange w:id="8262" w:author="JIE  SUN" w:date="2018-06-22T18:47:00Z">
              <w:rPr>
                <w:rFonts w:ascii="NSimSun" w:eastAsia="NSimSun" w:hAnsi="Times New Roman" w:cs="NSimSun"/>
                <w:color w:val="008000"/>
                <w:sz w:val="19"/>
                <w:szCs w:val="19"/>
              </w:rPr>
            </w:rPrChange>
          </w:rPr>
          <w:t xml:space="preserve"> &gt; action_123[</w:t>
        </w:r>
      </w:ins>
      <w:ins w:id="8263" w:author="JIE  SUN" w:date="2018-06-22T20:42:00Z">
        <w:r w:rsidR="00CF4761">
          <w:rPr>
            <w:rFonts w:ascii="NSimSun" w:eastAsia="NSimSun" w:hAnsi="Times New Roman" w:cs="NSimSun"/>
            <w:color w:val="000000" w:themeColor="text1"/>
            <w:sz w:val="19"/>
            <w:szCs w:val="19"/>
          </w:rPr>
          <w:t>0</w:t>
        </w:r>
      </w:ins>
      <w:proofErr w:type="gramStart"/>
      <w:ins w:id="8264" w:author="JIE  SUN" w:date="2018-06-22T18:47:00Z">
        <w:r w:rsidRPr="00D6695F">
          <w:rPr>
            <w:rFonts w:ascii="NSimSun" w:eastAsia="NSimSun" w:hAnsi="Times New Roman" w:cs="NSimSun"/>
            <w:color w:val="000000" w:themeColor="text1"/>
            <w:sz w:val="19"/>
            <w:szCs w:val="19"/>
            <w:rPrChange w:id="8265" w:author="JIE  SUN" w:date="2018-06-22T18:47:00Z">
              <w:rPr>
                <w:rFonts w:ascii="NSimSun" w:eastAsia="NSimSun" w:hAnsi="Times New Roman" w:cs="NSimSun"/>
                <w:color w:val="008000"/>
                <w:sz w:val="19"/>
                <w:szCs w:val="19"/>
              </w:rPr>
            </w:rPrChange>
          </w:rPr>
          <w:t>].</w:t>
        </w:r>
        <w:proofErr w:type="spellStart"/>
        <w:r w:rsidRPr="00D6695F">
          <w:rPr>
            <w:rFonts w:ascii="NSimSun" w:eastAsia="NSimSun" w:hAnsi="Times New Roman" w:cs="NSimSun"/>
            <w:color w:val="000000" w:themeColor="text1"/>
            <w:sz w:val="19"/>
            <w:szCs w:val="19"/>
            <w:rPrChange w:id="8266" w:author="JIE  SUN" w:date="2018-06-22T18:47:00Z">
              <w:rPr>
                <w:rFonts w:ascii="NSimSun" w:eastAsia="NSimSun" w:hAnsi="Times New Roman" w:cs="NSimSun"/>
                <w:color w:val="008000"/>
                <w:sz w:val="19"/>
                <w:szCs w:val="19"/>
              </w:rPr>
            </w:rPrChange>
          </w:rPr>
          <w:t>gyro</w:t>
        </w:r>
        <w:proofErr w:type="gramEnd"/>
        <w:r w:rsidRPr="00D6695F">
          <w:rPr>
            <w:rFonts w:ascii="NSimSun" w:eastAsia="NSimSun" w:hAnsi="Times New Roman" w:cs="NSimSun"/>
            <w:color w:val="000000" w:themeColor="text1"/>
            <w:sz w:val="19"/>
            <w:szCs w:val="19"/>
            <w:rPrChange w:id="8267" w:author="JIE  SUN" w:date="2018-06-22T18:47:00Z">
              <w:rPr>
                <w:rFonts w:ascii="NSimSun" w:eastAsia="NSimSun" w:hAnsi="Times New Roman" w:cs="NSimSun"/>
                <w:color w:val="008000"/>
                <w:sz w:val="19"/>
                <w:szCs w:val="19"/>
              </w:rPr>
            </w:rPrChange>
          </w:rPr>
          <w:t>_z</w:t>
        </w:r>
        <w:proofErr w:type="spellEnd"/>
        <w:r w:rsidRPr="00D6695F">
          <w:rPr>
            <w:rFonts w:ascii="NSimSun" w:eastAsia="NSimSun" w:hAnsi="Times New Roman" w:cs="NSimSun"/>
            <w:color w:val="000000" w:themeColor="text1"/>
            <w:sz w:val="19"/>
            <w:szCs w:val="19"/>
            <w:rPrChange w:id="8268" w:author="JIE  SUN" w:date="2018-06-22T18:47:00Z">
              <w:rPr>
                <w:rFonts w:ascii="NSimSun" w:eastAsia="NSimSun" w:hAnsi="Times New Roman" w:cs="NSimSun"/>
                <w:color w:val="008000"/>
                <w:sz w:val="19"/>
                <w:szCs w:val="19"/>
              </w:rPr>
            </w:rPrChange>
          </w:rPr>
          <w:t xml:space="preserve">[1] || </w:t>
        </w:r>
        <w:proofErr w:type="spellStart"/>
        <w:r w:rsidRPr="00D6695F">
          <w:rPr>
            <w:rFonts w:ascii="NSimSun" w:eastAsia="NSimSun" w:hAnsi="Times New Roman" w:cs="NSimSun"/>
            <w:color w:val="000000" w:themeColor="text1"/>
            <w:sz w:val="19"/>
            <w:szCs w:val="19"/>
            <w:rPrChange w:id="8269" w:author="JIE  SUN" w:date="2018-06-22T18:47:00Z">
              <w:rPr>
                <w:rFonts w:ascii="NSimSun" w:eastAsia="NSimSun" w:hAnsi="Times New Roman" w:cs="NSimSun"/>
                <w:color w:val="008000"/>
                <w:sz w:val="19"/>
                <w:szCs w:val="19"/>
              </w:rPr>
            </w:rPrChange>
          </w:rPr>
          <w:t>Gyro.G_angle_z</w:t>
        </w:r>
        <w:proofErr w:type="spellEnd"/>
        <w:r w:rsidRPr="00D6695F">
          <w:rPr>
            <w:rFonts w:ascii="NSimSun" w:eastAsia="NSimSun" w:hAnsi="Times New Roman" w:cs="NSimSun"/>
            <w:color w:val="000000" w:themeColor="text1"/>
            <w:sz w:val="19"/>
            <w:szCs w:val="19"/>
            <w:rPrChange w:id="8270" w:author="JIE  SUN" w:date="2018-06-22T18:47:00Z">
              <w:rPr>
                <w:rFonts w:ascii="NSimSun" w:eastAsia="NSimSun" w:hAnsi="Times New Roman" w:cs="NSimSun"/>
                <w:color w:val="008000"/>
                <w:sz w:val="19"/>
                <w:szCs w:val="19"/>
              </w:rPr>
            </w:rPrChange>
          </w:rPr>
          <w:t xml:space="preserve"> &lt; action_123[</w:t>
        </w:r>
      </w:ins>
      <w:ins w:id="8271" w:author="JIE  SUN" w:date="2018-06-22T20:42:00Z">
        <w:r w:rsidR="00CF4761">
          <w:rPr>
            <w:rFonts w:ascii="NSimSun" w:eastAsia="NSimSun" w:hAnsi="Times New Roman" w:cs="NSimSun"/>
            <w:color w:val="000000" w:themeColor="text1"/>
            <w:sz w:val="19"/>
            <w:szCs w:val="19"/>
          </w:rPr>
          <w:t>0</w:t>
        </w:r>
      </w:ins>
      <w:ins w:id="8272" w:author="JIE  SUN" w:date="2018-06-22T18:47:00Z">
        <w:r w:rsidRPr="00D6695F">
          <w:rPr>
            <w:rFonts w:ascii="NSimSun" w:eastAsia="NSimSun" w:hAnsi="Times New Roman" w:cs="NSimSun"/>
            <w:color w:val="000000" w:themeColor="text1"/>
            <w:sz w:val="19"/>
            <w:szCs w:val="19"/>
            <w:rPrChange w:id="8273" w:author="JIE  SUN" w:date="2018-06-22T18:47:00Z">
              <w:rPr>
                <w:rFonts w:ascii="NSimSun" w:eastAsia="NSimSun" w:hAnsi="Times New Roman" w:cs="NSimSun"/>
                <w:color w:val="008000"/>
                <w:sz w:val="19"/>
                <w:szCs w:val="19"/>
              </w:rPr>
            </w:rPrChange>
          </w:rPr>
          <w:t>].</w:t>
        </w:r>
        <w:proofErr w:type="spellStart"/>
        <w:r w:rsidRPr="00D6695F">
          <w:rPr>
            <w:rFonts w:ascii="NSimSun" w:eastAsia="NSimSun" w:hAnsi="Times New Roman" w:cs="NSimSun"/>
            <w:color w:val="000000" w:themeColor="text1"/>
            <w:sz w:val="19"/>
            <w:szCs w:val="19"/>
            <w:rPrChange w:id="8274" w:author="JIE  SUN" w:date="2018-06-22T18:47:00Z">
              <w:rPr>
                <w:rFonts w:ascii="NSimSun" w:eastAsia="NSimSun" w:hAnsi="Times New Roman" w:cs="NSimSun"/>
                <w:color w:val="008000"/>
                <w:sz w:val="19"/>
                <w:szCs w:val="19"/>
              </w:rPr>
            </w:rPrChange>
          </w:rPr>
          <w:t>gyro_z</w:t>
        </w:r>
        <w:proofErr w:type="spellEnd"/>
        <w:r w:rsidRPr="00D6695F">
          <w:rPr>
            <w:rFonts w:ascii="NSimSun" w:eastAsia="NSimSun" w:hAnsi="Times New Roman" w:cs="NSimSun"/>
            <w:color w:val="000000" w:themeColor="text1"/>
            <w:sz w:val="19"/>
            <w:szCs w:val="19"/>
            <w:rPrChange w:id="8275" w:author="JIE  SUN" w:date="2018-06-22T18:47:00Z">
              <w:rPr>
                <w:rFonts w:ascii="NSimSun" w:eastAsia="NSimSun" w:hAnsi="Times New Roman" w:cs="NSimSun"/>
                <w:color w:val="008000"/>
                <w:sz w:val="19"/>
                <w:szCs w:val="19"/>
              </w:rPr>
            </w:rPrChange>
          </w:rPr>
          <w:t>[0])</w:t>
        </w:r>
      </w:ins>
    </w:p>
    <w:p w14:paraId="4659F815" w14:textId="77777777" w:rsidR="00125910" w:rsidRPr="00D6695F" w:rsidRDefault="00D6695F">
      <w:pPr>
        <w:rPr>
          <w:ins w:id="8276" w:author="JIE  SUN" w:date="2018-06-22T18:47:00Z"/>
          <w:color w:val="000000" w:themeColor="text1"/>
          <w:rPrChange w:id="8277" w:author="JIE  SUN" w:date="2018-06-22T18:47:00Z">
            <w:rPr>
              <w:ins w:id="8278" w:author="JIE  SUN" w:date="2018-06-22T18:47:00Z"/>
            </w:rPr>
          </w:rPrChange>
        </w:rPr>
      </w:pPr>
      <w:ins w:id="8279" w:author="JIE  SUN" w:date="2018-06-22T18:47:00Z">
        <w:r w:rsidRPr="00D6695F">
          <w:rPr>
            <w:rFonts w:ascii="NSimSun" w:eastAsia="NSimSun" w:hAnsi="Times New Roman" w:cs="NSimSun"/>
            <w:color w:val="000000" w:themeColor="text1"/>
            <w:sz w:val="19"/>
            <w:szCs w:val="19"/>
            <w:rPrChange w:id="828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281"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282" w:author="JIE  SUN" w:date="2018-06-22T18:47:00Z">
              <w:rPr>
                <w:rFonts w:ascii="NSimSun" w:eastAsia="NSimSun" w:hAnsi="Times New Roman" w:cs="NSimSun"/>
                <w:color w:val="008000"/>
                <w:sz w:val="19"/>
                <w:szCs w:val="19"/>
              </w:rPr>
            </w:rPrChange>
          </w:rPr>
          <w:tab/>
          <w:t>continue;</w:t>
        </w:r>
        <w:r w:rsidRPr="00D6695F">
          <w:rPr>
            <w:color w:val="000000" w:themeColor="text1"/>
            <w:rPrChange w:id="8283" w:author="JIE  SUN" w:date="2018-06-22T18:47:00Z">
              <w:rPr/>
            </w:rPrChange>
          </w:rPr>
          <w:t xml:space="preserve"> </w:t>
        </w:r>
      </w:ins>
    </w:p>
    <w:p w14:paraId="048F1347" w14:textId="77777777" w:rsidR="00D6695F" w:rsidRDefault="00D6695F">
      <w:pPr>
        <w:rPr>
          <w:ins w:id="8284" w:author="JIE  SUN" w:date="2018-06-22T18:47:00Z"/>
        </w:rPr>
      </w:pPr>
    </w:p>
    <w:p w14:paraId="7FE32F81" w14:textId="77777777" w:rsidR="00D6695F" w:rsidRDefault="00D6695F">
      <w:pPr>
        <w:rPr>
          <w:ins w:id="8285" w:author="JIE  SUN" w:date="2018-06-22T15:21:00Z"/>
        </w:rPr>
      </w:pPr>
    </w:p>
    <w:p w14:paraId="49A26837" w14:textId="77777777" w:rsidR="00125910" w:rsidRDefault="00125910">
      <w:pPr>
        <w:rPr>
          <w:ins w:id="8286" w:author="JIE  SUN" w:date="2018-06-22T17:23:00Z"/>
        </w:rPr>
      </w:pPr>
      <w:ins w:id="8287" w:author="JIE  SUN" w:date="2018-06-22T15:21:00Z">
        <w:r>
          <w:t>Condition 2:</w:t>
        </w:r>
      </w:ins>
      <w:ins w:id="8288" w:author="JIE  SUN" w:date="2018-06-22T15:31:00Z">
        <w:r w:rsidR="00EA6424">
          <w:t xml:space="preserve"> Restricting a range of the change of inclination </w:t>
        </w:r>
      </w:ins>
      <w:ins w:id="8289" w:author="JIE  SUN" w:date="2018-06-22T15:32:00Z">
        <w:r w:rsidR="00EA6424">
          <w:t>angles with three direction axes,</w:t>
        </w:r>
      </w:ins>
      <w:ins w:id="8290" w:author="JIE  SUN" w:date="2018-06-22T15:33:00Z">
        <w:r w:rsidR="00EA6424">
          <w:t xml:space="preserve"> which can be seen in Table 4.2 below, when the </w:t>
        </w:r>
        <w:proofErr w:type="gramStart"/>
        <w:r w:rsidR="00EA6424">
          <w:t>three direction</w:t>
        </w:r>
        <w:proofErr w:type="gramEnd"/>
        <w:r w:rsidR="00EA6424">
          <w:t xml:space="preserve"> data can all meet the standards, which means those data are </w:t>
        </w:r>
      </w:ins>
      <w:ins w:id="8291" w:author="JIE  SUN" w:date="2018-06-22T15:35:00Z">
        <w:r w:rsidR="00EA6424">
          <w:t>available</w:t>
        </w:r>
      </w:ins>
      <w:ins w:id="8292" w:author="JIE  SUN" w:date="2018-06-22T15:33:00Z">
        <w:r w:rsidR="00EA6424">
          <w:t xml:space="preserve"> </w:t>
        </w:r>
      </w:ins>
      <w:ins w:id="8293" w:author="JIE  SUN" w:date="2018-06-22T15:35:00Z">
        <w:r w:rsidR="00EA6424">
          <w:t>data.</w:t>
        </w:r>
      </w:ins>
      <w:ins w:id="8294" w:author="JIE  SUN" w:date="2018-06-22T15:33:00Z">
        <w:r w:rsidR="00EA6424">
          <w:t xml:space="preserve"> </w:t>
        </w:r>
      </w:ins>
      <w:ins w:id="8295" w:author="JIE  SUN" w:date="2018-06-22T15:32:00Z">
        <w:r w:rsidR="00EA6424">
          <w:t xml:space="preserve"> </w:t>
        </w:r>
      </w:ins>
    </w:p>
    <w:p w14:paraId="7684E5A9" w14:textId="77777777" w:rsidR="0087014B" w:rsidRDefault="006254B9">
      <w:pPr>
        <w:jc w:val="center"/>
        <w:rPr>
          <w:del w:id="8296" w:author="像个男人一样" w:date="2018-03-21T02:17:00Z"/>
        </w:rPr>
        <w:pPrChange w:id="8297" w:author="JIE  SUN" w:date="2018-06-22T17:24:00Z">
          <w:pPr/>
        </w:pPrChange>
      </w:pPr>
      <w:ins w:id="8298"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8299" w:author="像个男人一样" w:date="2018-03-21T02:18:00Z"/>
        </w:rPr>
        <w:pPrChange w:id="8300" w:author="JIE  SUN" w:date="2018-06-22T17:24:00Z">
          <w:pPr/>
        </w:pPrChange>
      </w:pPr>
      <w:del w:id="8301"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1EF72FCE" w:rsidR="0087014B" w:rsidRDefault="00D5184D">
      <w:pPr>
        <w:pStyle w:val="Caption"/>
        <w:jc w:val="center"/>
        <w:pPrChange w:id="8302" w:author="jie sun" w:date="2018-04-16T21:42:00Z">
          <w:pPr/>
        </w:pPrChange>
      </w:pPr>
      <w:bookmarkStart w:id="8303" w:name="_Toc517801905"/>
      <w:ins w:id="8304" w:author="像个男人一样" w:date="2018-03-21T02:24:00Z">
        <w:r>
          <w:lastRenderedPageBreak/>
          <w:t xml:space="preserve">Figure </w:t>
        </w:r>
      </w:ins>
      <w:ins w:id="8305" w:author="JIE  SUN" w:date="2018-06-21T13:36:00Z">
        <w:r w:rsidR="00A64E7B">
          <w:fldChar w:fldCharType="begin"/>
        </w:r>
        <w:r w:rsidR="00A64E7B">
          <w:instrText xml:space="preserve"> STYLEREF 1 \s </w:instrText>
        </w:r>
      </w:ins>
      <w:r w:rsidR="00A64E7B">
        <w:fldChar w:fldCharType="separate"/>
      </w:r>
      <w:r w:rsidR="009F4579">
        <w:rPr>
          <w:noProof/>
        </w:rPr>
        <w:t>5</w:t>
      </w:r>
      <w:ins w:id="83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13</w:t>
      </w:r>
      <w:ins w:id="8307" w:author="JIE  SUN" w:date="2018-06-21T13:36:00Z">
        <w:r w:rsidR="00A64E7B">
          <w:fldChar w:fldCharType="end"/>
        </w:r>
      </w:ins>
      <w:ins w:id="8308" w:author="jie sun" w:date="2018-04-19T13:00:00Z">
        <w:del w:id="8309" w:author="JIE  SUN" w:date="2018-06-21T13:34:00Z">
          <w:r w:rsidR="00083FE7" w:rsidDel="00A64E7B">
            <w:fldChar w:fldCharType="begin"/>
          </w:r>
          <w:r w:rsidR="00083FE7" w:rsidDel="00A64E7B">
            <w:delInstrText xml:space="preserve"> STYLEREF 1 \s </w:delInstrText>
          </w:r>
        </w:del>
      </w:ins>
      <w:del w:id="8310" w:author="JIE  SUN" w:date="2018-06-21T13:34:00Z">
        <w:r w:rsidR="00083FE7" w:rsidDel="00A64E7B">
          <w:fldChar w:fldCharType="separate"/>
        </w:r>
        <w:r w:rsidR="00083FE7" w:rsidDel="00A64E7B">
          <w:rPr>
            <w:noProof/>
          </w:rPr>
          <w:delText>4</w:delText>
        </w:r>
      </w:del>
      <w:ins w:id="8311" w:author="jie sun" w:date="2018-04-19T13:00:00Z">
        <w:del w:id="83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313" w:author="JIE  SUN" w:date="2018-06-21T13:34:00Z">
        <w:r w:rsidR="00083FE7" w:rsidDel="00A64E7B">
          <w:fldChar w:fldCharType="separate"/>
        </w:r>
      </w:del>
      <w:ins w:id="8314" w:author="jie sun" w:date="2018-04-19T13:00:00Z">
        <w:del w:id="8315" w:author="JIE  SUN" w:date="2018-06-21T13:34:00Z">
          <w:r w:rsidR="00083FE7" w:rsidDel="00A64E7B">
            <w:rPr>
              <w:noProof/>
            </w:rPr>
            <w:delText>12</w:delText>
          </w:r>
          <w:r w:rsidR="00083FE7" w:rsidDel="00A64E7B">
            <w:fldChar w:fldCharType="end"/>
          </w:r>
        </w:del>
      </w:ins>
      <w:ins w:id="8316" w:author="像个男人一样" w:date="2018-03-21T02:24:00Z">
        <w:del w:id="831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318" w:author="像个男人一样" w:date="2018-03-22T11:51:00Z">
        <w:del w:id="8319" w:author="jie sun" w:date="2018-04-10T21:45:00Z">
          <w:r w:rsidDel="00454521">
            <w:delText>11</w:delText>
          </w:r>
        </w:del>
      </w:ins>
      <w:ins w:id="8320" w:author="像个男人一样" w:date="2018-03-21T02:24:00Z">
        <w:del w:id="8321" w:author="jie sun" w:date="2018-04-10T21:45:00Z">
          <w:r w:rsidDel="00454521">
            <w:fldChar w:fldCharType="end"/>
          </w:r>
        </w:del>
        <w:bookmarkStart w:id="8322" w:name="_Toc13849"/>
        <w:bookmarkStart w:id="8323" w:name="_Toc32717"/>
        <w:bookmarkStart w:id="8324" w:name="_Toc11609"/>
        <w:bookmarkStart w:id="8325" w:name="_Toc8246"/>
        <w:bookmarkStart w:id="8326" w:name="_Toc7010"/>
        <w:bookmarkStart w:id="8327" w:name="_Toc14342"/>
        <w:bookmarkStart w:id="8328" w:name="_Toc24981"/>
        <w:bookmarkStart w:id="8329" w:name="_Toc15375"/>
        <w:bookmarkStart w:id="8330" w:name="_Toc2368"/>
        <w:bookmarkStart w:id="8331" w:name="_Toc3398"/>
        <w:bookmarkStart w:id="8332" w:name="_Toc1006"/>
        <w:bookmarkStart w:id="8333" w:name="_Toc6135"/>
        <w:bookmarkStart w:id="8334" w:name="_Toc4731"/>
        <w:bookmarkStart w:id="8335" w:name="_Toc16626"/>
        <w:bookmarkStart w:id="8336" w:name="_Toc19911"/>
        <w:bookmarkStart w:id="8337" w:name="_Toc6386"/>
        <w:bookmarkStart w:id="8338" w:name="_Toc13498"/>
        <w:bookmarkStart w:id="8339" w:name="_Toc13235"/>
        <w:bookmarkStart w:id="8340" w:name="_Toc17204"/>
        <w:bookmarkStart w:id="8341" w:name="_Toc13777"/>
        <w:bookmarkStart w:id="8342" w:name="_Toc18709"/>
        <w:bookmarkStart w:id="8343" w:name="_Toc12095"/>
        <w:bookmarkStart w:id="8344" w:name="_Toc704"/>
        <w:bookmarkStart w:id="8345" w:name="_Toc19833"/>
        <w:bookmarkStart w:id="8346" w:name="_Toc17613"/>
        <w:r>
          <w:rPr>
            <w:rFonts w:hint="eastAsia"/>
          </w:rPr>
          <w:t xml:space="preserve">: </w:t>
        </w:r>
        <w:del w:id="8347" w:author="JIE  SUN" w:date="2018-06-22T15:11:00Z">
          <w:r w:rsidDel="00CB6E76">
            <w:rPr>
              <w:rFonts w:hint="eastAsia"/>
            </w:rPr>
            <w:delText xml:space="preserve">Angles </w:delText>
          </w:r>
        </w:del>
      </w:ins>
      <w:ins w:id="8348" w:author="jie sun" w:date="2018-04-16T22:34:00Z">
        <w:del w:id="8349" w:author="JIE  SUN" w:date="2018-06-22T15:11:00Z">
          <w:r w:rsidR="00D5763B" w:rsidDel="00CB6E76">
            <w:delText>W</w:delText>
          </w:r>
        </w:del>
      </w:ins>
      <w:ins w:id="8350" w:author="像个男人一样" w:date="2018-03-21T02:24:00Z">
        <w:del w:id="8351" w:author="JIE  SUN" w:date="2018-06-22T15:11:00Z">
          <w:r w:rsidDel="00CB6E76">
            <w:rPr>
              <w:rFonts w:hint="eastAsia"/>
            </w:rPr>
            <w:delText xml:space="preserve">with </w:delText>
          </w:r>
        </w:del>
      </w:ins>
      <w:ins w:id="8352" w:author="jie sun" w:date="2018-04-16T22:34:00Z">
        <w:del w:id="8353" w:author="JIE  SUN" w:date="2018-06-22T15:11:00Z">
          <w:r w:rsidR="00D5763B" w:rsidDel="00CB6E76">
            <w:delText>T</w:delText>
          </w:r>
        </w:del>
      </w:ins>
      <w:ins w:id="8354" w:author="像个男人一样" w:date="2018-03-21T02:24:00Z">
        <w:del w:id="8355" w:author="JIE  SUN" w:date="2018-06-22T15:11:00Z">
          <w:r w:rsidDel="00CB6E76">
            <w:rPr>
              <w:rFonts w:hint="eastAsia"/>
            </w:rPr>
            <w:delText xml:space="preserve">the </w:delText>
          </w:r>
        </w:del>
      </w:ins>
      <w:ins w:id="8356" w:author="jie sun" w:date="2018-04-16T22:34:00Z">
        <w:del w:id="8357" w:author="JIE  SUN" w:date="2018-06-22T15:11:00Z">
          <w:r w:rsidR="00D5763B" w:rsidDel="00CB6E76">
            <w:delText>G</w:delText>
          </w:r>
        </w:del>
      </w:ins>
      <w:ins w:id="8358" w:author="像个男人一样" w:date="2018-03-21T02:24:00Z">
        <w:del w:id="8359" w:author="JIE  SUN" w:date="2018-06-22T15:11:00Z">
          <w:r w:rsidDel="00CB6E76">
            <w:rPr>
              <w:rFonts w:hint="eastAsia"/>
            </w:rPr>
            <w:delText xml:space="preserve">gravity </w:delText>
          </w:r>
        </w:del>
      </w:ins>
      <w:ins w:id="8360" w:author="jie sun" w:date="2018-04-16T22:34:00Z">
        <w:del w:id="8361" w:author="JIE  SUN" w:date="2018-06-22T15:11:00Z">
          <w:r w:rsidR="00D5763B" w:rsidDel="00CB6E76">
            <w:delText>C</w:delText>
          </w:r>
        </w:del>
      </w:ins>
      <w:ins w:id="8362" w:author="像个男人一样" w:date="2018-03-21T02:24:00Z">
        <w:del w:id="8363" w:author="JIE  SUN" w:date="2018-06-22T15:11:00Z">
          <w:r w:rsidDel="00CB6E76">
            <w:rPr>
              <w:rFonts w:hint="eastAsia"/>
            </w:rPr>
            <w:delText>changes</w:delText>
          </w:r>
          <w:r w:rsidDel="00CB6E76">
            <w:rPr>
              <w:rFonts w:hint="eastAsia"/>
              <w:lang w:val="en-US"/>
            </w:rPr>
            <w:delText xml:space="preserve"> </w:delText>
          </w:r>
        </w:del>
      </w:ins>
      <w:ins w:id="8364" w:author="jie sun" w:date="2018-04-16T22:34:00Z">
        <w:del w:id="8365" w:author="JIE  SUN" w:date="2018-06-22T15:11:00Z">
          <w:r w:rsidR="00D5763B" w:rsidDel="00CB6E76">
            <w:rPr>
              <w:lang w:val="en-US"/>
            </w:rPr>
            <w:delText>I</w:delText>
          </w:r>
        </w:del>
      </w:ins>
      <w:ins w:id="8366" w:author="像个男人一样" w:date="2018-03-21T02:24:00Z">
        <w:del w:id="8367" w:author="JIE  SUN" w:date="2018-06-22T15:11:00Z">
          <w:r w:rsidDel="00CB6E76">
            <w:rPr>
              <w:rFonts w:hint="eastAsia"/>
              <w:lang w:val="en-US"/>
            </w:rPr>
            <w:delText xml:space="preserve">in </w:delText>
          </w:r>
        </w:del>
      </w:ins>
      <w:ins w:id="8368" w:author="jie sun" w:date="2018-04-16T22:34:00Z">
        <w:del w:id="8369" w:author="JIE  SUN" w:date="2018-06-22T15:11:00Z">
          <w:r w:rsidR="00D5763B" w:rsidDel="00CB6E76">
            <w:rPr>
              <w:lang w:val="en-US"/>
            </w:rPr>
            <w:delText>A</w:delText>
          </w:r>
        </w:del>
      </w:ins>
      <w:ins w:id="8370" w:author="像个男人一样" w:date="2018-03-21T02:24:00Z">
        <w:del w:id="8371" w:author="JIE  SUN" w:date="2018-06-22T15:11:00Z">
          <w:r w:rsidDel="00CB6E76">
            <w:rPr>
              <w:rFonts w:hint="eastAsia"/>
              <w:lang w:val="en-US"/>
            </w:rPr>
            <w:delText>action1</w:delText>
          </w:r>
        </w:del>
      </w:ins>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ins w:id="8372" w:author="JIE  SUN" w:date="2018-06-22T15:11:00Z">
        <w:r w:rsidR="00CB6E76">
          <w:t xml:space="preserve"> The Inclination angle change in Gesture 1</w:t>
        </w:r>
      </w:ins>
      <w:bookmarkEnd w:id="8303"/>
    </w:p>
    <w:p w14:paraId="48F81A84" w14:textId="77777777" w:rsidR="0087014B" w:rsidRPr="00677487" w:rsidDel="00125910" w:rsidRDefault="00D5184D">
      <w:pPr>
        <w:pStyle w:val="Caption"/>
        <w:rPr>
          <w:ins w:id="8373" w:author="像个男人一样" w:date="2018-03-22T11:49:00Z"/>
          <w:del w:id="8374" w:author="JIE  SUN" w:date="2018-06-22T15:11:00Z"/>
          <w:color w:val="auto"/>
          <w:rPrChange w:id="8375" w:author="jie sun" w:date="2018-04-08T14:43:00Z">
            <w:rPr>
              <w:ins w:id="8376" w:author="像个男人一样" w:date="2018-03-22T11:49:00Z"/>
              <w:del w:id="8377" w:author="JIE  SUN" w:date="2018-06-22T15:11:00Z"/>
              <w:color w:val="44546A" w:themeColor="text2"/>
              <w:lang w:val="en-US"/>
            </w:rPr>
          </w:rPrChange>
        </w:rPr>
        <w:pPrChange w:id="8378" w:author="像个男人一样" w:date="2018-03-21T02:25:00Z">
          <w:pPr/>
        </w:pPrChange>
      </w:pPr>
      <w:del w:id="8379" w:author="JIE  SUN" w:date="2018-06-22T15:11:00Z">
        <w:r w:rsidRPr="00677487" w:rsidDel="00125910">
          <w:rPr>
            <w:iCs w:val="0"/>
            <w:rPrChange w:id="8380" w:author="jie sun" w:date="2018-04-08T14:43:00Z">
              <w:rPr>
                <w:iCs/>
                <w:lang w:val="en-US"/>
              </w:rPr>
            </w:rPrChange>
          </w:rPr>
          <w:delText xml:space="preserve">Predicting the angle </w:delText>
        </w:r>
      </w:del>
      <w:del w:id="8381" w:author="JIE  SUN" w:date="2018-06-21T15:34:00Z">
        <w:r w:rsidRPr="00677487" w:rsidDel="00036E98">
          <w:rPr>
            <w:iCs w:val="0"/>
            <w:rPrChange w:id="8382" w:author="jie sun" w:date="2018-04-08T14:43:00Z">
              <w:rPr>
                <w:iCs/>
                <w:lang w:val="en-US"/>
              </w:rPr>
            </w:rPrChange>
          </w:rPr>
          <w:delText xml:space="preserve">range </w:delText>
        </w:r>
      </w:del>
      <w:del w:id="8383" w:author="JIE  SUN" w:date="2018-06-22T15:11:00Z">
        <w:r w:rsidRPr="00677487" w:rsidDel="00125910">
          <w:rPr>
            <w:iCs w:val="0"/>
            <w:rPrChange w:id="8384" w:author="jie sun" w:date="2018-04-08T14:43:00Z">
              <w:rPr>
                <w:iCs/>
                <w:lang w:val="en-US"/>
              </w:rPr>
            </w:rPrChange>
          </w:rPr>
          <w:delText xml:space="preserve">by Accelerometer data, keeping in this range for a long time, when getting the large angle to show </w:delText>
        </w:r>
        <w:bookmarkStart w:id="8385" w:name="OLE_LINK18"/>
        <w:r w:rsidRPr="00677487" w:rsidDel="00125910">
          <w:rPr>
            <w:iCs w:val="0"/>
            <w:rPrChange w:id="8386" w:author="jie sun" w:date="2018-04-08T14:43:00Z">
              <w:rPr>
                <w:iCs/>
                <w:lang w:val="en-US"/>
              </w:rPr>
            </w:rPrChange>
          </w:rPr>
          <w:delText>a stronger light</w:delText>
        </w:r>
        <w:bookmarkEnd w:id="8385"/>
        <w:r w:rsidRPr="00677487" w:rsidDel="00125910">
          <w:rPr>
            <w:iCs w:val="0"/>
            <w:rPrChange w:id="8387" w:author="jie sun" w:date="2018-04-08T14:43:00Z">
              <w:rPr>
                <w:iCs/>
                <w:lang w:val="en-US"/>
              </w:rPr>
            </w:rPrChange>
          </w:rPr>
          <w:delText>.</w:delText>
        </w:r>
      </w:del>
    </w:p>
    <w:p w14:paraId="711E25EC" w14:textId="77777777" w:rsidR="0087014B" w:rsidRDefault="0087014B">
      <w:pPr>
        <w:rPr>
          <w:ins w:id="8388" w:author="像个男人一样" w:date="2018-03-22T11:49:00Z"/>
          <w:lang w:val="en-US"/>
        </w:rPr>
      </w:pPr>
    </w:p>
    <w:p w14:paraId="2CA1C51F" w14:textId="28647A58" w:rsidR="0087014B" w:rsidRDefault="00D5184D">
      <w:pPr>
        <w:pStyle w:val="Caption"/>
        <w:jc w:val="center"/>
        <w:rPr>
          <w:ins w:id="8389" w:author="jie sun" w:date="2018-04-18T21:07:00Z"/>
        </w:rPr>
      </w:pPr>
      <w:bookmarkStart w:id="8390" w:name="_Toc511906363"/>
      <w:ins w:id="8391" w:author="像个男人一样" w:date="2018-03-22T11:49:00Z">
        <w:r>
          <w:t xml:space="preserve">Table </w:t>
        </w:r>
        <w:r>
          <w:fldChar w:fldCharType="begin"/>
        </w:r>
        <w:r>
          <w:instrText xml:space="preserve"> STYLEREF 1 \s </w:instrText>
        </w:r>
        <w:r>
          <w:fldChar w:fldCharType="separate"/>
        </w:r>
      </w:ins>
      <w:r w:rsidR="009F4579">
        <w:rPr>
          <w:noProof/>
        </w:rPr>
        <w:t>5</w:t>
      </w:r>
      <w:ins w:id="8392" w:author="像个男人一样" w:date="2018-03-22T11:49:00Z">
        <w:r>
          <w:fldChar w:fldCharType="end"/>
        </w:r>
        <w:r>
          <w:rPr>
            <w:rFonts w:hint="eastAsia"/>
          </w:rPr>
          <w:t>.</w:t>
        </w:r>
        <w:r>
          <w:fldChar w:fldCharType="begin"/>
        </w:r>
        <w:r>
          <w:instrText xml:space="preserve"> SEQ Table \* ARABIC \s 1 </w:instrText>
        </w:r>
        <w:r>
          <w:fldChar w:fldCharType="separate"/>
        </w:r>
      </w:ins>
      <w:r w:rsidR="009F4579">
        <w:rPr>
          <w:noProof/>
        </w:rPr>
        <w:t>2</w:t>
      </w:r>
      <w:ins w:id="8393" w:author="像个男人一样" w:date="2018-03-22T11:49:00Z">
        <w:r>
          <w:fldChar w:fldCharType="end"/>
        </w:r>
        <w:bookmarkStart w:id="8394" w:name="_Toc7759"/>
        <w:bookmarkStart w:id="8395" w:name="_Toc18308"/>
        <w:bookmarkStart w:id="8396" w:name="_Toc8218"/>
        <w:bookmarkStart w:id="8397" w:name="_Toc15389"/>
        <w:bookmarkStart w:id="8398" w:name="_Toc5363"/>
        <w:bookmarkStart w:id="8399" w:name="_Toc26874"/>
        <w:bookmarkStart w:id="8400" w:name="_Toc5248"/>
        <w:bookmarkStart w:id="8401" w:name="_Toc26946"/>
        <w:bookmarkStart w:id="8402" w:name="_Toc2727"/>
        <w:bookmarkStart w:id="8403" w:name="_Toc13230"/>
        <w:bookmarkStart w:id="8404" w:name="_Toc24763"/>
        <w:bookmarkStart w:id="8405" w:name="_Toc21724"/>
        <w:bookmarkStart w:id="8406" w:name="_Toc32446"/>
        <w:bookmarkStart w:id="8407" w:name="_Toc14924"/>
        <w:bookmarkStart w:id="8408" w:name="_Toc26218"/>
        <w:bookmarkStart w:id="8409" w:name="_Toc22717"/>
        <w:bookmarkStart w:id="8410" w:name="_Toc15613"/>
        <w:bookmarkStart w:id="8411" w:name="_Toc10914"/>
        <w:bookmarkStart w:id="8412" w:name="_Toc31757"/>
        <w:bookmarkStart w:id="8413" w:name="_Toc12027"/>
        <w:bookmarkStart w:id="8414" w:name="_Toc3057"/>
        <w:r>
          <w:rPr>
            <w:rFonts w:hint="eastAsia"/>
          </w:rPr>
          <w:t xml:space="preserve">: Angles </w:t>
        </w:r>
      </w:ins>
      <w:ins w:id="8415" w:author="jie sun" w:date="2018-04-16T22:34:00Z">
        <w:r w:rsidR="00F310AF">
          <w:t>W</w:t>
        </w:r>
      </w:ins>
      <w:ins w:id="8416" w:author="像个男人一样" w:date="2018-03-22T11:49:00Z">
        <w:del w:id="8417" w:author="jie sun" w:date="2018-04-16T22:34:00Z">
          <w:r w:rsidDel="00F310AF">
            <w:rPr>
              <w:rFonts w:hint="eastAsia"/>
            </w:rPr>
            <w:delText>w</w:delText>
          </w:r>
        </w:del>
        <w:r>
          <w:rPr>
            <w:rFonts w:hint="eastAsia"/>
          </w:rPr>
          <w:t xml:space="preserve">ith </w:t>
        </w:r>
      </w:ins>
      <w:ins w:id="8418" w:author="jie sun" w:date="2018-04-16T22:34:00Z">
        <w:r w:rsidR="00F310AF">
          <w:t>T</w:t>
        </w:r>
      </w:ins>
      <w:ins w:id="8419" w:author="像个男人一样" w:date="2018-03-22T11:49:00Z">
        <w:del w:id="8420" w:author="jie sun" w:date="2018-04-16T22:34:00Z">
          <w:r w:rsidDel="00F310AF">
            <w:rPr>
              <w:rFonts w:hint="eastAsia"/>
            </w:rPr>
            <w:delText>t</w:delText>
          </w:r>
        </w:del>
        <w:r>
          <w:rPr>
            <w:rFonts w:hint="eastAsia"/>
          </w:rPr>
          <w:t xml:space="preserve">he </w:t>
        </w:r>
      </w:ins>
      <w:ins w:id="8421" w:author="jie sun" w:date="2018-04-16T22:34:00Z">
        <w:r w:rsidR="00F310AF">
          <w:t>G</w:t>
        </w:r>
      </w:ins>
      <w:ins w:id="8422" w:author="像个男人一样" w:date="2018-03-22T11:49:00Z">
        <w:del w:id="8423" w:author="jie sun" w:date="2018-04-16T22:34:00Z">
          <w:r w:rsidDel="00F310AF">
            <w:rPr>
              <w:rFonts w:hint="eastAsia"/>
            </w:rPr>
            <w:delText>g</w:delText>
          </w:r>
        </w:del>
        <w:r>
          <w:rPr>
            <w:rFonts w:hint="eastAsia"/>
          </w:rPr>
          <w:t xml:space="preserve">ravity </w:t>
        </w:r>
      </w:ins>
      <w:ins w:id="8424" w:author="jie sun" w:date="2018-04-16T22:34:00Z">
        <w:r w:rsidR="00F310AF">
          <w:t>R</w:t>
        </w:r>
      </w:ins>
      <w:ins w:id="8425" w:author="像个男人一样" w:date="2018-03-22T11:49:00Z">
        <w:del w:id="8426" w:author="jie sun" w:date="2018-04-16T22:34:00Z">
          <w:r w:rsidDel="00F310AF">
            <w:rPr>
              <w:rFonts w:hint="eastAsia"/>
            </w:rPr>
            <w:delText>r</w:delText>
          </w:r>
        </w:del>
        <w:r>
          <w:rPr>
            <w:rFonts w:hint="eastAsia"/>
          </w:rPr>
          <w:t xml:space="preserve">estrictions </w:t>
        </w:r>
      </w:ins>
      <w:ins w:id="8427" w:author="jie sun" w:date="2018-04-16T22:34:00Z">
        <w:r w:rsidR="00F310AF">
          <w:t>I</w:t>
        </w:r>
      </w:ins>
      <w:ins w:id="8428" w:author="像个男人一样" w:date="2018-03-22T11:49:00Z">
        <w:del w:id="8429" w:author="jie sun" w:date="2018-04-16T22:34:00Z">
          <w:r w:rsidDel="00F310AF">
            <w:rPr>
              <w:rFonts w:hint="eastAsia"/>
            </w:rPr>
            <w:delText>i</w:delText>
          </w:r>
        </w:del>
        <w:r>
          <w:rPr>
            <w:rFonts w:hint="eastAsia"/>
          </w:rPr>
          <w:t xml:space="preserve">n </w:t>
        </w:r>
      </w:ins>
      <w:ins w:id="8430" w:author="jie sun" w:date="2018-04-16T22:34:00Z">
        <w:r w:rsidR="00F310AF">
          <w:t>A</w:t>
        </w:r>
      </w:ins>
      <w:ins w:id="8431" w:author="像个男人一样" w:date="2018-03-22T11:49:00Z">
        <w:del w:id="8432" w:author="jie sun" w:date="2018-04-16T22:34:00Z">
          <w:r w:rsidDel="00F310AF">
            <w:rPr>
              <w:rFonts w:hint="eastAsia"/>
            </w:rPr>
            <w:delText>a</w:delText>
          </w:r>
        </w:del>
        <w:r>
          <w:rPr>
            <w:rFonts w:hint="eastAsia"/>
          </w:rPr>
          <w:t>ction 1</w:t>
        </w:r>
      </w:ins>
      <w:bookmarkEnd w:id="8390"/>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p>
    <w:tbl>
      <w:tblPr>
        <w:tblStyle w:val="TableGrid"/>
        <w:tblW w:w="8359" w:type="dxa"/>
        <w:jc w:val="center"/>
        <w:tblLook w:val="04A0" w:firstRow="1" w:lastRow="0" w:firstColumn="1" w:lastColumn="0" w:noHBand="0" w:noVBand="1"/>
        <w:tblPrChange w:id="8433"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434">
          <w:tblGrid>
            <w:gridCol w:w="2372"/>
            <w:gridCol w:w="1789"/>
            <w:gridCol w:w="1930"/>
          </w:tblGrid>
        </w:tblGridChange>
      </w:tblGrid>
      <w:tr w:rsidR="009B1D3F" w14:paraId="1C629B60" w14:textId="77777777" w:rsidTr="009B1D3F">
        <w:trPr>
          <w:jc w:val="center"/>
          <w:ins w:id="8435" w:author="jie sun" w:date="2018-04-18T21:07:00Z"/>
          <w:trPrChange w:id="8436" w:author="JIE  SUN" w:date="2018-06-22T18:40:00Z">
            <w:trPr>
              <w:jc w:val="center"/>
            </w:trPr>
          </w:trPrChange>
        </w:trPr>
        <w:tc>
          <w:tcPr>
            <w:tcW w:w="2372" w:type="dxa"/>
            <w:tcPrChange w:id="8437" w:author="JIE  SUN" w:date="2018-06-22T18:40:00Z">
              <w:tcPr>
                <w:tcW w:w="2405" w:type="dxa"/>
              </w:tcPr>
            </w:tcPrChange>
          </w:tcPr>
          <w:p w14:paraId="55140FCD" w14:textId="77777777" w:rsidR="009B1D3F" w:rsidRDefault="009B1D3F" w:rsidP="009B1D3F">
            <w:pPr>
              <w:rPr>
                <w:ins w:id="8438" w:author="JIE  SUN" w:date="2018-06-22T18:39:00Z"/>
              </w:rPr>
            </w:pPr>
            <w:ins w:id="8439" w:author="JIE  SUN" w:date="2018-06-22T18:39:00Z">
              <w:r>
                <w:t xml:space="preserve">Accelerometer </w:t>
              </w:r>
              <w:r>
                <w:rPr>
                  <w:rFonts w:hint="eastAsia"/>
                </w:rPr>
                <w:t>Testing</w:t>
              </w:r>
            </w:ins>
          </w:p>
        </w:tc>
        <w:tc>
          <w:tcPr>
            <w:tcW w:w="1789" w:type="dxa"/>
            <w:tcPrChange w:id="8440" w:author="JIE  SUN" w:date="2018-06-22T18:40:00Z">
              <w:tcPr>
                <w:tcW w:w="1843" w:type="dxa"/>
              </w:tcPr>
            </w:tcPrChange>
          </w:tcPr>
          <w:p w14:paraId="7DAF07A2" w14:textId="77777777" w:rsidR="009B1D3F" w:rsidRDefault="009B1D3F" w:rsidP="009B1D3F">
            <w:pPr>
              <w:rPr>
                <w:ins w:id="8441" w:author="jie sun" w:date="2018-04-18T21:07:00Z"/>
              </w:rPr>
            </w:pPr>
            <w:ins w:id="8442" w:author="JIE  SUN" w:date="2018-06-22T18:29:00Z">
              <w:r>
                <w:t xml:space="preserve">Valid </w:t>
              </w:r>
            </w:ins>
            <w:ins w:id="8443" w:author="jie sun" w:date="2018-04-18T21:07:00Z">
              <w:r>
                <w:t>Range</w:t>
              </w:r>
            </w:ins>
          </w:p>
        </w:tc>
        <w:tc>
          <w:tcPr>
            <w:tcW w:w="4198" w:type="dxa"/>
            <w:tcPrChange w:id="8444" w:author="JIE  SUN" w:date="2018-06-22T18:40:00Z">
              <w:tcPr>
                <w:tcW w:w="1843" w:type="dxa"/>
              </w:tcPr>
            </w:tcPrChange>
          </w:tcPr>
          <w:p w14:paraId="3EC4BBBA" w14:textId="77777777" w:rsidR="009B1D3F" w:rsidRDefault="009B1D3F" w:rsidP="009B1D3F">
            <w:pPr>
              <w:rPr>
                <w:ins w:id="8445" w:author="JIE  SUN" w:date="2018-06-22T18:40:00Z"/>
              </w:rPr>
            </w:pPr>
            <w:ins w:id="8446" w:author="JIE  SUN" w:date="2018-06-22T18:40:00Z">
              <w:r>
                <w:t>Regulation</w:t>
              </w:r>
            </w:ins>
          </w:p>
        </w:tc>
      </w:tr>
      <w:tr w:rsidR="009B1D3F" w14:paraId="1CC00F7F" w14:textId="77777777" w:rsidTr="009B1D3F">
        <w:trPr>
          <w:jc w:val="center"/>
          <w:ins w:id="8447" w:author="jie sun" w:date="2018-04-18T21:07:00Z"/>
          <w:trPrChange w:id="8448" w:author="JIE  SUN" w:date="2018-06-22T18:40:00Z">
            <w:trPr>
              <w:jc w:val="center"/>
            </w:trPr>
          </w:trPrChange>
        </w:trPr>
        <w:tc>
          <w:tcPr>
            <w:tcW w:w="2372" w:type="dxa"/>
            <w:tcPrChange w:id="8449" w:author="JIE  SUN" w:date="2018-06-22T18:40:00Z">
              <w:tcPr>
                <w:tcW w:w="2405" w:type="dxa"/>
              </w:tcPr>
            </w:tcPrChange>
          </w:tcPr>
          <w:p w14:paraId="0DEF6C53" w14:textId="77777777" w:rsidR="009B1D3F" w:rsidRDefault="009B1D3F" w:rsidP="009B1D3F">
            <w:pPr>
              <w:rPr>
                <w:ins w:id="8450" w:author="JIE  SUN" w:date="2018-06-22T18:40:00Z"/>
              </w:rPr>
            </w:pPr>
            <w:ins w:id="8451" w:author="JIE  SUN" w:date="2018-06-22T18:40:00Z">
              <w:r>
                <w:rPr>
                  <w:rFonts w:hint="eastAsia"/>
                </w:rPr>
                <w:t>Inclination</w:t>
              </w:r>
              <w:r>
                <w:t xml:space="preserve"> – Z-axis</w:t>
              </w:r>
            </w:ins>
          </w:p>
          <w:p w14:paraId="351B5357" w14:textId="77777777" w:rsidR="009B1D3F" w:rsidRDefault="009B1D3F">
            <w:pPr>
              <w:rPr>
                <w:ins w:id="8452" w:author="JIE  SUN" w:date="2018-06-22T18:39:00Z"/>
              </w:rPr>
            </w:pPr>
            <w:ins w:id="8453" w:author="JIE  SUN" w:date="2018-06-22T18:40:00Z">
              <w:r>
                <w:t>(Centre axis)</w:t>
              </w:r>
            </w:ins>
          </w:p>
        </w:tc>
        <w:tc>
          <w:tcPr>
            <w:tcW w:w="1789" w:type="dxa"/>
            <w:tcPrChange w:id="8454" w:author="JIE  SUN" w:date="2018-06-22T18:40:00Z">
              <w:tcPr>
                <w:tcW w:w="1843" w:type="dxa"/>
              </w:tcPr>
            </w:tcPrChange>
          </w:tcPr>
          <w:p w14:paraId="74590A5E" w14:textId="77777777" w:rsidR="009B1D3F" w:rsidRDefault="009B1D3F" w:rsidP="009B1D3F">
            <w:pPr>
              <w:rPr>
                <w:ins w:id="8455" w:author="JIE  SUN" w:date="2018-06-22T18:40:00Z"/>
              </w:rPr>
            </w:pPr>
            <w:ins w:id="8456" w:author="JIE  SUN" w:date="2018-06-22T18:40:00Z">
              <w:r>
                <w:t>&lt; -60</w:t>
              </w:r>
              <w:r>
                <w:rPr>
                  <w:rFonts w:hint="eastAsia"/>
                </w:rPr>
                <w:t>°</w:t>
              </w:r>
              <w:r>
                <w:rPr>
                  <w:rFonts w:hint="eastAsia"/>
                </w:rPr>
                <w:t>or</w:t>
              </w:r>
            </w:ins>
          </w:p>
          <w:p w14:paraId="16EFA938" w14:textId="77777777" w:rsidR="009B1D3F" w:rsidRDefault="009B1D3F" w:rsidP="009B1D3F">
            <w:pPr>
              <w:rPr>
                <w:ins w:id="8457" w:author="jie sun" w:date="2018-04-18T21:07:00Z"/>
              </w:rPr>
            </w:pPr>
            <w:ins w:id="8458" w:author="JIE  SUN" w:date="2018-06-22T18:40:00Z">
              <w:r>
                <w:rPr>
                  <w:rFonts w:hint="eastAsia"/>
                </w:rPr>
                <w:t>&gt;62</w:t>
              </w:r>
              <w:r>
                <w:rPr>
                  <w:rFonts w:hint="eastAsia"/>
                </w:rPr>
                <w:t>°</w:t>
              </w:r>
            </w:ins>
            <w:ins w:id="8459" w:author="jie sun" w:date="2018-04-18T21:07:00Z">
              <w:del w:id="8460" w:author="JIE  SUN" w:date="2018-06-22T18:40:00Z">
                <w:r w:rsidDel="009B1D3F">
                  <w:delText>-</w:delText>
                </w:r>
              </w:del>
              <w:del w:id="8461" w:author="JIE  SUN" w:date="2018-06-21T15:47:00Z">
                <w:r w:rsidDel="00410E0A">
                  <w:delText>2</w:delText>
                </w:r>
              </w:del>
              <w:del w:id="8462" w:author="JIE  SUN" w:date="2018-06-22T18:40:00Z">
                <w:r w:rsidDel="009B1D3F">
                  <w:delText>5</w:delText>
                </w:r>
                <w:r w:rsidDel="009B1D3F">
                  <w:rPr>
                    <w:rFonts w:hint="eastAsia"/>
                  </w:rPr>
                  <w:delText>°</w:delText>
                </w:r>
                <w:r w:rsidDel="009B1D3F">
                  <w:rPr>
                    <w:rFonts w:hint="eastAsia"/>
                  </w:rPr>
                  <w:delText>to</w:delText>
                </w:r>
              </w:del>
              <w:del w:id="8463" w:author="JIE  SUN" w:date="2018-06-21T15:47:00Z">
                <w:r w:rsidDel="00410E0A">
                  <w:delText>2</w:delText>
                </w:r>
              </w:del>
              <w:del w:id="8464" w:author="JIE  SUN" w:date="2018-06-22T18:40:00Z">
                <w:r w:rsidDel="009B1D3F">
                  <w:delText>5</w:delText>
                </w:r>
                <w:r w:rsidDel="009B1D3F">
                  <w:rPr>
                    <w:rFonts w:hint="eastAsia"/>
                  </w:rPr>
                  <w:delText>°</w:delText>
                </w:r>
              </w:del>
            </w:ins>
          </w:p>
        </w:tc>
        <w:tc>
          <w:tcPr>
            <w:tcW w:w="4198" w:type="dxa"/>
            <w:tcPrChange w:id="8465" w:author="JIE  SUN" w:date="2018-06-22T18:40:00Z">
              <w:tcPr>
                <w:tcW w:w="1843" w:type="dxa"/>
              </w:tcPr>
            </w:tcPrChange>
          </w:tcPr>
          <w:p w14:paraId="033B8092" w14:textId="77777777" w:rsidR="009B1D3F" w:rsidRDefault="009B1D3F" w:rsidP="009B1D3F">
            <w:pPr>
              <w:rPr>
                <w:ins w:id="8466" w:author="JIE  SUN" w:date="2018-06-22T18:40:00Z"/>
              </w:rPr>
            </w:pPr>
            <w:ins w:id="8467"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 xml:space="preserve">and </w:t>
              </w:r>
              <w:proofErr w:type="gramStart"/>
              <w:r>
                <w:t>foremost ,</w:t>
              </w:r>
              <w:r>
                <w:rPr>
                  <w:rFonts w:hint="eastAsia"/>
                </w:rPr>
                <w:t>the</w:t>
              </w:r>
              <w:proofErr w:type="gramEnd"/>
              <w:r>
                <w:rPr>
                  <w:rFonts w:hint="eastAsia"/>
                </w:rPr>
                <w:t xml:space="preserve"> </w:t>
              </w:r>
              <w:r>
                <w:t>inclination</w:t>
              </w:r>
              <w:r>
                <w:rPr>
                  <w:rFonts w:hint="eastAsia"/>
                </w:rPr>
                <w:t xml:space="preserve"> </w:t>
              </w:r>
              <w:r>
                <w:t>with Z axis should be in the valid range</w:t>
              </w:r>
            </w:ins>
          </w:p>
        </w:tc>
      </w:tr>
      <w:tr w:rsidR="009B1D3F" w14:paraId="01B88EBB" w14:textId="77777777" w:rsidTr="009B1D3F">
        <w:trPr>
          <w:jc w:val="center"/>
          <w:ins w:id="8468" w:author="jie sun" w:date="2018-04-18T21:07:00Z"/>
          <w:trPrChange w:id="8469" w:author="JIE  SUN" w:date="2018-06-22T18:40:00Z">
            <w:trPr>
              <w:jc w:val="center"/>
            </w:trPr>
          </w:trPrChange>
        </w:trPr>
        <w:tc>
          <w:tcPr>
            <w:tcW w:w="2372" w:type="dxa"/>
            <w:tcPrChange w:id="8470" w:author="JIE  SUN" w:date="2018-06-22T18:40:00Z">
              <w:tcPr>
                <w:tcW w:w="2405" w:type="dxa"/>
              </w:tcPr>
            </w:tcPrChange>
          </w:tcPr>
          <w:p w14:paraId="0F1F464C" w14:textId="77777777" w:rsidR="009B1D3F" w:rsidRDefault="009B1D3F" w:rsidP="009B1D3F">
            <w:pPr>
              <w:rPr>
                <w:ins w:id="8471" w:author="JIE  SUN" w:date="2018-06-22T18:39:00Z"/>
              </w:rPr>
            </w:pPr>
            <w:ins w:id="8472" w:author="JIE  SUN" w:date="2018-06-22T18:40:00Z">
              <w:r>
                <w:rPr>
                  <w:rFonts w:hint="eastAsia"/>
                </w:rPr>
                <w:t>Inclination</w:t>
              </w:r>
              <w:r>
                <w:t xml:space="preserve"> – X-axis </w:t>
              </w:r>
            </w:ins>
          </w:p>
        </w:tc>
        <w:tc>
          <w:tcPr>
            <w:tcW w:w="1789" w:type="dxa"/>
            <w:tcPrChange w:id="8473" w:author="JIE  SUN" w:date="2018-06-22T18:40:00Z">
              <w:tcPr>
                <w:tcW w:w="1843" w:type="dxa"/>
              </w:tcPr>
            </w:tcPrChange>
          </w:tcPr>
          <w:p w14:paraId="3DD87CD8" w14:textId="77777777" w:rsidR="009B1D3F" w:rsidRDefault="009B1D3F" w:rsidP="009B1D3F">
            <w:pPr>
              <w:rPr>
                <w:ins w:id="8474" w:author="JIE  SUN" w:date="2018-06-22T18:40:00Z"/>
              </w:rPr>
            </w:pPr>
            <w:ins w:id="8475" w:author="JIE  SUN" w:date="2018-06-22T18:40:00Z">
              <w:r>
                <w:t>-15</w:t>
              </w:r>
              <w:r>
                <w:rPr>
                  <w:rFonts w:hint="eastAsia"/>
                </w:rPr>
                <w:t>°</w:t>
              </w:r>
              <w:r>
                <w:rPr>
                  <w:rFonts w:hint="eastAsia"/>
                </w:rPr>
                <w:t>to</w:t>
              </w:r>
            </w:ins>
          </w:p>
          <w:p w14:paraId="353A3CE4" w14:textId="77777777" w:rsidR="009B1D3F" w:rsidRDefault="009B1D3F" w:rsidP="009B1D3F">
            <w:pPr>
              <w:rPr>
                <w:ins w:id="8476" w:author="jie sun" w:date="2018-04-18T21:07:00Z"/>
              </w:rPr>
            </w:pPr>
            <w:ins w:id="8477" w:author="JIE  SUN" w:date="2018-06-22T18:40:00Z">
              <w:r>
                <w:t>5</w:t>
              </w:r>
              <w:r>
                <w:rPr>
                  <w:rFonts w:hint="eastAsia"/>
                </w:rPr>
                <w:t>°</w:t>
              </w:r>
            </w:ins>
            <w:ins w:id="8478" w:author="jie sun" w:date="2018-04-18T21:07:00Z">
              <w:del w:id="8479" w:author="JIE  SUN" w:date="2018-06-22T18:40:00Z">
                <w:r w:rsidDel="009B1D3F">
                  <w:delText>-</w:delText>
                </w:r>
              </w:del>
            </w:ins>
            <w:ins w:id="8480" w:author="jie sun" w:date="2018-04-18T21:08:00Z">
              <w:del w:id="8481" w:author="JIE  SUN" w:date="2018-06-21T15:46:00Z">
                <w:r w:rsidDel="00410E0A">
                  <w:delText>40</w:delText>
                </w:r>
              </w:del>
            </w:ins>
            <w:ins w:id="8482" w:author="jie sun" w:date="2018-04-18T21:07:00Z">
              <w:del w:id="8483" w:author="JIE  SUN" w:date="2018-06-22T18:40:00Z">
                <w:r w:rsidDel="009B1D3F">
                  <w:rPr>
                    <w:rFonts w:hint="eastAsia"/>
                  </w:rPr>
                  <w:delText>°</w:delText>
                </w:r>
                <w:r w:rsidDel="009B1D3F">
                  <w:rPr>
                    <w:rFonts w:hint="eastAsia"/>
                  </w:rPr>
                  <w:delText>to</w:delText>
                </w:r>
              </w:del>
            </w:ins>
            <w:ins w:id="8484" w:author="jie sun" w:date="2018-04-18T21:09:00Z">
              <w:del w:id="8485" w:author="JIE  SUN" w:date="2018-06-21T15:46:00Z">
                <w:r w:rsidDel="00410E0A">
                  <w:delText>4</w:delText>
                </w:r>
              </w:del>
            </w:ins>
            <w:ins w:id="8486" w:author="jie sun" w:date="2018-04-18T21:08:00Z">
              <w:del w:id="8487" w:author="JIE  SUN" w:date="2018-06-21T15:46:00Z">
                <w:r w:rsidDel="00410E0A">
                  <w:delText>0</w:delText>
                </w:r>
              </w:del>
            </w:ins>
            <w:ins w:id="8488" w:author="jie sun" w:date="2018-04-18T21:07:00Z">
              <w:del w:id="8489" w:author="JIE  SUN" w:date="2018-06-22T18:40:00Z">
                <w:r w:rsidDel="009B1D3F">
                  <w:rPr>
                    <w:rFonts w:hint="eastAsia"/>
                  </w:rPr>
                  <w:delText>°</w:delText>
                </w:r>
              </w:del>
            </w:ins>
          </w:p>
        </w:tc>
        <w:tc>
          <w:tcPr>
            <w:tcW w:w="4198" w:type="dxa"/>
            <w:tcPrChange w:id="8490" w:author="JIE  SUN" w:date="2018-06-22T18:40:00Z">
              <w:tcPr>
                <w:tcW w:w="1843" w:type="dxa"/>
              </w:tcPr>
            </w:tcPrChange>
          </w:tcPr>
          <w:p w14:paraId="163EC92D" w14:textId="77777777" w:rsidR="009B1D3F" w:rsidRDefault="009B1D3F">
            <w:pPr>
              <w:rPr>
                <w:ins w:id="8491" w:author="JIE  SUN" w:date="2018-06-22T18:40:00Z"/>
              </w:rPr>
            </w:pPr>
            <w:ins w:id="8492" w:author="JIE  SUN" w:date="2018-06-22T18:43:00Z">
              <w:r>
                <w:t xml:space="preserve">And then, </w:t>
              </w:r>
            </w:ins>
            <w:ins w:id="8493" w:author="JIE  SUN" w:date="2018-06-22T18:46:00Z">
              <w:r>
                <w:t>control</w:t>
              </w:r>
              <w:r w:rsidR="00F37585">
                <w:t xml:space="preserve"> </w:t>
              </w:r>
            </w:ins>
            <w:ins w:id="8494" w:author="JIE  SUN" w:date="2018-06-22T18:43:00Z">
              <w:r w:rsidR="00F37585">
                <w:t>the</w:t>
              </w:r>
            </w:ins>
            <w:ins w:id="8495" w:author="JIE  SUN" w:date="2018-06-22T18:46:00Z">
              <w:r w:rsidR="00F37585">
                <w:t xml:space="preserve"> </w:t>
              </w:r>
            </w:ins>
            <w:ins w:id="8496" w:author="JIE  SUN" w:date="2018-06-22T18:43:00Z">
              <w:r w:rsidR="00F37585">
                <w:t xml:space="preserve">inclination </w:t>
              </w:r>
            </w:ins>
            <w:proofErr w:type="spellStart"/>
            <w:ins w:id="8497" w:author="JIE  SUN" w:date="2018-06-22T18:46:00Z">
              <w:r w:rsidR="00D6695F">
                <w:t>s</w:t>
              </w:r>
            </w:ins>
            <w:ins w:id="8498" w:author="JIE  SUN" w:date="2018-06-22T18:43:00Z">
              <w:r>
                <w:t>with</w:t>
              </w:r>
              <w:proofErr w:type="spellEnd"/>
              <w:r>
                <w:t xml:space="preserve"> X axis. </w:t>
              </w:r>
            </w:ins>
          </w:p>
        </w:tc>
      </w:tr>
      <w:tr w:rsidR="009B1D3F" w14:paraId="6A63923E" w14:textId="77777777" w:rsidTr="009B1D3F">
        <w:tblPrEx>
          <w:jc w:val="left"/>
          <w:tblPrExChange w:id="8499" w:author="JIE  SUN" w:date="2018-06-22T18:40:00Z">
            <w:tblPrEx>
              <w:jc w:val="left"/>
            </w:tblPrEx>
          </w:tblPrExChange>
        </w:tblPrEx>
        <w:trPr>
          <w:ins w:id="8500" w:author="jie sun" w:date="2018-04-18T21:08:00Z"/>
        </w:trPr>
        <w:tc>
          <w:tcPr>
            <w:tcW w:w="2372" w:type="dxa"/>
            <w:tcPrChange w:id="8501" w:author="JIE  SUN" w:date="2018-06-22T18:40:00Z">
              <w:tcPr>
                <w:tcW w:w="2405" w:type="dxa"/>
              </w:tcPr>
            </w:tcPrChange>
          </w:tcPr>
          <w:p w14:paraId="20484512" w14:textId="77777777" w:rsidR="009B1D3F" w:rsidRDefault="009B1D3F" w:rsidP="009B1D3F">
            <w:pPr>
              <w:rPr>
                <w:ins w:id="8502" w:author="JIE  SUN" w:date="2018-06-22T18:39:00Z"/>
              </w:rPr>
            </w:pPr>
            <w:ins w:id="8503" w:author="JIE  SUN" w:date="2018-06-22T18:40:00Z">
              <w:r>
                <w:rPr>
                  <w:rFonts w:hint="eastAsia"/>
                </w:rPr>
                <w:t>Inclination</w:t>
              </w:r>
              <w:r>
                <w:t xml:space="preserve"> – Y-axis</w:t>
              </w:r>
            </w:ins>
          </w:p>
        </w:tc>
        <w:tc>
          <w:tcPr>
            <w:tcW w:w="1789" w:type="dxa"/>
            <w:tcPrChange w:id="8504" w:author="JIE  SUN" w:date="2018-06-22T18:40:00Z">
              <w:tcPr>
                <w:tcW w:w="1843" w:type="dxa"/>
              </w:tcPr>
            </w:tcPrChange>
          </w:tcPr>
          <w:p w14:paraId="0F8E92AB" w14:textId="77777777" w:rsidR="009B1D3F" w:rsidRDefault="009B1D3F" w:rsidP="009B1D3F">
            <w:pPr>
              <w:rPr>
                <w:ins w:id="8505" w:author="JIE  SUN" w:date="2018-06-22T18:40:00Z"/>
              </w:rPr>
            </w:pPr>
            <w:ins w:id="8506" w:author="JIE  SUN" w:date="2018-06-22T18:40:00Z">
              <w:r>
                <w:t>-10</w:t>
              </w:r>
              <w:r>
                <w:rPr>
                  <w:rFonts w:hint="eastAsia"/>
                </w:rPr>
                <w:t>°</w:t>
              </w:r>
              <w:r>
                <w:rPr>
                  <w:rFonts w:hint="eastAsia"/>
                </w:rPr>
                <w:t>to</w:t>
              </w:r>
            </w:ins>
          </w:p>
          <w:p w14:paraId="6B9D6D68" w14:textId="77777777" w:rsidR="009B1D3F" w:rsidDel="009B1D3F" w:rsidRDefault="009B1D3F" w:rsidP="009B1D3F">
            <w:pPr>
              <w:rPr>
                <w:ins w:id="8507" w:author="jie sun" w:date="2018-04-18T21:18:00Z"/>
                <w:del w:id="8508" w:author="JIE  SUN" w:date="2018-06-22T18:40:00Z"/>
              </w:rPr>
            </w:pPr>
            <w:ins w:id="8509" w:author="JIE  SUN" w:date="2018-06-22T18:40:00Z">
              <w:r>
                <w:t>13</w:t>
              </w:r>
              <w:r>
                <w:rPr>
                  <w:rFonts w:hint="eastAsia"/>
                </w:rPr>
                <w:t>°</w:t>
              </w:r>
            </w:ins>
            <w:ins w:id="8510" w:author="jie sun" w:date="2018-04-18T21:18:00Z">
              <w:del w:id="8511" w:author="JIE  SUN" w:date="2018-06-21T15:46:00Z">
                <w:r w:rsidDel="00410E0A">
                  <w:delText>-80</w:delText>
                </w:r>
                <w:r w:rsidDel="00410E0A">
                  <w:rPr>
                    <w:rFonts w:hint="eastAsia"/>
                  </w:rPr>
                  <w:delText>°</w:delText>
                </w:r>
                <w:r w:rsidDel="00410E0A">
                  <w:rPr>
                    <w:rFonts w:hint="eastAsia"/>
                  </w:rPr>
                  <w:delText>-</w:delText>
                </w:r>
                <w:r w:rsidDel="00410E0A">
                  <w:delText>-4</w:delText>
                </w:r>
              </w:del>
              <w:del w:id="8512" w:author="JIE  SUN" w:date="2018-06-22T18:40:00Z">
                <w:r w:rsidDel="009B1D3F">
                  <w:delText>0</w:delText>
                </w:r>
                <w:bookmarkStart w:id="8513" w:name="OLE_LINK56"/>
                <w:r w:rsidDel="009B1D3F">
                  <w:rPr>
                    <w:rFonts w:hint="eastAsia"/>
                  </w:rPr>
                  <w:delText>°</w:delText>
                </w:r>
                <w:bookmarkEnd w:id="8513"/>
              </w:del>
            </w:ins>
          </w:p>
          <w:p w14:paraId="117B0CF8" w14:textId="77777777" w:rsidR="009B1D3F" w:rsidRDefault="009B1D3F" w:rsidP="009B1D3F">
            <w:pPr>
              <w:rPr>
                <w:ins w:id="8514" w:author="jie sun" w:date="2018-04-18T21:08:00Z"/>
              </w:rPr>
            </w:pPr>
            <w:ins w:id="8515" w:author="jie sun" w:date="2018-04-18T21:18:00Z">
              <w:del w:id="8516"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517" w:author="JIE  SUN" w:date="2018-06-22T18:40:00Z">
              <w:tcPr>
                <w:tcW w:w="1843" w:type="dxa"/>
              </w:tcPr>
            </w:tcPrChange>
          </w:tcPr>
          <w:p w14:paraId="38AD4602" w14:textId="77777777" w:rsidR="009B1D3F" w:rsidRDefault="009B1D3F">
            <w:pPr>
              <w:rPr>
                <w:ins w:id="8518" w:author="JIE  SUN" w:date="2018-06-22T18:40:00Z"/>
              </w:rPr>
            </w:pPr>
            <w:ins w:id="8519"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520" w:author="JIE  SUN" w:date="2018-06-22T20:47:00Z"/>
          <w:rFonts w:ascii="NSimSun" w:eastAsia="NSimSun" w:hAnsi="Times New Roman" w:cs="NSimSun"/>
          <w:color w:val="0000FF"/>
          <w:sz w:val="19"/>
          <w:szCs w:val="19"/>
        </w:rPr>
      </w:pPr>
      <w:bookmarkStart w:id="8521" w:name="OLE_LINK72"/>
    </w:p>
    <w:p w14:paraId="355B6D1D" w14:textId="77777777" w:rsidR="00DA3737" w:rsidRDefault="00DA3737">
      <w:pPr>
        <w:autoSpaceDE w:val="0"/>
        <w:autoSpaceDN w:val="0"/>
        <w:adjustRightInd w:val="0"/>
        <w:spacing w:after="0"/>
        <w:rPr>
          <w:ins w:id="8522"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523"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524" w:author="JIE  SUN" w:date="2018-06-22T20:47:00Z"/>
          <w:color w:val="auto"/>
          <w:sz w:val="24"/>
          <w:szCs w:val="22"/>
          <w:lang w:val="en-US"/>
          <w:rPrChange w:id="8525" w:author="JIE  SUN" w:date="2018-06-22T20:49:00Z">
            <w:rPr>
              <w:ins w:id="8526" w:author="JIE  SUN" w:date="2018-06-22T20:47:00Z"/>
              <w:rFonts w:ascii="NSimSun" w:eastAsia="NSimSun" w:hAnsi="Times New Roman" w:cs="NSimSun"/>
              <w:color w:val="0000FF"/>
              <w:sz w:val="19"/>
              <w:szCs w:val="19"/>
            </w:rPr>
          </w:rPrChange>
        </w:rPr>
        <w:pPrChange w:id="8527" w:author="JIE  SUN" w:date="2018-06-22T20:49:00Z">
          <w:pPr>
            <w:autoSpaceDE w:val="0"/>
            <w:autoSpaceDN w:val="0"/>
            <w:adjustRightInd w:val="0"/>
            <w:spacing w:after="0"/>
          </w:pPr>
        </w:pPrChange>
      </w:pPr>
      <w:ins w:id="8528"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529"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530" w:author="JIE  SUN" w:date="2018-06-22T20:52:00Z">
              <w:rPr>
                <w:rFonts w:ascii="NSimSun" w:eastAsia="NSimSun" w:hAnsi="Times New Roman" w:cs="NSimSun"/>
                <w:iCs/>
                <w:color w:val="000000"/>
                <w:sz w:val="19"/>
                <w:szCs w:val="19"/>
              </w:rPr>
            </w:rPrChange>
          </w:rPr>
          <w:t xml:space="preserve">, which means here using the </w:t>
        </w:r>
      </w:ins>
      <w:ins w:id="8531" w:author="JIE  SUN" w:date="2018-06-22T20:50:00Z">
        <w:r w:rsidR="00B10569" w:rsidRPr="00B10569">
          <w:rPr>
            <w:iCs w:val="0"/>
            <w:color w:val="auto"/>
            <w:sz w:val="24"/>
            <w:szCs w:val="22"/>
            <w:lang w:val="en-US"/>
            <w:rPrChange w:id="8532" w:author="JIE  SUN" w:date="2018-06-22T20:52:00Z">
              <w:rPr>
                <w:rFonts w:ascii="NSimSun" w:eastAsia="NSimSun" w:hAnsi="Times New Roman" w:cs="NSimSun"/>
                <w:iCs/>
                <w:color w:val="000000"/>
                <w:sz w:val="19"/>
                <w:szCs w:val="19"/>
              </w:rPr>
            </w:rPrChange>
          </w:rPr>
          <w:t xml:space="preserve">threshold data of gesture 1, </w:t>
        </w:r>
      </w:ins>
      <w:ins w:id="8533" w:author="JIE  SUN" w:date="2018-06-22T20:51:00Z">
        <w:r w:rsidR="00B10569" w:rsidRPr="00B10569">
          <w:rPr>
            <w:iCs w:val="0"/>
            <w:color w:val="auto"/>
            <w:sz w:val="24"/>
            <w:szCs w:val="22"/>
            <w:lang w:val="en-US"/>
            <w:rPrChange w:id="8534"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8535"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proofErr w:type="spellStart"/>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.A_angle_z</w:t>
        </w:r>
        <w:proofErr w:type="spellEnd"/>
        <w:r w:rsidR="00B10569">
          <w:rPr>
            <w:rFonts w:ascii="NSimSun" w:eastAsia="NSimSun" w:hAnsi="Times New Roman" w:cs="NSimSun"/>
            <w:color w:val="000000"/>
            <w:sz w:val="19"/>
            <w:szCs w:val="19"/>
          </w:rPr>
          <w:t xml:space="preserve"> </w:t>
        </w:r>
        <w:proofErr w:type="gramStart"/>
        <w:r w:rsidR="00B10569">
          <w:rPr>
            <w:rFonts w:ascii="NSimSun" w:eastAsia="NSimSun" w:hAnsi="Times New Roman" w:cs="NSimSun"/>
            <w:color w:val="000000"/>
            <w:sz w:val="19"/>
            <w:szCs w:val="19"/>
          </w:rPr>
          <w:t>&lt;  action</w:t>
        </w:r>
        <w:proofErr w:type="gramEnd"/>
        <w:r w:rsidR="00B10569">
          <w:rPr>
            <w:rFonts w:ascii="NSimSun" w:eastAsia="NSimSun" w:hAnsi="Times New Roman" w:cs="NSimSun"/>
            <w:color w:val="000000"/>
            <w:sz w:val="19"/>
            <w:szCs w:val="19"/>
          </w:rPr>
          <w:t>_123[i].</w:t>
        </w:r>
        <w:proofErr w:type="spellStart"/>
        <w:r w:rsidR="00B10569">
          <w:rPr>
            <w:rFonts w:ascii="NSimSun" w:eastAsia="NSimSun" w:hAnsi="Times New Roman" w:cs="NSimSun"/>
            <w:color w:val="000000"/>
            <w:sz w:val="19"/>
            <w:szCs w:val="19"/>
          </w:rPr>
          <w:t>accel_z</w:t>
        </w:r>
        <w:proofErr w:type="spellEnd"/>
        <w:r w:rsidR="00B10569">
          <w:rPr>
            <w:rFonts w:ascii="NSimSun" w:eastAsia="NSimSun" w:hAnsi="Times New Roman" w:cs="NSimSun"/>
            <w:color w:val="000000"/>
            <w:sz w:val="19"/>
            <w:szCs w:val="19"/>
          </w:rPr>
          <w:t xml:space="preserve">[0] || </w:t>
        </w:r>
        <w:proofErr w:type="spellStart"/>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.A_angle_z</w:t>
        </w:r>
        <w:proofErr w:type="spellEnd"/>
        <w:r w:rsidR="00B10569">
          <w:rPr>
            <w:rFonts w:ascii="NSimSun" w:eastAsia="NSimSun" w:hAnsi="Times New Roman" w:cs="NSimSun"/>
            <w:color w:val="000000"/>
            <w:sz w:val="19"/>
            <w:szCs w:val="19"/>
          </w:rPr>
          <w:t xml:space="preserve"> &gt;action_123[i].</w:t>
        </w:r>
        <w:proofErr w:type="spellStart"/>
        <w:r w:rsidR="00B10569">
          <w:rPr>
            <w:rFonts w:ascii="NSimSun" w:eastAsia="NSimSun" w:hAnsi="Times New Roman" w:cs="NSimSun"/>
            <w:color w:val="000000"/>
            <w:sz w:val="19"/>
            <w:szCs w:val="19"/>
          </w:rPr>
          <w:t>accel_z</w:t>
        </w:r>
        <w:proofErr w:type="spellEnd"/>
        <w:r w:rsidR="00B10569">
          <w:rPr>
            <w:rFonts w:ascii="NSimSun" w:eastAsia="NSimSun" w:hAnsi="Times New Roman" w:cs="NSimSun"/>
            <w:color w:val="000000"/>
            <w:sz w:val="19"/>
            <w:szCs w:val="19"/>
          </w:rPr>
          <w:t xml:space="preserve">[1]) </w:t>
        </w:r>
        <w:r w:rsidR="00B10569" w:rsidRPr="00B10569">
          <w:rPr>
            <w:iCs w:val="0"/>
            <w:color w:val="auto"/>
            <w:sz w:val="24"/>
            <w:szCs w:val="22"/>
            <w:lang w:val="en-US"/>
            <w:rPrChange w:id="8536" w:author="JIE  SUN" w:date="2018-06-22T20:52:00Z">
              <w:rPr>
                <w:rFonts w:ascii="NSimSun" w:eastAsia="NSimSun" w:hAnsi="Times New Roman" w:cs="NSimSun"/>
                <w:iCs/>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537" w:author="JIE  SUN" w:date="2018-06-22T18:48:00Z"/>
          <w:rFonts w:ascii="NSimSun" w:eastAsia="NSimSun" w:hAnsi="Times New Roman" w:cs="NSimSun"/>
          <w:color w:val="000000"/>
          <w:sz w:val="19"/>
          <w:szCs w:val="19"/>
        </w:rPr>
      </w:pPr>
      <w:ins w:id="8538"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521"/>
    <w:p w14:paraId="4C14159E" w14:textId="77777777" w:rsidR="004368A6" w:rsidRDefault="004368A6">
      <w:pPr>
        <w:autoSpaceDE w:val="0"/>
        <w:autoSpaceDN w:val="0"/>
        <w:adjustRightInd w:val="0"/>
        <w:spacing w:after="0"/>
        <w:rPr>
          <w:ins w:id="8539" w:author="JIE  SUN" w:date="2018-06-22T18:48:00Z"/>
          <w:rFonts w:ascii="NSimSun" w:eastAsia="NSimSun" w:hAnsi="Times New Roman" w:cs="NSimSun"/>
          <w:color w:val="000000"/>
          <w:sz w:val="19"/>
          <w:szCs w:val="19"/>
        </w:rPr>
      </w:pPr>
      <w:ins w:id="8540"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541" w:author="JIE  SUN" w:date="2018-06-22T18:48:00Z"/>
          <w:rFonts w:ascii="NSimSun" w:eastAsia="NSimSun" w:hAnsi="Times New Roman" w:cs="NSimSun"/>
          <w:color w:val="000000"/>
          <w:sz w:val="19"/>
          <w:szCs w:val="19"/>
        </w:rPr>
      </w:pPr>
      <w:ins w:id="8542" w:author="JIE  SUN" w:date="2018-06-22T18:50:00Z">
        <w:r>
          <w:rPr>
            <w:rFonts w:ascii="NSimSun" w:eastAsia="NSimSun" w:hAnsi="Times New Roman" w:cs="NSimSun"/>
            <w:color w:val="0000FF"/>
            <w:sz w:val="19"/>
            <w:szCs w:val="19"/>
          </w:rPr>
          <w:t xml:space="preserve">  </w:t>
        </w:r>
      </w:ins>
      <w:ins w:id="8543"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.A_angle_z</w:t>
        </w:r>
        <w:proofErr w:type="spellEnd"/>
        <w:r>
          <w:rPr>
            <w:rFonts w:ascii="NSimSun" w:eastAsia="NSimSun" w:hAnsi="Times New Roman" w:cs="NSimSun"/>
            <w:color w:val="000000"/>
            <w:sz w:val="19"/>
            <w:szCs w:val="19"/>
          </w:rPr>
          <w:t xml:space="preserve"> </w:t>
        </w:r>
        <w:proofErr w:type="gramStart"/>
        <w:r>
          <w:rPr>
            <w:rFonts w:ascii="NSimSun" w:eastAsia="NSimSun" w:hAnsi="Times New Roman" w:cs="NSimSun"/>
            <w:color w:val="000000"/>
            <w:sz w:val="19"/>
            <w:szCs w:val="19"/>
          </w:rPr>
          <w:t>&lt;  action</w:t>
        </w:r>
        <w:proofErr w:type="gramEnd"/>
        <w:r>
          <w:rPr>
            <w:rFonts w:ascii="NSimSun" w:eastAsia="NSimSun" w:hAnsi="Times New Roman" w:cs="NSimSun"/>
            <w:color w:val="000000"/>
            <w:sz w:val="19"/>
            <w:szCs w:val="19"/>
          </w:rPr>
          <w:t>_123[i].</w:t>
        </w:r>
        <w:proofErr w:type="spellStart"/>
        <w:r>
          <w:rPr>
            <w:rFonts w:ascii="NSimSun" w:eastAsia="NSimSun" w:hAnsi="Times New Roman" w:cs="NSimSun"/>
            <w:color w:val="000000"/>
            <w:sz w:val="19"/>
            <w:szCs w:val="19"/>
          </w:rPr>
          <w:t>accel_z</w:t>
        </w:r>
        <w:proofErr w:type="spellEnd"/>
        <w:r>
          <w:rPr>
            <w:rFonts w:ascii="NSimSun" w:eastAsia="NSimSun" w:hAnsi="Times New Roman" w:cs="NSimSun"/>
            <w:color w:val="000000"/>
            <w:sz w:val="19"/>
            <w:szCs w:val="19"/>
          </w:rPr>
          <w:t xml:space="preserve">[0] ||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.A_angle_z</w:t>
        </w:r>
        <w:proofErr w:type="spellEnd"/>
        <w:r>
          <w:rPr>
            <w:rFonts w:ascii="NSimSun" w:eastAsia="NSimSun" w:hAnsi="Times New Roman" w:cs="NSimSun"/>
            <w:color w:val="000000"/>
            <w:sz w:val="19"/>
            <w:szCs w:val="19"/>
          </w:rPr>
          <w:t xml:space="preserve"> &gt;action_123[i].</w:t>
        </w:r>
        <w:proofErr w:type="spellStart"/>
        <w:r>
          <w:rPr>
            <w:rFonts w:ascii="NSimSun" w:eastAsia="NSimSun" w:hAnsi="Times New Roman" w:cs="NSimSun"/>
            <w:color w:val="000000"/>
            <w:sz w:val="19"/>
            <w:szCs w:val="19"/>
          </w:rPr>
          <w:t>accel_z</w:t>
        </w:r>
        <w:proofErr w:type="spellEnd"/>
        <w:r>
          <w:rPr>
            <w:rFonts w:ascii="NSimSun" w:eastAsia="NSimSun" w:hAnsi="Times New Roman" w:cs="NSimSun"/>
            <w:color w:val="000000"/>
            <w:sz w:val="19"/>
            <w:szCs w:val="19"/>
          </w:rPr>
          <w:t>[1])</w:t>
        </w:r>
      </w:ins>
    </w:p>
    <w:p w14:paraId="1E2EB7E3" w14:textId="77777777" w:rsidR="004368A6" w:rsidRDefault="004368A6">
      <w:pPr>
        <w:autoSpaceDE w:val="0"/>
        <w:autoSpaceDN w:val="0"/>
        <w:adjustRightInd w:val="0"/>
        <w:spacing w:after="0"/>
        <w:rPr>
          <w:ins w:id="8544" w:author="JIE  SUN" w:date="2018-06-22T18:48:00Z"/>
          <w:rFonts w:ascii="NSimSun" w:eastAsia="NSimSun" w:hAnsi="Times New Roman" w:cs="NSimSun"/>
          <w:color w:val="000000"/>
          <w:sz w:val="19"/>
          <w:szCs w:val="19"/>
        </w:rPr>
      </w:pPr>
      <w:ins w:id="8545" w:author="JIE  SUN" w:date="2018-06-22T18:50:00Z">
        <w:r>
          <w:rPr>
            <w:rFonts w:ascii="NSimSun" w:eastAsia="NSimSun" w:hAnsi="Times New Roman" w:cs="NSimSun"/>
            <w:color w:val="0000FF"/>
            <w:sz w:val="19"/>
            <w:szCs w:val="19"/>
          </w:rPr>
          <w:t xml:space="preserve">  </w:t>
        </w:r>
      </w:ins>
      <w:ins w:id="8546"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.A_angle_y</w:t>
        </w:r>
        <w:proofErr w:type="spellEnd"/>
        <w:r>
          <w:rPr>
            <w:rFonts w:ascii="NSimSun" w:eastAsia="NSimSun" w:hAnsi="Times New Roman" w:cs="NSimSun"/>
            <w:color w:val="000000"/>
            <w:sz w:val="19"/>
            <w:szCs w:val="19"/>
          </w:rPr>
          <w:t xml:space="preserve"> &gt;action_123[i</w:t>
        </w:r>
        <w:proofErr w:type="gramStart"/>
        <w:r>
          <w:rPr>
            <w:rFonts w:ascii="NSimSun" w:eastAsia="NSimSun" w:hAnsi="Times New Roman" w:cs="NSimSun"/>
            <w:color w:val="000000"/>
            <w:sz w:val="19"/>
            <w:szCs w:val="19"/>
          </w:rPr>
          <w:t>].</w:t>
        </w:r>
        <w:proofErr w:type="spellStart"/>
        <w:r>
          <w:rPr>
            <w:rFonts w:ascii="NSimSun" w:eastAsia="NSimSun" w:hAnsi="Times New Roman" w:cs="NSimSun"/>
            <w:color w:val="000000"/>
            <w:sz w:val="19"/>
            <w:szCs w:val="19"/>
          </w:rPr>
          <w:t>accel</w:t>
        </w:r>
        <w:proofErr w:type="gramEnd"/>
        <w:r>
          <w:rPr>
            <w:rFonts w:ascii="NSimSun" w:eastAsia="NSimSun" w:hAnsi="Times New Roman" w:cs="NSimSun"/>
            <w:color w:val="000000"/>
            <w:sz w:val="19"/>
            <w:szCs w:val="19"/>
          </w:rPr>
          <w:t>_y</w:t>
        </w:r>
        <w:proofErr w:type="spellEnd"/>
        <w:r>
          <w:rPr>
            <w:rFonts w:ascii="NSimSun" w:eastAsia="NSimSun" w:hAnsi="Times New Roman" w:cs="NSimSun"/>
            <w:color w:val="000000"/>
            <w:sz w:val="19"/>
            <w:szCs w:val="19"/>
          </w:rPr>
          <w:t xml:space="preserve">[0] &amp;&amp;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.A_angle_y</w:t>
        </w:r>
        <w:proofErr w:type="spellEnd"/>
        <w:r>
          <w:rPr>
            <w:rFonts w:ascii="NSimSun" w:eastAsia="NSimSun" w:hAnsi="Times New Roman" w:cs="NSimSun"/>
            <w:color w:val="000000"/>
            <w:sz w:val="19"/>
            <w:szCs w:val="19"/>
          </w:rPr>
          <w:t>&lt; action_123[i].</w:t>
        </w:r>
        <w:proofErr w:type="spellStart"/>
        <w:r>
          <w:rPr>
            <w:rFonts w:ascii="NSimSun" w:eastAsia="NSimSun" w:hAnsi="Times New Roman" w:cs="NSimSun"/>
            <w:color w:val="000000"/>
            <w:sz w:val="19"/>
            <w:szCs w:val="19"/>
          </w:rPr>
          <w:t>accel_y</w:t>
        </w:r>
        <w:proofErr w:type="spellEnd"/>
        <w:r>
          <w:rPr>
            <w:rFonts w:ascii="NSimSun" w:eastAsia="NSimSun" w:hAnsi="Times New Roman" w:cs="NSimSun"/>
            <w:color w:val="000000"/>
            <w:sz w:val="19"/>
            <w:szCs w:val="19"/>
          </w:rPr>
          <w:t>[1]))</w:t>
        </w:r>
      </w:ins>
    </w:p>
    <w:p w14:paraId="015134BE" w14:textId="77777777" w:rsidR="004368A6" w:rsidRDefault="004368A6">
      <w:pPr>
        <w:autoSpaceDE w:val="0"/>
        <w:autoSpaceDN w:val="0"/>
        <w:adjustRightInd w:val="0"/>
        <w:spacing w:after="0"/>
        <w:rPr>
          <w:ins w:id="8547" w:author="JIE  SUN" w:date="2018-06-22T18:48:00Z"/>
          <w:rFonts w:ascii="NSimSun" w:eastAsia="NSimSun" w:hAnsi="Times New Roman" w:cs="NSimSun"/>
          <w:color w:val="000000"/>
          <w:sz w:val="19"/>
          <w:szCs w:val="19"/>
        </w:rPr>
      </w:pPr>
      <w:ins w:id="8548" w:author="JIE  SUN" w:date="2018-06-22T18:50:00Z">
        <w:r>
          <w:rPr>
            <w:rFonts w:ascii="NSimSun" w:eastAsia="NSimSun" w:hAnsi="Times New Roman" w:cs="NSimSun"/>
            <w:color w:val="0000FF"/>
            <w:sz w:val="19"/>
            <w:szCs w:val="19"/>
          </w:rPr>
          <w:t xml:space="preserve">  </w:t>
        </w:r>
      </w:ins>
      <w:ins w:id="854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.A_angle_x</w:t>
        </w:r>
        <w:proofErr w:type="spellEnd"/>
        <w:r>
          <w:rPr>
            <w:rFonts w:ascii="NSimSun" w:eastAsia="NSimSun" w:hAnsi="Times New Roman" w:cs="NSimSun"/>
            <w:color w:val="000000"/>
            <w:sz w:val="19"/>
            <w:szCs w:val="19"/>
          </w:rPr>
          <w:t xml:space="preserve"> &gt; action_123[i</w:t>
        </w:r>
        <w:proofErr w:type="gramStart"/>
        <w:r>
          <w:rPr>
            <w:rFonts w:ascii="NSimSun" w:eastAsia="NSimSun" w:hAnsi="Times New Roman" w:cs="NSimSun"/>
            <w:color w:val="000000"/>
            <w:sz w:val="19"/>
            <w:szCs w:val="19"/>
          </w:rPr>
          <w:t>].</w:t>
        </w:r>
        <w:proofErr w:type="spellStart"/>
        <w:r>
          <w:rPr>
            <w:rFonts w:ascii="NSimSun" w:eastAsia="NSimSun" w:hAnsi="Times New Roman" w:cs="NSimSun"/>
            <w:color w:val="000000"/>
            <w:sz w:val="19"/>
            <w:szCs w:val="19"/>
          </w:rPr>
          <w:t>accel</w:t>
        </w:r>
        <w:proofErr w:type="gramEnd"/>
        <w:r>
          <w:rPr>
            <w:rFonts w:ascii="NSimSun" w:eastAsia="NSimSun" w:hAnsi="Times New Roman" w:cs="NSimSun"/>
            <w:color w:val="000000"/>
            <w:sz w:val="19"/>
            <w:szCs w:val="19"/>
          </w:rPr>
          <w:t>_x</w:t>
        </w:r>
        <w:proofErr w:type="spellEnd"/>
        <w:r>
          <w:rPr>
            <w:rFonts w:ascii="NSimSun" w:eastAsia="NSimSun" w:hAnsi="Times New Roman" w:cs="NSimSun"/>
            <w:color w:val="000000"/>
            <w:sz w:val="19"/>
            <w:szCs w:val="19"/>
          </w:rPr>
          <w:t xml:space="preserve">[0] &amp;&amp;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.A_angle_x</w:t>
        </w:r>
        <w:proofErr w:type="spellEnd"/>
        <w:r>
          <w:rPr>
            <w:rFonts w:ascii="NSimSun" w:eastAsia="NSimSun" w:hAnsi="Times New Roman" w:cs="NSimSun"/>
            <w:color w:val="000000"/>
            <w:sz w:val="19"/>
            <w:szCs w:val="19"/>
          </w:rPr>
          <w:t xml:space="preserve"> &lt; action_123[i].</w:t>
        </w:r>
        <w:proofErr w:type="spellStart"/>
        <w:r>
          <w:rPr>
            <w:rFonts w:ascii="NSimSun" w:eastAsia="NSimSun" w:hAnsi="Times New Roman" w:cs="NSimSun"/>
            <w:color w:val="000000"/>
            <w:sz w:val="19"/>
            <w:szCs w:val="19"/>
          </w:rPr>
          <w:t>accel_x</w:t>
        </w:r>
        <w:proofErr w:type="spellEnd"/>
        <w:r>
          <w:rPr>
            <w:rFonts w:ascii="NSimSun" w:eastAsia="NSimSun" w:hAnsi="Times New Roman" w:cs="NSimSun"/>
            <w:color w:val="000000"/>
            <w:sz w:val="19"/>
            <w:szCs w:val="19"/>
          </w:rPr>
          <w:t>[1])</w:t>
        </w:r>
      </w:ins>
    </w:p>
    <w:p w14:paraId="2361161F" w14:textId="77777777" w:rsidR="004368A6" w:rsidRDefault="004368A6">
      <w:pPr>
        <w:autoSpaceDE w:val="0"/>
        <w:autoSpaceDN w:val="0"/>
        <w:adjustRightInd w:val="0"/>
        <w:spacing w:after="0"/>
        <w:rPr>
          <w:ins w:id="8550" w:author="JIE  SUN" w:date="2018-06-22T18:48:00Z"/>
          <w:rFonts w:ascii="NSimSun" w:eastAsia="NSimSun" w:hAnsi="Times New Roman" w:cs="NSimSun"/>
          <w:color w:val="000000"/>
          <w:sz w:val="19"/>
          <w:szCs w:val="19"/>
        </w:rPr>
      </w:pPr>
      <w:ins w:id="8551"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552"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553" w:author="JIE  SUN" w:date="2018-06-22T18:39:00Z"/>
        </w:rPr>
      </w:pPr>
      <w:ins w:id="8554"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555" w:author="jie sun" w:date="2018-04-18T21:07:00Z">
            <w:rPr>
              <w:lang w:val="en-US"/>
            </w:rPr>
          </w:rPrChange>
        </w:rPr>
        <w:pPrChange w:id="8556" w:author="jie sun" w:date="2018-04-18T21:07:00Z">
          <w:pPr/>
        </w:pPrChange>
      </w:pPr>
    </w:p>
    <w:p w14:paraId="6E8B496B" w14:textId="77777777" w:rsidR="0087014B" w:rsidRDefault="0087014B">
      <w:pPr>
        <w:rPr>
          <w:del w:id="8557" w:author="像个男人一样" w:date="2018-03-21T02:28:00Z"/>
        </w:rPr>
      </w:pPr>
    </w:p>
    <w:p w14:paraId="708C6E27" w14:textId="77777777" w:rsidR="0087014B" w:rsidDel="00887A51" w:rsidRDefault="00D5184D">
      <w:pPr>
        <w:rPr>
          <w:del w:id="8558" w:author="JIE  SUN" w:date="2018-06-22T14:03:00Z"/>
          <w:lang w:val="en-US"/>
        </w:rPr>
      </w:pPr>
      <w:del w:id="8559" w:author="JIE  SUN" w:date="2018-06-22T12:23:00Z">
        <w:r w:rsidDel="0040790A">
          <w:rPr>
            <w:rFonts w:hint="eastAsia"/>
            <w:lang w:val="en-US"/>
          </w:rPr>
          <w:delText>Action</w:delText>
        </w:r>
      </w:del>
      <w:ins w:id="8560"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561" w:author="JIE  SUN" w:date="2018-06-22T14:02:00Z"/>
          <w:noProof/>
        </w:rPr>
      </w:pPr>
      <w:del w:id="8562"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563" w:author="像个男人一样" w:date="2018-03-21T02:25:00Z"/>
        </w:rPr>
        <w:pPrChange w:id="8564" w:author="jie sun" w:date="2018-04-16T21:42:00Z">
          <w:pPr/>
        </w:pPrChange>
      </w:pPr>
      <w:ins w:id="8565" w:author="JIE  SUN" w:date="2018-06-22T14:02:00Z">
        <w:r>
          <w:rPr>
            <w:noProof/>
          </w:rPr>
          <w:lastRenderedPageBreak/>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2C683067" w:rsidR="0087014B" w:rsidRDefault="00D5184D">
      <w:pPr>
        <w:pStyle w:val="Caption"/>
        <w:jc w:val="center"/>
        <w:rPr>
          <w:ins w:id="8566" w:author="JIE  SUN" w:date="2018-06-22T17:24:00Z"/>
          <w:lang w:val="en-US"/>
        </w:rPr>
        <w:pPrChange w:id="8567" w:author="jie sun" w:date="2018-04-16T21:42:00Z">
          <w:pPr/>
        </w:pPrChange>
      </w:pPr>
      <w:bookmarkStart w:id="8568" w:name="_Toc517801906"/>
      <w:ins w:id="8569" w:author="像个男人一样" w:date="2018-03-21T02:26:00Z">
        <w:r>
          <w:t xml:space="preserve">Figure </w:t>
        </w:r>
      </w:ins>
      <w:ins w:id="8570" w:author="JIE  SUN" w:date="2018-06-21T13:36:00Z">
        <w:r w:rsidR="00A64E7B">
          <w:fldChar w:fldCharType="begin"/>
        </w:r>
        <w:r w:rsidR="00A64E7B">
          <w:instrText xml:space="preserve"> STYLEREF 1 \s </w:instrText>
        </w:r>
      </w:ins>
      <w:r w:rsidR="00A64E7B">
        <w:fldChar w:fldCharType="separate"/>
      </w:r>
      <w:r w:rsidR="009F4579">
        <w:rPr>
          <w:noProof/>
        </w:rPr>
        <w:t>5</w:t>
      </w:r>
      <w:ins w:id="857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14</w:t>
      </w:r>
      <w:ins w:id="8572" w:author="JIE  SUN" w:date="2018-06-21T13:36:00Z">
        <w:r w:rsidR="00A64E7B">
          <w:fldChar w:fldCharType="end"/>
        </w:r>
      </w:ins>
      <w:ins w:id="8573" w:author="jie sun" w:date="2018-04-19T13:00:00Z">
        <w:del w:id="8574" w:author="JIE  SUN" w:date="2018-06-21T13:34:00Z">
          <w:r w:rsidR="00083FE7" w:rsidDel="00A64E7B">
            <w:fldChar w:fldCharType="begin"/>
          </w:r>
          <w:r w:rsidR="00083FE7" w:rsidDel="00A64E7B">
            <w:delInstrText xml:space="preserve"> STYLEREF 1 \s </w:delInstrText>
          </w:r>
        </w:del>
      </w:ins>
      <w:del w:id="8575" w:author="JIE  SUN" w:date="2018-06-21T13:34:00Z">
        <w:r w:rsidR="00083FE7" w:rsidDel="00A64E7B">
          <w:fldChar w:fldCharType="separate"/>
        </w:r>
        <w:r w:rsidR="00083FE7" w:rsidDel="00A64E7B">
          <w:rPr>
            <w:noProof/>
          </w:rPr>
          <w:delText>4</w:delText>
        </w:r>
      </w:del>
      <w:ins w:id="8576" w:author="jie sun" w:date="2018-04-19T13:00:00Z">
        <w:del w:id="857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578" w:author="JIE  SUN" w:date="2018-06-21T13:34:00Z">
        <w:r w:rsidR="00083FE7" w:rsidDel="00A64E7B">
          <w:fldChar w:fldCharType="separate"/>
        </w:r>
      </w:del>
      <w:ins w:id="8579" w:author="jie sun" w:date="2018-04-19T13:00:00Z">
        <w:del w:id="8580" w:author="JIE  SUN" w:date="2018-06-21T13:34:00Z">
          <w:r w:rsidR="00083FE7" w:rsidDel="00A64E7B">
            <w:rPr>
              <w:noProof/>
            </w:rPr>
            <w:delText>13</w:delText>
          </w:r>
          <w:r w:rsidR="00083FE7" w:rsidDel="00A64E7B">
            <w:fldChar w:fldCharType="end"/>
          </w:r>
        </w:del>
      </w:ins>
      <w:ins w:id="8581" w:author="像个男人一样" w:date="2018-03-21T02:26:00Z">
        <w:del w:id="858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583" w:author="像个男人一样" w:date="2018-03-22T11:51:00Z">
        <w:del w:id="8584" w:author="jie sun" w:date="2018-04-10T21:45:00Z">
          <w:r w:rsidDel="00454521">
            <w:delText>12</w:delText>
          </w:r>
        </w:del>
      </w:ins>
      <w:ins w:id="8585" w:author="像个男人一样" w:date="2018-03-21T02:26:00Z">
        <w:del w:id="8586" w:author="jie sun" w:date="2018-04-10T21:45:00Z">
          <w:r w:rsidDel="00454521">
            <w:fldChar w:fldCharType="end"/>
          </w:r>
        </w:del>
        <w:bookmarkStart w:id="8587" w:name="_Toc13264"/>
        <w:bookmarkStart w:id="8588" w:name="_Toc13993"/>
        <w:bookmarkStart w:id="8589" w:name="_Toc1796"/>
        <w:bookmarkStart w:id="8590" w:name="_Toc7085"/>
        <w:bookmarkStart w:id="8591" w:name="_Toc16182"/>
        <w:bookmarkStart w:id="8592" w:name="_Toc117"/>
        <w:bookmarkStart w:id="8593" w:name="_Toc12706"/>
        <w:bookmarkStart w:id="8594" w:name="_Toc717"/>
        <w:bookmarkStart w:id="8595" w:name="_Toc10343"/>
        <w:bookmarkStart w:id="8596" w:name="_Toc30444"/>
        <w:bookmarkStart w:id="8597" w:name="_Toc2876"/>
        <w:bookmarkStart w:id="8598" w:name="_Toc17910"/>
        <w:bookmarkStart w:id="8599" w:name="_Toc22615"/>
        <w:bookmarkStart w:id="8600" w:name="_Toc25709"/>
        <w:bookmarkStart w:id="8601" w:name="_Toc24988"/>
        <w:bookmarkStart w:id="8602" w:name="_Toc3193"/>
        <w:bookmarkStart w:id="8603" w:name="_Toc13372"/>
        <w:bookmarkStart w:id="8604" w:name="_Toc4279"/>
        <w:bookmarkStart w:id="8605" w:name="_Toc5856"/>
        <w:bookmarkStart w:id="8606" w:name="_Toc25915"/>
        <w:bookmarkStart w:id="8607" w:name="_Toc12864"/>
        <w:bookmarkStart w:id="8608" w:name="_Toc27590"/>
        <w:bookmarkStart w:id="8609" w:name="_Toc10601"/>
        <w:bookmarkStart w:id="8610" w:name="_Toc6810"/>
        <w:bookmarkStart w:id="8611" w:name="_Toc32658"/>
        <w:r>
          <w:rPr>
            <w:rFonts w:hint="eastAsia"/>
          </w:rPr>
          <w:t>:</w:t>
        </w:r>
      </w:ins>
      <w:ins w:id="8612" w:author="JIE  SUN" w:date="2018-06-22T17:24:00Z">
        <w:r w:rsidR="003D2952">
          <w:t xml:space="preserve"> </w:t>
        </w:r>
      </w:ins>
      <w:ins w:id="8613" w:author="像个男人一样" w:date="2018-03-21T02:26:00Z">
        <w:r>
          <w:rPr>
            <w:rFonts w:hint="eastAsia"/>
          </w:rPr>
          <w:t xml:space="preserve">Spinning </w:t>
        </w:r>
      </w:ins>
      <w:ins w:id="8614" w:author="jie sun" w:date="2018-04-16T22:34:00Z">
        <w:r w:rsidR="00417FAA">
          <w:t>A</w:t>
        </w:r>
      </w:ins>
      <w:ins w:id="8615" w:author="像个男人一样" w:date="2018-03-21T02:26:00Z">
        <w:del w:id="8616" w:author="jie sun" w:date="2018-04-16T22:34:00Z">
          <w:r w:rsidDel="00417FAA">
            <w:rPr>
              <w:rFonts w:hint="eastAsia"/>
            </w:rPr>
            <w:delText>a</w:delText>
          </w:r>
        </w:del>
        <w:r>
          <w:rPr>
            <w:rFonts w:hint="eastAsia"/>
          </w:rPr>
          <w:t xml:space="preserve">ngle </w:t>
        </w:r>
      </w:ins>
      <w:ins w:id="8617" w:author="jie sun" w:date="2018-04-16T22:34:00Z">
        <w:r w:rsidR="00417FAA">
          <w:t>C</w:t>
        </w:r>
      </w:ins>
      <w:ins w:id="8618" w:author="像个男人一样" w:date="2018-03-21T02:26:00Z">
        <w:del w:id="8619" w:author="jie sun" w:date="2018-04-16T22:34:00Z">
          <w:r w:rsidDel="00417FAA">
            <w:rPr>
              <w:rFonts w:hint="eastAsia"/>
            </w:rPr>
            <w:delText>c</w:delText>
          </w:r>
        </w:del>
        <w:r>
          <w:rPr>
            <w:rFonts w:hint="eastAsia"/>
          </w:rPr>
          <w:t xml:space="preserve">hanges </w:t>
        </w:r>
      </w:ins>
      <w:ins w:id="8620" w:author="jie sun" w:date="2018-04-16T22:34:00Z">
        <w:r w:rsidR="00417FAA">
          <w:t>I</w:t>
        </w:r>
      </w:ins>
      <w:ins w:id="8621" w:author="像个男人一样" w:date="2018-03-21T02:26:00Z">
        <w:del w:id="8622" w:author="jie sun" w:date="2018-04-16T22:34:00Z">
          <w:r w:rsidDel="00417FAA">
            <w:rPr>
              <w:rFonts w:hint="eastAsia"/>
            </w:rPr>
            <w:delText>i</w:delText>
          </w:r>
        </w:del>
        <w:r>
          <w:rPr>
            <w:rFonts w:hint="eastAsia"/>
          </w:rPr>
          <w:t xml:space="preserve">n </w:t>
        </w:r>
      </w:ins>
      <w:ins w:id="8623" w:author="jie sun" w:date="2018-04-16T22:34:00Z">
        <w:r w:rsidR="00417FAA">
          <w:t>A</w:t>
        </w:r>
      </w:ins>
      <w:ins w:id="8624" w:author="像个男人一样" w:date="2018-03-21T02:26:00Z">
        <w:del w:id="8625" w:author="jie sun" w:date="2018-04-16T22:34:00Z">
          <w:r w:rsidDel="00417FAA">
            <w:rPr>
              <w:rFonts w:hint="eastAsia"/>
            </w:rPr>
            <w:delText>a</w:delText>
          </w:r>
        </w:del>
        <w:r>
          <w:rPr>
            <w:rFonts w:hint="eastAsia"/>
          </w:rPr>
          <w:t xml:space="preserve">ction </w:t>
        </w:r>
        <w:r>
          <w:rPr>
            <w:rFonts w:hint="eastAsia"/>
            <w:lang w:val="en-US"/>
          </w:rPr>
          <w:t>2</w:t>
        </w:r>
      </w:ins>
      <w:bookmarkEnd w:id="8568"/>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p>
    <w:p w14:paraId="0E0A481D" w14:textId="77777777" w:rsidR="00744319" w:rsidRPr="00744319" w:rsidRDefault="00744319">
      <w:pPr>
        <w:rPr>
          <w:ins w:id="8626" w:author="像个男人一样" w:date="2018-03-22T11:48:00Z"/>
          <w:lang w:val="en-US"/>
        </w:rPr>
      </w:pPr>
    </w:p>
    <w:p w14:paraId="3B7D4206" w14:textId="777280E2" w:rsidR="0087014B" w:rsidRDefault="00D5184D">
      <w:pPr>
        <w:pStyle w:val="Caption"/>
        <w:jc w:val="center"/>
        <w:rPr>
          <w:lang w:val="en-US"/>
        </w:rPr>
        <w:pPrChange w:id="8627" w:author="jie sun" w:date="2018-04-16T21:42:00Z">
          <w:pPr/>
        </w:pPrChange>
      </w:pPr>
      <w:bookmarkStart w:id="8628" w:name="_Toc511906364"/>
      <w:ins w:id="8629" w:author="像个男人一样" w:date="2018-03-22T11:48:00Z">
        <w:r>
          <w:t xml:space="preserve">Table </w:t>
        </w:r>
        <w:r>
          <w:fldChar w:fldCharType="begin"/>
        </w:r>
        <w:r>
          <w:instrText xml:space="preserve"> STYLEREF 1 \s </w:instrText>
        </w:r>
        <w:r>
          <w:fldChar w:fldCharType="separate"/>
        </w:r>
      </w:ins>
      <w:r w:rsidR="009F4579">
        <w:rPr>
          <w:noProof/>
        </w:rPr>
        <w:t>5</w:t>
      </w:r>
      <w:ins w:id="8630" w:author="像个男人一样" w:date="2018-03-22T11:48:00Z">
        <w:r>
          <w:fldChar w:fldCharType="end"/>
        </w:r>
        <w:r>
          <w:rPr>
            <w:rFonts w:hint="eastAsia"/>
          </w:rPr>
          <w:t>.</w:t>
        </w:r>
        <w:r>
          <w:fldChar w:fldCharType="begin"/>
        </w:r>
        <w:r>
          <w:instrText xml:space="preserve"> SEQ Table \* ARABIC \s 1 </w:instrText>
        </w:r>
        <w:r>
          <w:fldChar w:fldCharType="separate"/>
        </w:r>
      </w:ins>
      <w:r w:rsidR="009F4579">
        <w:rPr>
          <w:noProof/>
        </w:rPr>
        <w:t>3</w:t>
      </w:r>
      <w:ins w:id="8631" w:author="像个男人一样" w:date="2018-03-22T11:48:00Z">
        <w:r>
          <w:fldChar w:fldCharType="end"/>
        </w:r>
        <w:bookmarkStart w:id="8632" w:name="_Toc5128"/>
        <w:bookmarkStart w:id="8633" w:name="_Toc1256"/>
        <w:bookmarkStart w:id="8634" w:name="_Toc1821"/>
        <w:bookmarkStart w:id="8635" w:name="_Toc11777"/>
        <w:bookmarkStart w:id="8636" w:name="_Toc31941"/>
        <w:bookmarkStart w:id="8637" w:name="_Toc20153"/>
        <w:bookmarkStart w:id="8638" w:name="_Toc5617"/>
        <w:bookmarkStart w:id="8639" w:name="_Toc2108"/>
        <w:bookmarkStart w:id="8640" w:name="_Toc25260"/>
        <w:bookmarkStart w:id="8641" w:name="_Toc23972"/>
        <w:bookmarkStart w:id="8642" w:name="_Toc14751"/>
        <w:bookmarkStart w:id="8643" w:name="_Toc28375"/>
        <w:bookmarkStart w:id="8644" w:name="_Toc18595"/>
        <w:bookmarkStart w:id="8645" w:name="_Toc13108"/>
        <w:bookmarkStart w:id="8646" w:name="_Toc31345"/>
        <w:bookmarkStart w:id="8647" w:name="_Toc935"/>
        <w:bookmarkStart w:id="8648" w:name="_Toc6263"/>
        <w:bookmarkStart w:id="8649" w:name="_Toc6731"/>
        <w:bookmarkStart w:id="8650" w:name="_Toc2939"/>
        <w:bookmarkStart w:id="8651" w:name="_Toc6203"/>
        <w:bookmarkStart w:id="8652" w:name="_Toc17457"/>
        <w:r>
          <w:rPr>
            <w:rFonts w:hint="eastAsia"/>
          </w:rPr>
          <w:t>:</w:t>
        </w:r>
      </w:ins>
      <w:ins w:id="8653" w:author="JIE  SUN" w:date="2018-06-22T17:24:00Z">
        <w:r w:rsidR="003D2952">
          <w:t xml:space="preserve"> </w:t>
        </w:r>
      </w:ins>
      <w:ins w:id="8654" w:author="像个男人一样" w:date="2018-03-22T11:48:00Z">
        <w:r>
          <w:rPr>
            <w:rFonts w:hint="eastAsia"/>
          </w:rPr>
          <w:t xml:space="preserve">Spinning </w:t>
        </w:r>
      </w:ins>
      <w:ins w:id="8655" w:author="jie sun" w:date="2018-04-16T22:34:00Z">
        <w:r w:rsidR="005D6150">
          <w:t>A</w:t>
        </w:r>
      </w:ins>
      <w:ins w:id="8656" w:author="像个男人一样" w:date="2018-03-22T11:48:00Z">
        <w:del w:id="8657" w:author="jie sun" w:date="2018-04-16T22:34:00Z">
          <w:r w:rsidDel="005D6150">
            <w:rPr>
              <w:rFonts w:hint="eastAsia"/>
            </w:rPr>
            <w:delText>a</w:delText>
          </w:r>
        </w:del>
        <w:r>
          <w:rPr>
            <w:rFonts w:hint="eastAsia"/>
          </w:rPr>
          <w:t xml:space="preserve">ngle </w:t>
        </w:r>
      </w:ins>
      <w:ins w:id="8658" w:author="jie sun" w:date="2018-04-16T22:34:00Z">
        <w:r w:rsidR="005D6150">
          <w:t>R</w:t>
        </w:r>
      </w:ins>
      <w:ins w:id="8659" w:author="像个男人一样" w:date="2018-03-22T11:48:00Z">
        <w:del w:id="8660" w:author="jie sun" w:date="2018-04-16T22:34:00Z">
          <w:r w:rsidDel="005D6150">
            <w:rPr>
              <w:rFonts w:hint="eastAsia"/>
            </w:rPr>
            <w:delText>r</w:delText>
          </w:r>
        </w:del>
        <w:r>
          <w:rPr>
            <w:rFonts w:hint="eastAsia"/>
          </w:rPr>
          <w:t xml:space="preserve">estrictions </w:t>
        </w:r>
      </w:ins>
      <w:ins w:id="8661" w:author="jie sun" w:date="2018-04-16T22:34:00Z">
        <w:r w:rsidR="005D6150">
          <w:t>I</w:t>
        </w:r>
      </w:ins>
      <w:ins w:id="8662" w:author="像个男人一样" w:date="2018-03-22T11:48:00Z">
        <w:del w:id="8663" w:author="jie sun" w:date="2018-04-16T22:34:00Z">
          <w:r w:rsidDel="005D6150">
            <w:rPr>
              <w:rFonts w:hint="eastAsia"/>
            </w:rPr>
            <w:delText>i</w:delText>
          </w:r>
        </w:del>
        <w:r>
          <w:rPr>
            <w:rFonts w:hint="eastAsia"/>
          </w:rPr>
          <w:t xml:space="preserve">n </w:t>
        </w:r>
      </w:ins>
      <w:ins w:id="8664" w:author="jie sun" w:date="2018-04-16T22:34:00Z">
        <w:r w:rsidR="005D6150">
          <w:t>A</w:t>
        </w:r>
      </w:ins>
      <w:ins w:id="8665" w:author="像个男人一样" w:date="2018-03-22T11:48:00Z">
        <w:del w:id="8666" w:author="jie sun" w:date="2018-04-16T22:34:00Z">
          <w:r w:rsidDel="005D6150">
            <w:rPr>
              <w:rFonts w:hint="eastAsia"/>
            </w:rPr>
            <w:delText>a</w:delText>
          </w:r>
        </w:del>
        <w:r>
          <w:rPr>
            <w:rFonts w:hint="eastAsia"/>
          </w:rPr>
          <w:t xml:space="preserve">ction </w:t>
        </w:r>
        <w:r>
          <w:rPr>
            <w:rFonts w:hint="eastAsia"/>
            <w:lang w:val="en-US"/>
          </w:rPr>
          <w:t>2</w:t>
        </w:r>
      </w:ins>
      <w:bookmarkEnd w:id="8628"/>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667"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668">
          <w:tblGrid>
            <w:gridCol w:w="1862"/>
            <w:gridCol w:w="908"/>
            <w:gridCol w:w="1650"/>
          </w:tblGrid>
        </w:tblGridChange>
      </w:tblGrid>
      <w:tr w:rsidR="002A37FC" w14:paraId="32D64C26" w14:textId="77777777" w:rsidTr="002A37FC">
        <w:trPr>
          <w:trHeight w:val="396"/>
          <w:jc w:val="center"/>
          <w:trPrChange w:id="8669" w:author="JIE  SUN" w:date="2018-06-22T18:36:00Z">
            <w:trPr>
              <w:trHeight w:val="396"/>
              <w:jc w:val="center"/>
            </w:trPr>
          </w:trPrChange>
        </w:trPr>
        <w:tc>
          <w:tcPr>
            <w:tcW w:w="2582" w:type="dxa"/>
            <w:vAlign w:val="center"/>
            <w:tcPrChange w:id="8670"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671"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672"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673"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674" w:author="JIE  SUN" w:date="2018-06-22T18:36:00Z">
            <w:trPr>
              <w:trHeight w:val="286"/>
              <w:jc w:val="center"/>
            </w:trPr>
          </w:trPrChange>
        </w:trPr>
        <w:tc>
          <w:tcPr>
            <w:tcW w:w="2582" w:type="dxa"/>
            <w:vAlign w:val="center"/>
            <w:tcPrChange w:id="8675"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676"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677"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678" w:author="JIE  SUN" w:date="2018-06-22T13:21:00Z">
              <w:r>
                <w:rPr>
                  <w:rFonts w:ascii="SimSun" w:eastAsia="SimSun" w:hAnsi="SimSun" w:cs="SimSun"/>
                  <w:color w:val="000000"/>
                  <w:sz w:val="22"/>
                  <w:lang w:val="en-US"/>
                </w:rPr>
                <w:t>50</w:t>
              </w:r>
            </w:ins>
            <w:del w:id="8679"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680"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681" w:author="JIE  SUN" w:date="2018-06-22T13:21:00Z">
              <w:r>
                <w:rPr>
                  <w:rFonts w:ascii="SimSun" w:eastAsia="SimSun" w:hAnsi="SimSun" w:cs="SimSun"/>
                  <w:color w:val="000000"/>
                  <w:sz w:val="22"/>
                  <w:lang w:val="en-US"/>
                </w:rPr>
                <w:t>50</w:t>
              </w:r>
            </w:ins>
            <w:del w:id="8682"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683" w:author="JIE  SUN" w:date="2018-06-22T18:36:00Z">
            <w:trPr>
              <w:trHeight w:val="286"/>
              <w:jc w:val="center"/>
            </w:trPr>
          </w:trPrChange>
        </w:trPr>
        <w:tc>
          <w:tcPr>
            <w:tcW w:w="2582" w:type="dxa"/>
            <w:vAlign w:val="center"/>
            <w:tcPrChange w:id="8684"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685" w:author="JIE  SUN" w:date="2018-06-22T18:36:00Z">
                <w:pPr>
                  <w:jc w:val="center"/>
                  <w:textAlignment w:val="center"/>
                </w:pPr>
              </w:pPrChange>
            </w:pPr>
            <w:ins w:id="8686" w:author="JIE  SUN" w:date="2018-06-22T18:35:00Z">
              <w:r>
                <w:rPr>
                  <w:rFonts w:ascii="SimSun" w:eastAsia="SimSun" w:hAnsi="SimSun" w:cs="SimSun" w:hint="eastAsia"/>
                  <w:color w:val="000000"/>
                  <w:sz w:val="22"/>
                  <w:lang w:val="en-US" w:bidi="ar"/>
                </w:rPr>
                <w:t>Y-</w:t>
              </w:r>
              <w:proofErr w:type="spellStart"/>
              <w:r>
                <w:rPr>
                  <w:rFonts w:ascii="SimSun" w:eastAsia="SimSun" w:hAnsi="SimSun" w:cs="SimSun" w:hint="eastAsia"/>
                  <w:color w:val="000000"/>
                  <w:sz w:val="22"/>
                  <w:lang w:val="en-US" w:bidi="ar"/>
                </w:rPr>
                <w:t>aixs</w:t>
              </w:r>
              <w:proofErr w:type="spellEnd"/>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687"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688" w:author="JIE  SUN" w:date="2018-06-22T13:21:00Z">
              <w:r>
                <w:rPr>
                  <w:rFonts w:ascii="SimSun" w:eastAsia="SimSun" w:hAnsi="SimSun" w:cs="SimSun"/>
                  <w:color w:val="000000"/>
                  <w:sz w:val="22"/>
                  <w:lang w:val="en-US"/>
                </w:rPr>
                <w:t>50</w:t>
              </w:r>
            </w:ins>
            <w:del w:id="8689"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690"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691" w:author="JIE  SUN" w:date="2018-06-22T13:21:00Z">
              <w:r>
                <w:rPr>
                  <w:rFonts w:ascii="SimSun" w:eastAsia="SimSun" w:hAnsi="SimSun" w:cs="SimSun"/>
                  <w:color w:val="000000"/>
                  <w:sz w:val="22"/>
                  <w:lang w:val="en-US"/>
                </w:rPr>
                <w:t>50</w:t>
              </w:r>
            </w:ins>
            <w:del w:id="8692"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693" w:author="JIE  SUN" w:date="2018-06-22T18:36:00Z">
            <w:trPr>
              <w:trHeight w:val="286"/>
              <w:jc w:val="center"/>
            </w:trPr>
          </w:trPrChange>
        </w:trPr>
        <w:tc>
          <w:tcPr>
            <w:tcW w:w="2582" w:type="dxa"/>
            <w:vAlign w:val="center"/>
            <w:tcPrChange w:id="8694"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695" w:author="JIE  SUN" w:date="2018-06-22T18:35:00Z">
              <w:r>
                <w:rPr>
                  <w:rFonts w:ascii="SimSun" w:eastAsia="SimSun" w:hAnsi="SimSun" w:cs="SimSun" w:hint="eastAsia"/>
                  <w:color w:val="000000"/>
                  <w:sz w:val="22"/>
                  <w:lang w:val="en-US" w:bidi="ar"/>
                </w:rPr>
                <w:t>Z-</w:t>
              </w:r>
              <w:proofErr w:type="spellStart"/>
              <w:r>
                <w:rPr>
                  <w:rFonts w:ascii="SimSun" w:eastAsia="SimSun" w:hAnsi="SimSun" w:cs="SimSun" w:hint="eastAsia"/>
                  <w:color w:val="000000"/>
                  <w:sz w:val="22"/>
                  <w:lang w:val="en-US" w:bidi="ar"/>
                </w:rPr>
                <w:t>aixs</w:t>
              </w:r>
              <w:proofErr w:type="spellEnd"/>
              <w:r>
                <w:rPr>
                  <w:rFonts w:ascii="SimSun" w:eastAsia="SimSun" w:hAnsi="SimSun" w:cs="SimSun"/>
                  <w:color w:val="000000"/>
                  <w:sz w:val="22"/>
                  <w:lang w:val="en-US" w:bidi="ar"/>
                </w:rPr>
                <w:t xml:space="preserve"> </w:t>
              </w:r>
              <w:proofErr w:type="spellStart"/>
              <w:r>
                <w:rPr>
                  <w:rFonts w:ascii="SimSun" w:eastAsia="SimSun" w:hAnsi="SimSun" w:cs="SimSun"/>
                  <w:color w:val="000000"/>
                  <w:sz w:val="22"/>
                  <w:lang w:val="en-US" w:bidi="ar"/>
                </w:rPr>
                <w:t>Spining</w:t>
              </w:r>
              <w:proofErr w:type="spellEnd"/>
              <w:r>
                <w:rPr>
                  <w:rFonts w:ascii="SimSun" w:eastAsia="SimSun" w:hAnsi="SimSun" w:cs="SimSun"/>
                  <w:color w:val="000000"/>
                  <w:sz w:val="22"/>
                  <w:lang w:val="en-US" w:bidi="ar"/>
                </w:rPr>
                <w:t xml:space="preserve"> Angle</w:t>
              </w:r>
            </w:ins>
          </w:p>
        </w:tc>
        <w:tc>
          <w:tcPr>
            <w:tcW w:w="1961" w:type="dxa"/>
            <w:shd w:val="clear" w:color="auto" w:fill="auto"/>
            <w:vAlign w:val="center"/>
            <w:tcPrChange w:id="8696"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697" w:author="JIE  SUN" w:date="2018-06-22T13:21:00Z">
              <w:r>
                <w:rPr>
                  <w:rFonts w:ascii="SimSun" w:eastAsia="SimSun" w:hAnsi="SimSun" w:cs="SimSun"/>
                  <w:color w:val="000000"/>
                  <w:sz w:val="22"/>
                  <w:lang w:val="en-US"/>
                </w:rPr>
                <w:t>150</w:t>
              </w:r>
            </w:ins>
            <w:del w:id="8698"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699"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700" w:author="JIE  SUN" w:date="2018-06-22T13:21:00Z">
              <w:r>
                <w:rPr>
                  <w:rFonts w:ascii="SimSun" w:eastAsia="SimSun" w:hAnsi="SimSun" w:cs="SimSun"/>
                  <w:color w:val="000000"/>
                  <w:sz w:val="22"/>
                  <w:lang w:val="en-US"/>
                </w:rPr>
                <w:t>150</w:t>
              </w:r>
            </w:ins>
            <w:del w:id="8701"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702" w:author="JIE  SUN" w:date="2018-06-22T20:46:00Z"/>
        </w:rPr>
      </w:pPr>
      <w:ins w:id="8703"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proofErr w:type="gramStart"/>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w:t>
        </w:r>
        <w:proofErr w:type="gramEnd"/>
        <w:r w:rsidRPr="00B056CD">
          <w:rPr>
            <w:rFonts w:ascii="NSimSun" w:eastAsia="NSimSun" w:hAnsi="Times New Roman" w:cs="NSimSun"/>
            <w:color w:val="000000" w:themeColor="text1"/>
            <w:sz w:val="19"/>
            <w:szCs w:val="19"/>
          </w:rPr>
          <w:t>_x</w:t>
        </w:r>
        <w:proofErr w:type="spellEnd"/>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gyro_x</w:t>
        </w:r>
        <w:proofErr w:type="spellEnd"/>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704" w:author="JIE  SUN" w:date="2018-06-22T20:46:00Z"/>
        </w:rPr>
      </w:pPr>
      <w:ins w:id="8705"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proofErr w:type="gramStart"/>
        <w:r>
          <w:rPr>
            <w:rFonts w:ascii="NSimSun" w:eastAsia="NSimSun" w:hAnsi="Times New Roman" w:cs="NSimSun"/>
            <w:color w:val="000000" w:themeColor="text1"/>
            <w:sz w:val="19"/>
            <w:szCs w:val="19"/>
          </w:rPr>
          <w:t>].</w:t>
        </w:r>
        <w:proofErr w:type="spellStart"/>
        <w:r>
          <w:rPr>
            <w:rFonts w:ascii="NSimSun" w:eastAsia="NSimSun" w:hAnsi="Times New Roman" w:cs="NSimSun"/>
            <w:color w:val="000000" w:themeColor="text1"/>
            <w:sz w:val="19"/>
            <w:szCs w:val="19"/>
          </w:rPr>
          <w:t>gyro</w:t>
        </w:r>
        <w:proofErr w:type="gramEnd"/>
        <w:r>
          <w:rPr>
            <w:rFonts w:ascii="NSimSun" w:eastAsia="NSimSun" w:hAnsi="Times New Roman" w:cs="NSimSun"/>
            <w:color w:val="000000" w:themeColor="text1"/>
            <w:sz w:val="19"/>
            <w:szCs w:val="19"/>
          </w:rPr>
          <w:t>_y</w:t>
        </w:r>
        <w:proofErr w:type="spellEnd"/>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proofErr w:type="spellStart"/>
        <w:r>
          <w:rPr>
            <w:rFonts w:ascii="NSimSun" w:eastAsia="NSimSun" w:hAnsi="Times New Roman" w:cs="NSimSun"/>
            <w:color w:val="000000" w:themeColor="text1"/>
            <w:sz w:val="19"/>
            <w:szCs w:val="19"/>
          </w:rPr>
          <w:t>gyro_y</w:t>
        </w:r>
        <w:proofErr w:type="spellEnd"/>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706" w:author="JIE  SUN" w:date="2018-06-22T20:46:00Z"/>
        </w:rPr>
      </w:pPr>
      <w:ins w:id="8707"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proofErr w:type="gramStart"/>
        <w:r>
          <w:rPr>
            <w:rFonts w:ascii="NSimSun" w:eastAsia="NSimSun" w:hAnsi="Times New Roman" w:cs="NSimSun"/>
            <w:color w:val="000000" w:themeColor="text1"/>
            <w:sz w:val="19"/>
            <w:szCs w:val="19"/>
          </w:rPr>
          <w:t>].</w:t>
        </w:r>
        <w:proofErr w:type="spellStart"/>
        <w:r>
          <w:rPr>
            <w:rFonts w:ascii="NSimSun" w:eastAsia="NSimSun" w:hAnsi="Times New Roman" w:cs="NSimSun"/>
            <w:color w:val="000000" w:themeColor="text1"/>
            <w:sz w:val="19"/>
            <w:szCs w:val="19"/>
          </w:rPr>
          <w:t>gyro</w:t>
        </w:r>
        <w:proofErr w:type="gramEnd"/>
        <w:r>
          <w:rPr>
            <w:rFonts w:ascii="NSimSun" w:eastAsia="NSimSun" w:hAnsi="Times New Roman" w:cs="NSimSun"/>
            <w:color w:val="000000" w:themeColor="text1"/>
            <w:sz w:val="19"/>
            <w:szCs w:val="19"/>
          </w:rPr>
          <w:t>_</w:t>
        </w:r>
        <w:r>
          <w:rPr>
            <w:rFonts w:ascii="NSimSun" w:eastAsia="NSimSun" w:hAnsi="Times New Roman" w:cs="NSimSun" w:hint="eastAsia"/>
            <w:color w:val="000000" w:themeColor="text1"/>
            <w:sz w:val="19"/>
            <w:szCs w:val="19"/>
          </w:rPr>
          <w:t>z</w:t>
        </w:r>
        <w:proofErr w:type="spellEnd"/>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proofErr w:type="spellStart"/>
        <w:r>
          <w:rPr>
            <w:rFonts w:ascii="NSimSun" w:eastAsia="NSimSun" w:hAnsi="Times New Roman" w:cs="NSimSun"/>
            <w:color w:val="000000" w:themeColor="text1"/>
            <w:sz w:val="19"/>
            <w:szCs w:val="19"/>
          </w:rPr>
          <w:t>gyro_z</w:t>
        </w:r>
        <w:proofErr w:type="spellEnd"/>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708" w:author="JIE  SUN" w:date="2018-06-22T20:46:00Z"/>
          <w:rFonts w:ascii="NSimSun" w:eastAsia="NSimSun" w:hAnsi="Times New Roman" w:cs="NSimSun"/>
          <w:color w:val="000000" w:themeColor="text1"/>
          <w:sz w:val="19"/>
          <w:szCs w:val="19"/>
        </w:rPr>
      </w:pPr>
      <w:ins w:id="8709" w:author="JIE  SUN" w:date="2018-06-22T20:46:00Z">
        <w:r w:rsidRPr="00B056CD">
          <w:rPr>
            <w:rFonts w:ascii="NSimSun" w:eastAsia="NSimSun" w:hAnsi="Times New Roman" w:cs="NSimSun"/>
            <w:color w:val="000000" w:themeColor="text1"/>
            <w:sz w:val="19"/>
            <w:szCs w:val="19"/>
          </w:rPr>
          <w:t>if (</w:t>
        </w:r>
        <w:proofErr w:type="spellStart"/>
        <w:r w:rsidRPr="00B056CD">
          <w:rPr>
            <w:rFonts w:ascii="NSimSun" w:eastAsia="NSimSun" w:hAnsi="Times New Roman" w:cs="NSimSun"/>
            <w:color w:val="000000" w:themeColor="text1"/>
            <w:sz w:val="19"/>
            <w:szCs w:val="19"/>
          </w:rPr>
          <w:t>Gyro.G_angle_x</w:t>
        </w:r>
        <w:proofErr w:type="spellEnd"/>
        <w:r w:rsidRPr="00B056CD">
          <w:rPr>
            <w:rFonts w:ascii="NSimSun" w:eastAsia="NSimSun" w:hAnsi="Times New Roman" w:cs="NSimSun"/>
            <w:color w:val="000000" w:themeColor="text1"/>
            <w:sz w:val="19"/>
            <w:szCs w:val="19"/>
          </w:rPr>
          <w:t xml:space="preserve"> &gt; action_123[0</w:t>
        </w:r>
        <w:proofErr w:type="gramStart"/>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w:t>
        </w:r>
        <w:proofErr w:type="gramEnd"/>
        <w:r w:rsidRPr="00B056CD">
          <w:rPr>
            <w:rFonts w:ascii="NSimSun" w:eastAsia="NSimSun" w:hAnsi="Times New Roman" w:cs="NSimSun"/>
            <w:color w:val="000000" w:themeColor="text1"/>
            <w:sz w:val="19"/>
            <w:szCs w:val="19"/>
          </w:rPr>
          <w:t>_x</w:t>
        </w:r>
        <w:proofErr w:type="spellEnd"/>
        <w:r w:rsidRPr="00B056CD">
          <w:rPr>
            <w:rFonts w:ascii="NSimSun" w:eastAsia="NSimSun" w:hAnsi="Times New Roman" w:cs="NSimSun"/>
            <w:color w:val="000000" w:themeColor="text1"/>
            <w:sz w:val="19"/>
            <w:szCs w:val="19"/>
          </w:rPr>
          <w:t xml:space="preserve">[1] || </w:t>
        </w:r>
        <w:proofErr w:type="spellStart"/>
        <w:r w:rsidRPr="00B056CD">
          <w:rPr>
            <w:rFonts w:ascii="NSimSun" w:eastAsia="NSimSun" w:hAnsi="Times New Roman" w:cs="NSimSun"/>
            <w:color w:val="000000" w:themeColor="text1"/>
            <w:sz w:val="19"/>
            <w:szCs w:val="19"/>
          </w:rPr>
          <w:t>Gyro.G_angle_x</w:t>
        </w:r>
        <w:proofErr w:type="spellEnd"/>
        <w:r w:rsidRPr="00B056CD">
          <w:rPr>
            <w:rFonts w:ascii="NSimSun" w:eastAsia="NSimSun" w:hAnsi="Times New Roman" w:cs="NSimSun"/>
            <w:color w:val="000000" w:themeColor="text1"/>
            <w:sz w:val="19"/>
            <w:szCs w:val="19"/>
          </w:rPr>
          <w:t xml:space="preserve">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gyro_x</w:t>
        </w:r>
        <w:proofErr w:type="spellEnd"/>
        <w:r w:rsidRPr="00B056CD">
          <w:rPr>
            <w:rFonts w:ascii="NSimSun" w:eastAsia="NSimSun" w:hAnsi="Times New Roman" w:cs="NSimSun"/>
            <w:color w:val="000000" w:themeColor="text1"/>
            <w:sz w:val="19"/>
            <w:szCs w:val="19"/>
          </w:rPr>
          <w:t>[0])</w:t>
        </w:r>
      </w:ins>
    </w:p>
    <w:p w14:paraId="66F6ABA2" w14:textId="77777777" w:rsidR="00CC71BA" w:rsidRPr="00B056CD" w:rsidRDefault="00CC71BA" w:rsidP="00CC71BA">
      <w:pPr>
        <w:autoSpaceDE w:val="0"/>
        <w:autoSpaceDN w:val="0"/>
        <w:adjustRightInd w:val="0"/>
        <w:spacing w:after="0"/>
        <w:rPr>
          <w:ins w:id="8710" w:author="JIE  SUN" w:date="2018-06-22T20:46:00Z"/>
          <w:rFonts w:ascii="NSimSun" w:eastAsia="NSimSun" w:hAnsi="Times New Roman" w:cs="NSimSun"/>
          <w:color w:val="000000" w:themeColor="text1"/>
          <w:sz w:val="19"/>
          <w:szCs w:val="19"/>
        </w:rPr>
      </w:pPr>
      <w:ins w:id="871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712" w:author="JIE  SUN" w:date="2018-06-22T20:46:00Z"/>
          <w:rFonts w:ascii="NSimSun" w:eastAsia="NSimSun" w:hAnsi="Times New Roman" w:cs="NSimSun"/>
          <w:color w:val="000000" w:themeColor="text1"/>
          <w:sz w:val="19"/>
          <w:szCs w:val="19"/>
        </w:rPr>
      </w:pPr>
      <w:ins w:id="8713" w:author="JIE  SUN" w:date="2018-06-22T20:46:00Z">
        <w:r w:rsidRPr="00B056CD">
          <w:rPr>
            <w:rFonts w:ascii="NSimSun" w:eastAsia="NSimSun" w:hAnsi="Times New Roman" w:cs="NSimSun"/>
            <w:color w:val="000000" w:themeColor="text1"/>
            <w:sz w:val="19"/>
            <w:szCs w:val="19"/>
          </w:rPr>
          <w:t>if (</w:t>
        </w:r>
        <w:proofErr w:type="spellStart"/>
        <w:r w:rsidRPr="00B056CD">
          <w:rPr>
            <w:rFonts w:ascii="NSimSun" w:eastAsia="NSimSun" w:hAnsi="Times New Roman" w:cs="NSimSun"/>
            <w:color w:val="000000" w:themeColor="text1"/>
            <w:sz w:val="19"/>
            <w:szCs w:val="19"/>
          </w:rPr>
          <w:t>Gyro.G_angle_y</w:t>
        </w:r>
        <w:proofErr w:type="spellEnd"/>
        <w:r w:rsidRPr="00B056CD">
          <w:rPr>
            <w:rFonts w:ascii="NSimSun" w:eastAsia="NSimSun" w:hAnsi="Times New Roman" w:cs="NSimSun"/>
            <w:color w:val="000000" w:themeColor="text1"/>
            <w:sz w:val="19"/>
            <w:szCs w:val="19"/>
          </w:rPr>
          <w:t xml:space="preserve"> &gt; action_123[</w:t>
        </w:r>
        <w:r>
          <w:rPr>
            <w:rFonts w:ascii="NSimSun" w:eastAsia="NSimSun" w:hAnsi="Times New Roman" w:cs="NSimSun"/>
            <w:color w:val="000000" w:themeColor="text1"/>
            <w:sz w:val="19"/>
            <w:szCs w:val="19"/>
          </w:rPr>
          <w:t>0</w:t>
        </w:r>
        <w:proofErr w:type="gramStart"/>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w:t>
        </w:r>
        <w:proofErr w:type="gramEnd"/>
        <w:r w:rsidRPr="00B056CD">
          <w:rPr>
            <w:rFonts w:ascii="NSimSun" w:eastAsia="NSimSun" w:hAnsi="Times New Roman" w:cs="NSimSun"/>
            <w:color w:val="000000" w:themeColor="text1"/>
            <w:sz w:val="19"/>
            <w:szCs w:val="19"/>
          </w:rPr>
          <w:t>_y</w:t>
        </w:r>
        <w:proofErr w:type="spellEnd"/>
        <w:r w:rsidRPr="00B056CD">
          <w:rPr>
            <w:rFonts w:ascii="NSimSun" w:eastAsia="NSimSun" w:hAnsi="Times New Roman" w:cs="NSimSun"/>
            <w:color w:val="000000" w:themeColor="text1"/>
            <w:sz w:val="19"/>
            <w:szCs w:val="19"/>
          </w:rPr>
          <w:t xml:space="preserve">[1] || </w:t>
        </w:r>
        <w:proofErr w:type="spellStart"/>
        <w:r w:rsidRPr="00B056CD">
          <w:rPr>
            <w:rFonts w:ascii="NSimSun" w:eastAsia="NSimSun" w:hAnsi="Times New Roman" w:cs="NSimSun"/>
            <w:color w:val="000000" w:themeColor="text1"/>
            <w:sz w:val="19"/>
            <w:szCs w:val="19"/>
          </w:rPr>
          <w:t>Gyro.G_angle_y</w:t>
        </w:r>
        <w:proofErr w:type="spellEnd"/>
        <w:r w:rsidRPr="00B056CD">
          <w:rPr>
            <w:rFonts w:ascii="NSimSun" w:eastAsia="NSimSun" w:hAnsi="Times New Roman" w:cs="NSimSun"/>
            <w:color w:val="000000" w:themeColor="text1"/>
            <w:sz w:val="19"/>
            <w:szCs w:val="19"/>
          </w:rPr>
          <w:t xml:space="preserve">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gyro_y</w:t>
        </w:r>
        <w:proofErr w:type="spellEnd"/>
        <w:r w:rsidRPr="00B056CD">
          <w:rPr>
            <w:rFonts w:ascii="NSimSun" w:eastAsia="NSimSun" w:hAnsi="Times New Roman" w:cs="NSimSun"/>
            <w:color w:val="000000" w:themeColor="text1"/>
            <w:sz w:val="19"/>
            <w:szCs w:val="19"/>
          </w:rPr>
          <w:t>[0])</w:t>
        </w:r>
      </w:ins>
    </w:p>
    <w:p w14:paraId="06AAB44F" w14:textId="77777777" w:rsidR="00CC71BA" w:rsidRPr="00B056CD" w:rsidRDefault="00CC71BA" w:rsidP="00CC71BA">
      <w:pPr>
        <w:autoSpaceDE w:val="0"/>
        <w:autoSpaceDN w:val="0"/>
        <w:adjustRightInd w:val="0"/>
        <w:spacing w:after="0"/>
        <w:rPr>
          <w:ins w:id="8714" w:author="JIE  SUN" w:date="2018-06-22T20:46:00Z"/>
          <w:rFonts w:ascii="NSimSun" w:eastAsia="NSimSun" w:hAnsi="Times New Roman" w:cs="NSimSun"/>
          <w:color w:val="000000" w:themeColor="text1"/>
          <w:sz w:val="19"/>
          <w:szCs w:val="19"/>
        </w:rPr>
      </w:pPr>
      <w:ins w:id="871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716" w:author="JIE  SUN" w:date="2018-06-22T20:46:00Z"/>
          <w:rFonts w:ascii="NSimSun" w:eastAsia="NSimSun" w:hAnsi="Times New Roman" w:cs="NSimSun"/>
          <w:color w:val="000000" w:themeColor="text1"/>
          <w:sz w:val="19"/>
          <w:szCs w:val="19"/>
        </w:rPr>
      </w:pPr>
      <w:ins w:id="8717" w:author="JIE  SUN" w:date="2018-06-22T20:46:00Z">
        <w:r w:rsidRPr="00B056CD">
          <w:rPr>
            <w:rFonts w:ascii="NSimSun" w:eastAsia="NSimSun" w:hAnsi="Times New Roman" w:cs="NSimSun"/>
            <w:color w:val="000000" w:themeColor="text1"/>
            <w:sz w:val="19"/>
            <w:szCs w:val="19"/>
          </w:rPr>
          <w:t>if (</w:t>
        </w:r>
        <w:proofErr w:type="spellStart"/>
        <w:r w:rsidRPr="00B056CD">
          <w:rPr>
            <w:rFonts w:ascii="NSimSun" w:eastAsia="NSimSun" w:hAnsi="Times New Roman" w:cs="NSimSun"/>
            <w:color w:val="000000" w:themeColor="text1"/>
            <w:sz w:val="19"/>
            <w:szCs w:val="19"/>
          </w:rPr>
          <w:t>Gyro.G_angle_z</w:t>
        </w:r>
        <w:proofErr w:type="spellEnd"/>
        <w:r w:rsidRPr="00B056CD">
          <w:rPr>
            <w:rFonts w:ascii="NSimSun" w:eastAsia="NSimSun" w:hAnsi="Times New Roman" w:cs="NSimSun"/>
            <w:color w:val="000000" w:themeColor="text1"/>
            <w:sz w:val="19"/>
            <w:szCs w:val="19"/>
          </w:rPr>
          <w:t xml:space="preserve"> &gt; action_123[</w:t>
        </w:r>
        <w:r>
          <w:rPr>
            <w:rFonts w:ascii="NSimSun" w:eastAsia="NSimSun" w:hAnsi="Times New Roman" w:cs="NSimSun"/>
            <w:color w:val="000000" w:themeColor="text1"/>
            <w:sz w:val="19"/>
            <w:szCs w:val="19"/>
          </w:rPr>
          <w:t>0</w:t>
        </w:r>
        <w:proofErr w:type="gramStart"/>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w:t>
        </w:r>
        <w:proofErr w:type="gramEnd"/>
        <w:r w:rsidRPr="00B056CD">
          <w:rPr>
            <w:rFonts w:ascii="NSimSun" w:eastAsia="NSimSun" w:hAnsi="Times New Roman" w:cs="NSimSun"/>
            <w:color w:val="000000" w:themeColor="text1"/>
            <w:sz w:val="19"/>
            <w:szCs w:val="19"/>
          </w:rPr>
          <w:t>_z</w:t>
        </w:r>
        <w:proofErr w:type="spellEnd"/>
        <w:r w:rsidRPr="00B056CD">
          <w:rPr>
            <w:rFonts w:ascii="NSimSun" w:eastAsia="NSimSun" w:hAnsi="Times New Roman" w:cs="NSimSun"/>
            <w:color w:val="000000" w:themeColor="text1"/>
            <w:sz w:val="19"/>
            <w:szCs w:val="19"/>
          </w:rPr>
          <w:t xml:space="preserve">[1] || </w:t>
        </w:r>
        <w:proofErr w:type="spellStart"/>
        <w:r w:rsidRPr="00B056CD">
          <w:rPr>
            <w:rFonts w:ascii="NSimSun" w:eastAsia="NSimSun" w:hAnsi="Times New Roman" w:cs="NSimSun"/>
            <w:color w:val="000000" w:themeColor="text1"/>
            <w:sz w:val="19"/>
            <w:szCs w:val="19"/>
          </w:rPr>
          <w:t>Gyro.G_angle_z</w:t>
        </w:r>
        <w:proofErr w:type="spellEnd"/>
        <w:r w:rsidRPr="00B056CD">
          <w:rPr>
            <w:rFonts w:ascii="NSimSun" w:eastAsia="NSimSun" w:hAnsi="Times New Roman" w:cs="NSimSun"/>
            <w:color w:val="000000" w:themeColor="text1"/>
            <w:sz w:val="19"/>
            <w:szCs w:val="19"/>
          </w:rPr>
          <w:t xml:space="preserve">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w:t>
        </w:r>
        <w:proofErr w:type="spellStart"/>
        <w:r w:rsidRPr="00B056CD">
          <w:rPr>
            <w:rFonts w:ascii="NSimSun" w:eastAsia="NSimSun" w:hAnsi="Times New Roman" w:cs="NSimSun"/>
            <w:color w:val="000000" w:themeColor="text1"/>
            <w:sz w:val="19"/>
            <w:szCs w:val="19"/>
          </w:rPr>
          <w:t>gyro_z</w:t>
        </w:r>
        <w:proofErr w:type="spellEnd"/>
        <w:r w:rsidRPr="00B056CD">
          <w:rPr>
            <w:rFonts w:ascii="NSimSun" w:eastAsia="NSimSun" w:hAnsi="Times New Roman" w:cs="NSimSun"/>
            <w:color w:val="000000" w:themeColor="text1"/>
            <w:sz w:val="19"/>
            <w:szCs w:val="19"/>
          </w:rPr>
          <w:t>[0])</w:t>
        </w:r>
      </w:ins>
    </w:p>
    <w:p w14:paraId="25A46EB0" w14:textId="77777777" w:rsidR="00CC71BA" w:rsidRPr="00B056CD" w:rsidRDefault="00CC71BA" w:rsidP="00CC71BA">
      <w:pPr>
        <w:rPr>
          <w:ins w:id="8718" w:author="JIE  SUN" w:date="2018-06-22T20:46:00Z"/>
          <w:color w:val="000000" w:themeColor="text1"/>
        </w:rPr>
      </w:pPr>
      <w:ins w:id="8719"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720" w:author="像个男人一样" w:date="2018-03-22T11:48:00Z"/>
          <w:lang w:val="en-US"/>
        </w:rPr>
        <w:pPrChange w:id="8721" w:author="像个男人一样" w:date="2018-03-21T02:23:00Z">
          <w:pPr/>
        </w:pPrChange>
      </w:pPr>
    </w:p>
    <w:p w14:paraId="4B820CE5" w14:textId="77777777" w:rsidR="0087014B" w:rsidRDefault="0087014B">
      <w:pPr>
        <w:rPr>
          <w:ins w:id="8722" w:author="像个男人一样" w:date="2018-03-22T11:48:00Z"/>
        </w:rPr>
      </w:pPr>
    </w:p>
    <w:p w14:paraId="57357EB6" w14:textId="77777777" w:rsidR="0087014B" w:rsidRDefault="00983345">
      <w:pPr>
        <w:jc w:val="center"/>
        <w:rPr>
          <w:ins w:id="8723" w:author="像个男人一样" w:date="2018-03-21T02:28:00Z"/>
        </w:rPr>
        <w:pPrChange w:id="8724" w:author="jie sun" w:date="2018-04-16T21:42:00Z">
          <w:pPr/>
        </w:pPrChange>
      </w:pPr>
      <w:ins w:id="8725" w:author="JIE  SUN" w:date="2018-06-22T13:59:00Z">
        <w:r>
          <w:rPr>
            <w:noProof/>
          </w:rPr>
          <w:lastRenderedPageBreak/>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726"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1242FAA8" w:rsidR="0087014B" w:rsidRDefault="00D5184D">
      <w:pPr>
        <w:pStyle w:val="Caption"/>
        <w:jc w:val="center"/>
        <w:rPr>
          <w:ins w:id="8727" w:author="像个男人一样" w:date="2018-03-22T11:48:00Z"/>
        </w:rPr>
        <w:pPrChange w:id="8728" w:author="jie sun" w:date="2018-04-16T21:42:00Z">
          <w:pPr/>
        </w:pPrChange>
      </w:pPr>
      <w:bookmarkStart w:id="8729" w:name="_Toc517801907"/>
      <w:ins w:id="8730" w:author="像个男人一样" w:date="2018-03-21T02:30:00Z">
        <w:r>
          <w:t xml:space="preserve">Figure </w:t>
        </w:r>
      </w:ins>
      <w:ins w:id="8731" w:author="JIE  SUN" w:date="2018-06-21T13:36:00Z">
        <w:r w:rsidR="00A64E7B">
          <w:fldChar w:fldCharType="begin"/>
        </w:r>
        <w:r w:rsidR="00A64E7B">
          <w:instrText xml:space="preserve"> STYLEREF 1 \s </w:instrText>
        </w:r>
      </w:ins>
      <w:r w:rsidR="00A64E7B">
        <w:fldChar w:fldCharType="separate"/>
      </w:r>
      <w:r w:rsidR="009F4579">
        <w:rPr>
          <w:noProof/>
        </w:rPr>
        <w:t>5</w:t>
      </w:r>
      <w:ins w:id="87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15</w:t>
      </w:r>
      <w:ins w:id="8733" w:author="JIE  SUN" w:date="2018-06-21T13:36:00Z">
        <w:r w:rsidR="00A64E7B">
          <w:fldChar w:fldCharType="end"/>
        </w:r>
      </w:ins>
      <w:ins w:id="8734" w:author="jie sun" w:date="2018-04-19T13:00:00Z">
        <w:del w:id="8735" w:author="JIE  SUN" w:date="2018-06-21T13:34:00Z">
          <w:r w:rsidR="00083FE7" w:rsidDel="00A64E7B">
            <w:fldChar w:fldCharType="begin"/>
          </w:r>
          <w:r w:rsidR="00083FE7" w:rsidDel="00A64E7B">
            <w:delInstrText xml:space="preserve"> STYLEREF 1 \s </w:delInstrText>
          </w:r>
        </w:del>
      </w:ins>
      <w:del w:id="8736" w:author="JIE  SUN" w:date="2018-06-21T13:34:00Z">
        <w:r w:rsidR="00083FE7" w:rsidDel="00A64E7B">
          <w:fldChar w:fldCharType="separate"/>
        </w:r>
        <w:r w:rsidR="00083FE7" w:rsidDel="00A64E7B">
          <w:rPr>
            <w:noProof/>
          </w:rPr>
          <w:delText>4</w:delText>
        </w:r>
      </w:del>
      <w:ins w:id="8737" w:author="jie sun" w:date="2018-04-19T13:00:00Z">
        <w:del w:id="87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739" w:author="JIE  SUN" w:date="2018-06-21T13:34:00Z">
        <w:r w:rsidR="00083FE7" w:rsidDel="00A64E7B">
          <w:fldChar w:fldCharType="separate"/>
        </w:r>
      </w:del>
      <w:ins w:id="8740" w:author="jie sun" w:date="2018-04-19T13:00:00Z">
        <w:del w:id="8741" w:author="JIE  SUN" w:date="2018-06-21T13:34:00Z">
          <w:r w:rsidR="00083FE7" w:rsidDel="00A64E7B">
            <w:rPr>
              <w:noProof/>
            </w:rPr>
            <w:delText>14</w:delText>
          </w:r>
          <w:r w:rsidR="00083FE7" w:rsidDel="00A64E7B">
            <w:fldChar w:fldCharType="end"/>
          </w:r>
        </w:del>
      </w:ins>
      <w:ins w:id="8742" w:author="像个男人一样" w:date="2018-03-21T02:30:00Z">
        <w:del w:id="874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744" w:author="像个男人一样" w:date="2018-03-22T11:51:00Z">
        <w:del w:id="8745" w:author="jie sun" w:date="2018-04-10T21:45:00Z">
          <w:r w:rsidDel="00454521">
            <w:delText>13</w:delText>
          </w:r>
        </w:del>
      </w:ins>
      <w:ins w:id="8746" w:author="像个男人一样" w:date="2018-03-21T02:30:00Z">
        <w:del w:id="8747" w:author="jie sun" w:date="2018-04-10T21:45:00Z">
          <w:r w:rsidDel="00454521">
            <w:fldChar w:fldCharType="end"/>
          </w:r>
        </w:del>
        <w:bookmarkStart w:id="8748" w:name="_Toc11542"/>
        <w:bookmarkStart w:id="8749" w:name="_Toc6434"/>
        <w:bookmarkStart w:id="8750" w:name="_Toc25122"/>
        <w:bookmarkStart w:id="8751" w:name="_Toc24221"/>
        <w:bookmarkStart w:id="8752" w:name="_Toc1741"/>
        <w:bookmarkStart w:id="8753" w:name="_Toc19022"/>
        <w:bookmarkStart w:id="8754" w:name="_Toc30918"/>
        <w:bookmarkStart w:id="8755" w:name="_Toc2556"/>
        <w:bookmarkStart w:id="8756" w:name="_Toc10130"/>
        <w:bookmarkStart w:id="8757" w:name="_Toc24890"/>
        <w:bookmarkStart w:id="8758" w:name="_Toc23208"/>
        <w:bookmarkStart w:id="8759" w:name="_Toc27905"/>
        <w:bookmarkStart w:id="8760" w:name="_Toc28570"/>
        <w:bookmarkStart w:id="8761" w:name="_Toc2598"/>
        <w:bookmarkStart w:id="8762" w:name="_Toc6189"/>
        <w:bookmarkStart w:id="8763" w:name="_Toc28452"/>
        <w:bookmarkStart w:id="8764" w:name="_Toc1305"/>
        <w:bookmarkStart w:id="8765" w:name="_Toc31051"/>
        <w:bookmarkStart w:id="8766" w:name="_Toc25729"/>
        <w:bookmarkStart w:id="8767" w:name="_Toc31728"/>
        <w:bookmarkStart w:id="8768" w:name="_Toc12381"/>
        <w:bookmarkStart w:id="8769" w:name="_Toc1781"/>
        <w:bookmarkStart w:id="8770" w:name="_Toc7718"/>
        <w:bookmarkStart w:id="8771" w:name="_Toc4101"/>
        <w:bookmarkStart w:id="8772" w:name="_Toc20570"/>
        <w:r>
          <w:rPr>
            <w:rFonts w:hint="eastAsia"/>
          </w:rPr>
          <w:t xml:space="preserve">: </w:t>
        </w:r>
        <w:del w:id="8773" w:author="JIE  SUN" w:date="2018-06-22T17:45:00Z">
          <w:r w:rsidDel="00DD09CC">
            <w:rPr>
              <w:rFonts w:hint="eastAsia"/>
            </w:rPr>
            <w:delText xml:space="preserve">Angles </w:delText>
          </w:r>
        </w:del>
      </w:ins>
      <w:ins w:id="8774" w:author="jie sun" w:date="2018-04-16T22:35:00Z">
        <w:del w:id="8775" w:author="JIE  SUN" w:date="2018-06-22T17:45:00Z">
          <w:r w:rsidR="005D6150" w:rsidDel="00DD09CC">
            <w:delText>W</w:delText>
          </w:r>
        </w:del>
      </w:ins>
      <w:ins w:id="8776" w:author="像个男人一样" w:date="2018-03-21T02:30:00Z">
        <w:del w:id="8777" w:author="JIE  SUN" w:date="2018-06-22T17:45:00Z">
          <w:r w:rsidDel="00DD09CC">
            <w:rPr>
              <w:rFonts w:hint="eastAsia"/>
            </w:rPr>
            <w:delText xml:space="preserve">with </w:delText>
          </w:r>
        </w:del>
      </w:ins>
      <w:ins w:id="8778" w:author="jie sun" w:date="2018-04-16T22:35:00Z">
        <w:del w:id="8779" w:author="JIE  SUN" w:date="2018-06-22T17:45:00Z">
          <w:r w:rsidR="005D6150" w:rsidDel="00DD09CC">
            <w:delText>T</w:delText>
          </w:r>
        </w:del>
      </w:ins>
      <w:ins w:id="8780" w:author="像个男人一样" w:date="2018-03-21T02:30:00Z">
        <w:del w:id="8781" w:author="JIE  SUN" w:date="2018-06-22T17:45:00Z">
          <w:r w:rsidDel="00DD09CC">
            <w:rPr>
              <w:rFonts w:hint="eastAsia"/>
            </w:rPr>
            <w:delText xml:space="preserve">the </w:delText>
          </w:r>
        </w:del>
      </w:ins>
      <w:ins w:id="8782" w:author="jie sun" w:date="2018-04-16T22:35:00Z">
        <w:del w:id="8783" w:author="JIE  SUN" w:date="2018-06-22T17:45:00Z">
          <w:r w:rsidR="005D6150" w:rsidDel="00DD09CC">
            <w:delText>G</w:delText>
          </w:r>
        </w:del>
      </w:ins>
      <w:ins w:id="8784" w:author="像个男人一样" w:date="2018-03-21T02:30:00Z">
        <w:del w:id="8785" w:author="JIE  SUN" w:date="2018-06-22T17:45:00Z">
          <w:r w:rsidDel="00DD09CC">
            <w:rPr>
              <w:rFonts w:hint="eastAsia"/>
            </w:rPr>
            <w:delText xml:space="preserve">gravity </w:delText>
          </w:r>
        </w:del>
      </w:ins>
      <w:ins w:id="8786" w:author="jie sun" w:date="2018-04-16T22:35:00Z">
        <w:del w:id="8787" w:author="JIE  SUN" w:date="2018-06-22T17:45:00Z">
          <w:r w:rsidR="005D6150" w:rsidDel="00DD09CC">
            <w:delText>C</w:delText>
          </w:r>
        </w:del>
      </w:ins>
      <w:ins w:id="8788" w:author="像个男人一样" w:date="2018-03-21T02:30:00Z">
        <w:del w:id="8789" w:author="JIE  SUN" w:date="2018-06-22T17:45:00Z">
          <w:r w:rsidDel="00DD09CC">
            <w:rPr>
              <w:rFonts w:hint="eastAsia"/>
            </w:rPr>
            <w:delText xml:space="preserve">changes </w:delText>
          </w:r>
        </w:del>
      </w:ins>
      <w:ins w:id="8790" w:author="JIE  SUN" w:date="2018-06-22T17:45:00Z">
        <w:r w:rsidR="00DD09CC">
          <w:t xml:space="preserve">The Change of </w:t>
        </w:r>
      </w:ins>
      <w:ins w:id="8791" w:author="JIE  SUN" w:date="2018-06-22T17:46:00Z">
        <w:r w:rsidR="00DD09CC">
          <w:rPr>
            <w:rFonts w:hint="eastAsia"/>
          </w:rPr>
          <w:t>I</w:t>
        </w:r>
      </w:ins>
      <w:ins w:id="8792" w:author="JIE  SUN" w:date="2018-06-22T17:45:00Z">
        <w:r w:rsidR="00DD09CC">
          <w:t xml:space="preserve">nclination </w:t>
        </w:r>
      </w:ins>
      <w:ins w:id="8793" w:author="JIE  SUN" w:date="2018-06-22T17:46:00Z">
        <w:r w:rsidR="00DD09CC">
          <w:rPr>
            <w:rFonts w:hint="eastAsia"/>
          </w:rPr>
          <w:t>A</w:t>
        </w:r>
      </w:ins>
      <w:ins w:id="8794" w:author="JIE  SUN" w:date="2018-06-22T17:45:00Z">
        <w:r w:rsidR="00DD09CC">
          <w:t xml:space="preserve">ngles </w:t>
        </w:r>
      </w:ins>
      <w:ins w:id="8795" w:author="jie sun" w:date="2018-04-16T22:35:00Z">
        <w:del w:id="8796" w:author="JIE  SUN" w:date="2018-06-22T17:46:00Z">
          <w:r w:rsidR="005D6150" w:rsidDel="00DD09CC">
            <w:delText>I</w:delText>
          </w:r>
        </w:del>
      </w:ins>
      <w:ins w:id="8797" w:author="像个男人一样" w:date="2018-03-21T02:30:00Z">
        <w:del w:id="8798" w:author="JIE  SUN" w:date="2018-06-22T17:46:00Z">
          <w:r w:rsidDel="00DD09CC">
            <w:rPr>
              <w:rFonts w:hint="eastAsia"/>
            </w:rPr>
            <w:delText xml:space="preserve">in </w:delText>
          </w:r>
        </w:del>
      </w:ins>
      <w:ins w:id="8799" w:author="jie sun" w:date="2018-04-16T22:35:00Z">
        <w:del w:id="8800" w:author="JIE  SUN" w:date="2018-06-22T17:46:00Z">
          <w:r w:rsidR="005D6150" w:rsidDel="00DD09CC">
            <w:delText>A</w:delText>
          </w:r>
        </w:del>
      </w:ins>
      <w:ins w:id="8801" w:author="像个男人一样" w:date="2018-03-21T02:30:00Z">
        <w:del w:id="8802" w:author="JIE  SUN" w:date="2018-06-22T17:46:00Z">
          <w:r w:rsidDel="00DD09CC">
            <w:rPr>
              <w:rFonts w:hint="eastAsia"/>
            </w:rPr>
            <w:delText>action 2</w:delText>
          </w:r>
        </w:del>
      </w:ins>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ins w:id="8803" w:author="JIE  SUN" w:date="2018-06-22T17:46:00Z">
        <w:r w:rsidR="00DD09CC">
          <w:t>in Gesture 2</w:t>
        </w:r>
      </w:ins>
      <w:bookmarkEnd w:id="8729"/>
    </w:p>
    <w:p w14:paraId="69FC904A" w14:textId="271C3CC9" w:rsidR="0087014B" w:rsidRDefault="00D5184D">
      <w:pPr>
        <w:pStyle w:val="Caption"/>
        <w:jc w:val="center"/>
        <w:pPrChange w:id="8804" w:author="jie sun" w:date="2018-04-16T21:42:00Z">
          <w:pPr/>
        </w:pPrChange>
      </w:pPr>
      <w:bookmarkStart w:id="8805" w:name="_Toc511906365"/>
      <w:ins w:id="8806" w:author="像个男人一样" w:date="2018-03-22T11:48:00Z">
        <w:r>
          <w:t xml:space="preserve">Table </w:t>
        </w:r>
        <w:r>
          <w:fldChar w:fldCharType="begin"/>
        </w:r>
        <w:r>
          <w:instrText xml:space="preserve"> STYLEREF 1 \s </w:instrText>
        </w:r>
        <w:r>
          <w:fldChar w:fldCharType="separate"/>
        </w:r>
      </w:ins>
      <w:r w:rsidR="009F4579">
        <w:rPr>
          <w:noProof/>
        </w:rPr>
        <w:t>5</w:t>
      </w:r>
      <w:ins w:id="8807" w:author="像个男人一样" w:date="2018-03-22T11:48:00Z">
        <w:r>
          <w:fldChar w:fldCharType="end"/>
        </w:r>
        <w:r>
          <w:rPr>
            <w:rFonts w:hint="eastAsia"/>
          </w:rPr>
          <w:t>.</w:t>
        </w:r>
        <w:r>
          <w:fldChar w:fldCharType="begin"/>
        </w:r>
        <w:r>
          <w:instrText xml:space="preserve"> SEQ Table \* ARABIC \s 1 </w:instrText>
        </w:r>
        <w:r>
          <w:fldChar w:fldCharType="separate"/>
        </w:r>
      </w:ins>
      <w:r w:rsidR="009F4579">
        <w:rPr>
          <w:noProof/>
        </w:rPr>
        <w:t>4</w:t>
      </w:r>
      <w:ins w:id="8808" w:author="像个男人一样" w:date="2018-03-22T11:48:00Z">
        <w:r>
          <w:fldChar w:fldCharType="end"/>
        </w:r>
        <w:bookmarkStart w:id="8809" w:name="_Toc11886"/>
        <w:bookmarkStart w:id="8810" w:name="_Toc31001"/>
        <w:bookmarkStart w:id="8811" w:name="_Toc21101"/>
        <w:bookmarkStart w:id="8812" w:name="_Toc17458"/>
        <w:bookmarkStart w:id="8813" w:name="_Toc26962"/>
        <w:bookmarkStart w:id="8814" w:name="_Toc10246"/>
        <w:bookmarkStart w:id="8815" w:name="_Toc8205"/>
        <w:bookmarkStart w:id="8816" w:name="_Toc3325"/>
        <w:bookmarkStart w:id="8817" w:name="_Toc29775"/>
        <w:bookmarkStart w:id="8818" w:name="_Toc6746"/>
        <w:bookmarkStart w:id="8819" w:name="_Toc23664"/>
        <w:bookmarkStart w:id="8820" w:name="_Toc19198"/>
        <w:bookmarkStart w:id="8821" w:name="_Toc836"/>
        <w:bookmarkStart w:id="8822" w:name="_Toc21652"/>
        <w:bookmarkStart w:id="8823" w:name="_Toc27311"/>
        <w:bookmarkStart w:id="8824" w:name="_Toc19761"/>
        <w:bookmarkStart w:id="8825" w:name="_Toc1799"/>
        <w:bookmarkStart w:id="8826" w:name="_Toc25791"/>
        <w:bookmarkStart w:id="8827" w:name="_Toc5174"/>
        <w:bookmarkStart w:id="8828" w:name="_Toc29856"/>
        <w:bookmarkStart w:id="8829" w:name="_Toc7679"/>
        <w:r>
          <w:rPr>
            <w:rFonts w:hint="eastAsia"/>
          </w:rPr>
          <w:t>:</w:t>
        </w:r>
      </w:ins>
      <w:ins w:id="8830" w:author="JIE  SUN" w:date="2018-06-22T17:44:00Z">
        <w:r w:rsidR="00DD09CC">
          <w:t xml:space="preserve"> </w:t>
        </w:r>
      </w:ins>
      <w:ins w:id="8831" w:author="像个男人一样" w:date="2018-03-22T11:48:00Z">
        <w:del w:id="8832" w:author="JIE  SUN" w:date="2018-06-22T17:44:00Z">
          <w:r w:rsidDel="00DD09CC">
            <w:rPr>
              <w:rFonts w:hint="eastAsia"/>
            </w:rPr>
            <w:delText xml:space="preserve">Angles </w:delText>
          </w:r>
        </w:del>
      </w:ins>
      <w:ins w:id="8833" w:author="jie sun" w:date="2018-04-16T22:35:00Z">
        <w:del w:id="8834" w:author="JIE  SUN" w:date="2018-06-22T17:44:00Z">
          <w:r w:rsidR="005D6150" w:rsidDel="00DD09CC">
            <w:delText>W</w:delText>
          </w:r>
        </w:del>
      </w:ins>
      <w:ins w:id="8835" w:author="像个男人一样" w:date="2018-03-22T11:48:00Z">
        <w:del w:id="8836" w:author="JIE  SUN" w:date="2018-06-22T17:44:00Z">
          <w:r w:rsidDel="00DD09CC">
            <w:rPr>
              <w:rFonts w:hint="eastAsia"/>
            </w:rPr>
            <w:delText xml:space="preserve">with </w:delText>
          </w:r>
        </w:del>
      </w:ins>
      <w:ins w:id="8837" w:author="jie sun" w:date="2018-04-16T22:35:00Z">
        <w:del w:id="8838" w:author="JIE  SUN" w:date="2018-06-22T17:44:00Z">
          <w:r w:rsidR="005D6150" w:rsidDel="00DD09CC">
            <w:delText>T</w:delText>
          </w:r>
        </w:del>
      </w:ins>
      <w:ins w:id="8839" w:author="像个男人一样" w:date="2018-03-22T11:48:00Z">
        <w:del w:id="8840" w:author="JIE  SUN" w:date="2018-06-22T17:44:00Z">
          <w:r w:rsidDel="00DD09CC">
            <w:rPr>
              <w:rFonts w:hint="eastAsia"/>
            </w:rPr>
            <w:delText xml:space="preserve">the </w:delText>
          </w:r>
        </w:del>
      </w:ins>
      <w:ins w:id="8841" w:author="jie sun" w:date="2018-04-16T22:35:00Z">
        <w:del w:id="8842" w:author="JIE  SUN" w:date="2018-06-22T17:44:00Z">
          <w:r w:rsidR="005D6150" w:rsidDel="00DD09CC">
            <w:delText>G</w:delText>
          </w:r>
        </w:del>
      </w:ins>
      <w:ins w:id="8843" w:author="像个男人一样" w:date="2018-03-22T11:48:00Z">
        <w:del w:id="8844" w:author="JIE  SUN" w:date="2018-06-22T17:44:00Z">
          <w:r w:rsidDel="00DD09CC">
            <w:rPr>
              <w:rFonts w:hint="eastAsia"/>
            </w:rPr>
            <w:delText xml:space="preserve">gravity </w:delText>
          </w:r>
        </w:del>
      </w:ins>
      <w:ins w:id="8845" w:author="jie sun" w:date="2018-04-16T22:35:00Z">
        <w:del w:id="8846" w:author="JIE  SUN" w:date="2018-06-22T17:44:00Z">
          <w:r w:rsidR="005D6150" w:rsidDel="00DD09CC">
            <w:delText>R</w:delText>
          </w:r>
        </w:del>
      </w:ins>
      <w:ins w:id="8847" w:author="像个男人一样" w:date="2018-03-22T11:48:00Z">
        <w:del w:id="8848" w:author="JIE  SUN" w:date="2018-06-22T17:44:00Z">
          <w:r w:rsidDel="00DD09CC">
            <w:rPr>
              <w:rFonts w:hint="eastAsia"/>
            </w:rPr>
            <w:delText>restrictions</w:delText>
          </w:r>
        </w:del>
      </w:ins>
      <w:ins w:id="8849" w:author="JIE  SUN" w:date="2018-06-22T17:44:00Z">
        <w:r w:rsidR="00DD09CC">
          <w:t xml:space="preserve">The Range of </w:t>
        </w:r>
        <w:r w:rsidR="00DD09CC">
          <w:rPr>
            <w:rFonts w:hint="eastAsia"/>
          </w:rPr>
          <w:t>the</w:t>
        </w:r>
        <w:r w:rsidR="00DD09CC">
          <w:t xml:space="preserve"> Inclination Angle in Gesture </w:t>
        </w:r>
      </w:ins>
      <w:ins w:id="8850" w:author="像个男人一样" w:date="2018-03-22T11:48:00Z">
        <w:del w:id="8851" w:author="JIE  SUN" w:date="2018-06-22T17:46:00Z">
          <w:r w:rsidDel="00DD09CC">
            <w:rPr>
              <w:rFonts w:hint="eastAsia"/>
            </w:rPr>
            <w:delText xml:space="preserve"> </w:delText>
          </w:r>
        </w:del>
      </w:ins>
      <w:ins w:id="8852" w:author="jie sun" w:date="2018-04-16T22:35:00Z">
        <w:del w:id="8853" w:author="JIE  SUN" w:date="2018-06-22T17:46:00Z">
          <w:r w:rsidR="005D6150" w:rsidDel="00DD09CC">
            <w:delText>I</w:delText>
          </w:r>
        </w:del>
      </w:ins>
      <w:ins w:id="8854" w:author="像个男人一样" w:date="2018-03-22T11:48:00Z">
        <w:del w:id="8855" w:author="jie sun" w:date="2018-04-16T22:35:00Z">
          <w:r w:rsidDel="005D6150">
            <w:rPr>
              <w:rFonts w:hint="eastAsia"/>
            </w:rPr>
            <w:delText>i</w:delText>
          </w:r>
        </w:del>
        <w:del w:id="8856" w:author="JIE  SUN" w:date="2018-06-22T17:46:00Z">
          <w:r w:rsidDel="00DD09CC">
            <w:rPr>
              <w:rFonts w:hint="eastAsia"/>
            </w:rPr>
            <w:delText xml:space="preserve">n </w:delText>
          </w:r>
        </w:del>
      </w:ins>
      <w:ins w:id="8857" w:author="jie sun" w:date="2018-04-16T22:35:00Z">
        <w:del w:id="8858" w:author="JIE  SUN" w:date="2018-06-22T17:46:00Z">
          <w:r w:rsidR="005D6150" w:rsidDel="00DD09CC">
            <w:delText>A</w:delText>
          </w:r>
        </w:del>
      </w:ins>
      <w:ins w:id="8859" w:author="像个男人一样" w:date="2018-03-22T11:48:00Z">
        <w:del w:id="8860"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805"/>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p>
    <w:tbl>
      <w:tblPr>
        <w:tblStyle w:val="TableGrid"/>
        <w:tblW w:w="0" w:type="auto"/>
        <w:jc w:val="center"/>
        <w:tblLook w:val="04A0" w:firstRow="1" w:lastRow="0" w:firstColumn="1" w:lastColumn="0" w:noHBand="0" w:noVBand="1"/>
        <w:tblPrChange w:id="8861" w:author="JIE  SUN" w:date="2018-06-22T18:31:00Z">
          <w:tblPr>
            <w:tblStyle w:val="TableGrid"/>
            <w:tblW w:w="0" w:type="auto"/>
            <w:jc w:val="center"/>
            <w:tblLook w:val="04A0" w:firstRow="1" w:lastRow="0" w:firstColumn="1" w:lastColumn="0" w:noHBand="0" w:noVBand="1"/>
          </w:tblPr>
        </w:tblPrChange>
      </w:tblPr>
      <w:tblGrid>
        <w:gridCol w:w="3119"/>
        <w:gridCol w:w="3397"/>
        <w:tblGridChange w:id="8862">
          <w:tblGrid>
            <w:gridCol w:w="2405"/>
            <w:gridCol w:w="1855"/>
          </w:tblGrid>
        </w:tblGridChange>
      </w:tblGrid>
      <w:tr w:rsidR="00EE0436" w14:paraId="542CD4CC" w14:textId="77777777" w:rsidTr="00EE0436">
        <w:trPr>
          <w:jc w:val="center"/>
          <w:ins w:id="8863" w:author="jie sun" w:date="2018-04-18T21:14:00Z"/>
          <w:trPrChange w:id="8864" w:author="JIE  SUN" w:date="2018-06-22T18:31:00Z">
            <w:trPr>
              <w:jc w:val="center"/>
            </w:trPr>
          </w:trPrChange>
        </w:trPr>
        <w:tc>
          <w:tcPr>
            <w:tcW w:w="3119" w:type="dxa"/>
            <w:tcPrChange w:id="8865" w:author="JIE  SUN" w:date="2018-06-22T18:31:00Z">
              <w:tcPr>
                <w:tcW w:w="2405" w:type="dxa"/>
              </w:tcPr>
            </w:tcPrChange>
          </w:tcPr>
          <w:p w14:paraId="19385841" w14:textId="77777777" w:rsidR="00EE0436" w:rsidRDefault="00EE0436" w:rsidP="009306FF">
            <w:pPr>
              <w:rPr>
                <w:ins w:id="8866" w:author="jie sun" w:date="2018-04-18T21:14:00Z"/>
              </w:rPr>
            </w:pPr>
            <w:ins w:id="8867" w:author="jie sun" w:date="2018-04-18T21:14:00Z">
              <w:del w:id="8868" w:author="JIE  SUN" w:date="2018-06-22T18:37:00Z">
                <w:r w:rsidDel="00FF2136">
                  <w:rPr>
                    <w:rFonts w:hint="eastAsia"/>
                  </w:rPr>
                  <w:delText>Angle</w:delText>
                </w:r>
                <w:r w:rsidDel="00FF2136">
                  <w:delText xml:space="preserve"> with X/Y/</w:delText>
                </w:r>
                <w:r w:rsidDel="00FF2136">
                  <w:rPr>
                    <w:rFonts w:hint="eastAsia"/>
                  </w:rPr>
                  <w:delText>Z</w:delText>
                </w:r>
              </w:del>
            </w:ins>
            <w:ins w:id="8869" w:author="JIE  SUN" w:date="2018-06-22T18:37:00Z">
              <w:r w:rsidR="00FF2136">
                <w:t xml:space="preserve">Accelerometer </w:t>
              </w:r>
              <w:r w:rsidR="00FF2136">
                <w:rPr>
                  <w:rFonts w:hint="eastAsia"/>
                </w:rPr>
                <w:t>Testing</w:t>
              </w:r>
            </w:ins>
          </w:p>
        </w:tc>
        <w:tc>
          <w:tcPr>
            <w:tcW w:w="3397" w:type="dxa"/>
            <w:tcPrChange w:id="8870" w:author="JIE  SUN" w:date="2018-06-22T18:31:00Z">
              <w:tcPr>
                <w:tcW w:w="1855" w:type="dxa"/>
              </w:tcPr>
            </w:tcPrChange>
          </w:tcPr>
          <w:p w14:paraId="219E6246" w14:textId="77777777" w:rsidR="00EE0436" w:rsidRDefault="00EE0436" w:rsidP="009306FF">
            <w:pPr>
              <w:rPr>
                <w:ins w:id="8871" w:author="jie sun" w:date="2018-04-18T21:14:00Z"/>
              </w:rPr>
            </w:pPr>
            <w:ins w:id="8872" w:author="JIE  SUN" w:date="2018-06-22T18:29:00Z">
              <w:r>
                <w:t xml:space="preserve">Valid </w:t>
              </w:r>
            </w:ins>
            <w:ins w:id="8873" w:author="jie sun" w:date="2018-04-18T21:14:00Z">
              <w:r>
                <w:t>Range</w:t>
              </w:r>
            </w:ins>
          </w:p>
        </w:tc>
      </w:tr>
      <w:tr w:rsidR="00EE0436" w14:paraId="5A785ACF" w14:textId="77777777" w:rsidTr="00EE0436">
        <w:trPr>
          <w:jc w:val="center"/>
          <w:ins w:id="8874" w:author="jie sun" w:date="2018-04-18T21:14:00Z"/>
          <w:trPrChange w:id="8875" w:author="JIE  SUN" w:date="2018-06-22T18:31:00Z">
            <w:trPr>
              <w:jc w:val="center"/>
            </w:trPr>
          </w:trPrChange>
        </w:trPr>
        <w:tc>
          <w:tcPr>
            <w:tcW w:w="3119" w:type="dxa"/>
            <w:tcPrChange w:id="8876" w:author="JIE  SUN" w:date="2018-06-22T18:31:00Z">
              <w:tcPr>
                <w:tcW w:w="2405" w:type="dxa"/>
              </w:tcPr>
            </w:tcPrChange>
          </w:tcPr>
          <w:p w14:paraId="56EC66E2" w14:textId="77777777" w:rsidR="00EE0436" w:rsidRDefault="00EE0436" w:rsidP="009306FF">
            <w:pPr>
              <w:rPr>
                <w:ins w:id="8877" w:author="jie sun" w:date="2018-04-18T21:14:00Z"/>
              </w:rPr>
            </w:pPr>
            <w:ins w:id="8878" w:author="JIE  SUN" w:date="2018-06-22T18:30:00Z">
              <w:r>
                <w:rPr>
                  <w:rFonts w:hint="eastAsia"/>
                </w:rPr>
                <w:t>Inclination</w:t>
              </w:r>
              <w:r>
                <w:t xml:space="preserve"> </w:t>
              </w:r>
            </w:ins>
            <w:ins w:id="8879" w:author="jie sun" w:date="2018-04-18T21:14:00Z">
              <w:del w:id="8880" w:author="JIE  SUN" w:date="2018-06-22T18:30:00Z">
                <w:r w:rsidDel="00EE0436">
                  <w:delText xml:space="preserve">Angle </w:delText>
                </w:r>
              </w:del>
              <w:r>
                <w:t>– X-axis</w:t>
              </w:r>
            </w:ins>
            <w:ins w:id="8881" w:author="jie sun" w:date="2018-04-18T21:18:00Z">
              <w:r>
                <w:t xml:space="preserve"> (Centre axis)</w:t>
              </w:r>
            </w:ins>
          </w:p>
        </w:tc>
        <w:tc>
          <w:tcPr>
            <w:tcW w:w="3397" w:type="dxa"/>
            <w:tcPrChange w:id="8882" w:author="JIE  SUN" w:date="2018-06-22T18:31:00Z">
              <w:tcPr>
                <w:tcW w:w="1855" w:type="dxa"/>
              </w:tcPr>
            </w:tcPrChange>
          </w:tcPr>
          <w:p w14:paraId="4633BE99" w14:textId="77777777" w:rsidR="00EE0436" w:rsidDel="00EE0436" w:rsidRDefault="00EE0436" w:rsidP="009306FF">
            <w:pPr>
              <w:rPr>
                <w:ins w:id="8883" w:author="jie sun" w:date="2018-04-18T21:17:00Z"/>
                <w:del w:id="8884" w:author="JIE  SUN" w:date="2018-06-22T18:31:00Z"/>
              </w:rPr>
            </w:pPr>
            <w:ins w:id="8885" w:author="JIE  SUN" w:date="2018-06-22T18:20:00Z">
              <w:r>
                <w:t>&lt;-63</w:t>
              </w:r>
              <w:r>
                <w:rPr>
                  <w:rFonts w:hint="eastAsia"/>
                </w:rPr>
                <w:t>°</w:t>
              </w:r>
              <w:r>
                <w:rPr>
                  <w:rFonts w:hint="eastAsia"/>
                </w:rPr>
                <w:t>or</w:t>
              </w:r>
            </w:ins>
            <w:ins w:id="8886" w:author="jie sun" w:date="2018-04-18T21:14:00Z">
              <w:del w:id="8887" w:author="JIE  SUN" w:date="2018-06-22T18:20:00Z">
                <w:r w:rsidDel="009926D7">
                  <w:delText>-</w:delText>
                </w:r>
              </w:del>
            </w:ins>
            <w:ins w:id="8888" w:author="jie sun" w:date="2018-04-18T21:16:00Z">
              <w:del w:id="8889" w:author="JIE  SUN" w:date="2018-06-22T18:20:00Z">
                <w:r w:rsidDel="009926D7">
                  <w:delText>80</w:delText>
                </w:r>
              </w:del>
            </w:ins>
            <w:ins w:id="8890" w:author="jie sun" w:date="2018-04-18T21:14:00Z">
              <w:del w:id="8891" w:author="JIE  SUN" w:date="2018-06-22T18:20:00Z">
                <w:r w:rsidDel="009926D7">
                  <w:rPr>
                    <w:rFonts w:hint="eastAsia"/>
                  </w:rPr>
                  <w:delText>°</w:delText>
                </w:r>
              </w:del>
            </w:ins>
            <w:ins w:id="8892" w:author="jie sun" w:date="2018-04-18T21:17:00Z">
              <w:del w:id="8893" w:author="JIE  SUN" w:date="2018-06-22T18:20:00Z">
                <w:r w:rsidDel="009926D7">
                  <w:rPr>
                    <w:rFonts w:hint="eastAsia"/>
                  </w:rPr>
                  <w:delText>-</w:delText>
                </w:r>
                <w:r w:rsidDel="009926D7">
                  <w:delText>-40</w:delText>
                </w:r>
                <w:r w:rsidDel="009926D7">
                  <w:rPr>
                    <w:rFonts w:hint="eastAsia"/>
                  </w:rPr>
                  <w:delText>°</w:delText>
                </w:r>
              </w:del>
            </w:ins>
            <w:ins w:id="8894" w:author="JIE  SUN" w:date="2018-06-22T18:31:00Z">
              <w:r>
                <w:t xml:space="preserve">   </w:t>
              </w:r>
            </w:ins>
          </w:p>
          <w:p w14:paraId="4A23CCE5" w14:textId="77777777" w:rsidR="00EE0436" w:rsidRDefault="00EE0436" w:rsidP="009306FF">
            <w:pPr>
              <w:rPr>
                <w:ins w:id="8895" w:author="jie sun" w:date="2018-04-18T21:14:00Z"/>
              </w:rPr>
            </w:pPr>
            <w:ins w:id="8896" w:author="jie sun" w:date="2018-04-18T21:17:00Z">
              <w:del w:id="8897" w:author="JIE  SUN" w:date="2018-06-22T18:21:00Z">
                <w:r w:rsidDel="009926D7">
                  <w:delText>40</w:delText>
                </w:r>
                <w:r w:rsidDel="009926D7">
                  <w:rPr>
                    <w:rFonts w:hint="eastAsia"/>
                  </w:rPr>
                  <w:delText>°</w:delText>
                </w:r>
                <w:r w:rsidDel="009926D7">
                  <w:rPr>
                    <w:rFonts w:hint="eastAsia"/>
                  </w:rPr>
                  <w:delText>-</w:delText>
                </w:r>
              </w:del>
            </w:ins>
            <w:ins w:id="8898" w:author="jie sun" w:date="2018-04-18T21:16:00Z">
              <w:del w:id="8899" w:author="JIE  SUN" w:date="2018-06-22T18:21:00Z">
                <w:r w:rsidDel="009926D7">
                  <w:delText>80</w:delText>
                </w:r>
              </w:del>
            </w:ins>
            <w:ins w:id="8900" w:author="jie sun" w:date="2018-04-18T21:14:00Z">
              <w:del w:id="8901" w:author="JIE  SUN" w:date="2018-06-22T18:21:00Z">
                <w:r w:rsidDel="009926D7">
                  <w:rPr>
                    <w:rFonts w:hint="eastAsia"/>
                  </w:rPr>
                  <w:delText>°</w:delText>
                </w:r>
              </w:del>
            </w:ins>
            <w:ins w:id="8902" w:author="JIE  SUN" w:date="2018-06-22T18:21:00Z">
              <w:r>
                <w:t>&gt;63</w:t>
              </w:r>
              <w:r>
                <w:rPr>
                  <w:rFonts w:hint="eastAsia"/>
                </w:rPr>
                <w:t>°</w:t>
              </w:r>
            </w:ins>
          </w:p>
        </w:tc>
      </w:tr>
      <w:tr w:rsidR="00EE0436" w14:paraId="644F9449" w14:textId="77777777" w:rsidTr="00EE0436">
        <w:trPr>
          <w:jc w:val="center"/>
          <w:ins w:id="8903" w:author="jie sun" w:date="2018-04-18T21:14:00Z"/>
          <w:trPrChange w:id="8904" w:author="JIE  SUN" w:date="2018-06-22T18:31:00Z">
            <w:trPr>
              <w:jc w:val="center"/>
            </w:trPr>
          </w:trPrChange>
        </w:trPr>
        <w:tc>
          <w:tcPr>
            <w:tcW w:w="3119" w:type="dxa"/>
            <w:tcPrChange w:id="8905" w:author="JIE  SUN" w:date="2018-06-22T18:31:00Z">
              <w:tcPr>
                <w:tcW w:w="2405" w:type="dxa"/>
              </w:tcPr>
            </w:tcPrChange>
          </w:tcPr>
          <w:p w14:paraId="5640AD6F" w14:textId="77777777" w:rsidR="00EE0436" w:rsidRDefault="00EE0436" w:rsidP="009306FF">
            <w:pPr>
              <w:rPr>
                <w:ins w:id="8906" w:author="jie sun" w:date="2018-04-18T21:14:00Z"/>
              </w:rPr>
            </w:pPr>
            <w:ins w:id="8907" w:author="JIE  SUN" w:date="2018-06-22T18:30:00Z">
              <w:r>
                <w:rPr>
                  <w:rFonts w:hint="eastAsia"/>
                </w:rPr>
                <w:t>Inclination</w:t>
              </w:r>
              <w:r>
                <w:t xml:space="preserve"> </w:t>
              </w:r>
            </w:ins>
            <w:ins w:id="8908" w:author="jie sun" w:date="2018-04-18T21:14:00Z">
              <w:del w:id="8909" w:author="JIE  SUN" w:date="2018-06-22T18:30:00Z">
                <w:r w:rsidDel="00EE0436">
                  <w:delText xml:space="preserve">Angle </w:delText>
                </w:r>
              </w:del>
              <w:r>
                <w:t>– Y-axis</w:t>
              </w:r>
            </w:ins>
          </w:p>
        </w:tc>
        <w:tc>
          <w:tcPr>
            <w:tcW w:w="3397" w:type="dxa"/>
            <w:tcPrChange w:id="8910" w:author="JIE  SUN" w:date="2018-06-22T18:31:00Z">
              <w:tcPr>
                <w:tcW w:w="1855" w:type="dxa"/>
              </w:tcPr>
            </w:tcPrChange>
          </w:tcPr>
          <w:p w14:paraId="0A4A6D4B" w14:textId="77777777" w:rsidR="00EE0436" w:rsidRDefault="00EE0436" w:rsidP="009306FF">
            <w:pPr>
              <w:rPr>
                <w:ins w:id="8911" w:author="jie sun" w:date="2018-04-18T21:14:00Z"/>
              </w:rPr>
            </w:pPr>
            <w:ins w:id="8912" w:author="jie sun" w:date="2018-04-18T21:14:00Z">
              <w:r>
                <w:t>-</w:t>
              </w:r>
            </w:ins>
            <w:ins w:id="8913" w:author="JIE  SUN" w:date="2018-06-22T18:21:00Z">
              <w:r>
                <w:t>10</w:t>
              </w:r>
            </w:ins>
            <w:ins w:id="8914" w:author="jie sun" w:date="2018-04-18T21:14:00Z">
              <w:del w:id="8915" w:author="JIE  SUN" w:date="2018-06-22T18:21:00Z">
                <w:r w:rsidDel="009926D7">
                  <w:delText>40</w:delText>
                </w:r>
              </w:del>
              <w:r>
                <w:rPr>
                  <w:rFonts w:hint="eastAsia"/>
                </w:rPr>
                <w:t>°</w:t>
              </w:r>
              <w:proofErr w:type="gramStart"/>
              <w:r>
                <w:rPr>
                  <w:rFonts w:hint="eastAsia"/>
                </w:rPr>
                <w:t>t</w:t>
              </w:r>
            </w:ins>
            <w:ins w:id="8916" w:author="JIE  SUN" w:date="2018-06-22T18:21:00Z">
              <w:r>
                <w:t>o  30</w:t>
              </w:r>
            </w:ins>
            <w:proofErr w:type="gramEnd"/>
            <w:ins w:id="8917" w:author="jie sun" w:date="2018-04-18T21:14:00Z">
              <w:del w:id="8918"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919" w:author="JIE  SUN" w:date="2018-06-22T18:31:00Z">
            <w:tblPrEx>
              <w:jc w:val="left"/>
            </w:tblPrEx>
          </w:tblPrExChange>
        </w:tblPrEx>
        <w:trPr>
          <w:ins w:id="8920" w:author="jie sun" w:date="2018-04-18T21:14:00Z"/>
        </w:trPr>
        <w:tc>
          <w:tcPr>
            <w:tcW w:w="3119" w:type="dxa"/>
            <w:tcPrChange w:id="8921" w:author="JIE  SUN" w:date="2018-06-22T18:31:00Z">
              <w:tcPr>
                <w:tcW w:w="2405" w:type="dxa"/>
              </w:tcPr>
            </w:tcPrChange>
          </w:tcPr>
          <w:p w14:paraId="5BF89DA4" w14:textId="77777777" w:rsidR="00EE0436" w:rsidRDefault="00EE0436" w:rsidP="009306FF">
            <w:pPr>
              <w:rPr>
                <w:ins w:id="8922" w:author="jie sun" w:date="2018-04-18T21:14:00Z"/>
              </w:rPr>
            </w:pPr>
            <w:ins w:id="8923" w:author="jie sun" w:date="2018-04-18T21:14:00Z">
              <w:del w:id="8924" w:author="JIE  SUN" w:date="2018-06-22T18:30:00Z">
                <w:r w:rsidDel="00EE0436">
                  <w:rPr>
                    <w:rFonts w:hint="eastAsia"/>
                  </w:rPr>
                  <w:delText xml:space="preserve">Angle </w:delText>
                </w:r>
              </w:del>
            </w:ins>
            <w:ins w:id="8925" w:author="JIE  SUN" w:date="2018-06-22T18:30:00Z">
              <w:r>
                <w:rPr>
                  <w:rFonts w:hint="eastAsia"/>
                </w:rPr>
                <w:t>Inclination</w:t>
              </w:r>
              <w:r>
                <w:t xml:space="preserve"> </w:t>
              </w:r>
            </w:ins>
            <w:ins w:id="8926" w:author="jie sun" w:date="2018-04-18T21:14:00Z">
              <w:r>
                <w:t>– Z-axis</w:t>
              </w:r>
            </w:ins>
          </w:p>
        </w:tc>
        <w:tc>
          <w:tcPr>
            <w:tcW w:w="3397" w:type="dxa"/>
            <w:tcPrChange w:id="8927" w:author="JIE  SUN" w:date="2018-06-22T18:31:00Z">
              <w:tcPr>
                <w:tcW w:w="1855" w:type="dxa"/>
              </w:tcPr>
            </w:tcPrChange>
          </w:tcPr>
          <w:p w14:paraId="6BC496B5" w14:textId="77777777" w:rsidR="00EE0436" w:rsidRDefault="00EE0436" w:rsidP="009306FF">
            <w:pPr>
              <w:rPr>
                <w:ins w:id="8928" w:author="jie sun" w:date="2018-04-18T21:14:00Z"/>
              </w:rPr>
            </w:pPr>
            <w:ins w:id="8929" w:author="jie sun" w:date="2018-04-18T21:14:00Z">
              <w:r>
                <w:t>-</w:t>
              </w:r>
            </w:ins>
            <w:ins w:id="8930" w:author="JIE  SUN" w:date="2018-06-22T18:21:00Z">
              <w:r>
                <w:t>10</w:t>
              </w:r>
            </w:ins>
            <w:ins w:id="8931" w:author="jie sun" w:date="2018-04-18T21:15:00Z">
              <w:del w:id="8932" w:author="JIE  SUN" w:date="2018-06-22T18:21:00Z">
                <w:r w:rsidDel="009926D7">
                  <w:delText>25</w:delText>
                </w:r>
              </w:del>
            </w:ins>
            <w:ins w:id="8933" w:author="jie sun" w:date="2018-04-18T21:14:00Z">
              <w:r>
                <w:rPr>
                  <w:rFonts w:hint="eastAsia"/>
                </w:rPr>
                <w:t>°</w:t>
              </w:r>
            </w:ins>
            <w:ins w:id="8934" w:author="JIE  SUN" w:date="2018-06-22T18:22:00Z">
              <w:r>
                <w:rPr>
                  <w:rFonts w:hint="eastAsia"/>
                </w:rPr>
                <w:t xml:space="preserve">to  </w:t>
              </w:r>
            </w:ins>
            <w:ins w:id="8935" w:author="jie sun" w:date="2018-04-18T21:14:00Z">
              <w:del w:id="8936" w:author="JIE  SUN" w:date="2018-06-22T18:22:00Z">
                <w:r w:rsidDel="009926D7">
                  <w:rPr>
                    <w:rFonts w:hint="eastAsia"/>
                  </w:rPr>
                  <w:delText>to</w:delText>
                </w:r>
              </w:del>
            </w:ins>
            <w:ins w:id="8937" w:author="jie sun" w:date="2018-04-18T21:15:00Z">
              <w:del w:id="8938" w:author="JIE  SUN" w:date="2018-06-22T18:22:00Z">
                <w:r w:rsidDel="009926D7">
                  <w:delText>2</w:delText>
                </w:r>
              </w:del>
            </w:ins>
            <w:ins w:id="8939" w:author="JIE  SUN" w:date="2018-06-22T18:22:00Z">
              <w:r>
                <w:t>30</w:t>
              </w:r>
            </w:ins>
            <w:ins w:id="8940" w:author="jie sun" w:date="2018-04-18T21:15:00Z">
              <w:del w:id="8941" w:author="JIE  SUN" w:date="2018-06-22T18:22:00Z">
                <w:r w:rsidDel="009926D7">
                  <w:delText>5</w:delText>
                </w:r>
              </w:del>
            </w:ins>
            <w:ins w:id="8942" w:author="jie sun" w:date="2018-04-18T21:14:00Z">
              <w:r>
                <w:rPr>
                  <w:rFonts w:hint="eastAsia"/>
                </w:rPr>
                <w:t>°</w:t>
              </w:r>
            </w:ins>
          </w:p>
        </w:tc>
      </w:tr>
    </w:tbl>
    <w:p w14:paraId="17E3CCD7" w14:textId="77777777" w:rsidR="0087014B" w:rsidDel="00DA3737" w:rsidRDefault="0087014B">
      <w:pPr>
        <w:rPr>
          <w:del w:id="8943" w:author="像个男人一样" w:date="2018-03-22T11:48:00Z"/>
          <w:lang w:val="en-US"/>
        </w:rPr>
      </w:pPr>
    </w:p>
    <w:p w14:paraId="19360B08" w14:textId="77777777" w:rsidR="00DA3737" w:rsidRPr="0044101A" w:rsidRDefault="00DA3737">
      <w:pPr>
        <w:autoSpaceDE w:val="0"/>
        <w:autoSpaceDN w:val="0"/>
        <w:adjustRightInd w:val="0"/>
        <w:spacing w:after="0"/>
        <w:rPr>
          <w:ins w:id="8944" w:author="JIE  SUN" w:date="2018-06-22T20:46:00Z"/>
          <w:iCs/>
          <w:lang w:val="en-US"/>
        </w:rPr>
        <w:pPrChange w:id="8945" w:author="JIE  SUN" w:date="2018-06-22T20:59:00Z">
          <w:pPr/>
        </w:pPrChange>
      </w:pPr>
      <w:ins w:id="8946" w:author="JIE  SUN" w:date="2018-06-22T20:46:00Z">
        <w:r>
          <w:rPr>
            <w:iCs/>
            <w:lang w:val="en-US"/>
          </w:rPr>
          <w:t xml:space="preserve">There is a </w:t>
        </w:r>
      </w:ins>
      <w:ins w:id="8947" w:author="JIE  SUN" w:date="2018-06-22T20:47:00Z">
        <w:r>
          <w:rPr>
            <w:iCs/>
            <w:lang w:val="en-US"/>
          </w:rPr>
          <w:t>piece</w:t>
        </w:r>
      </w:ins>
      <w:ins w:id="8948" w:author="JIE  SUN" w:date="2018-06-22T20:46:00Z">
        <w:r>
          <w:rPr>
            <w:iCs/>
            <w:lang w:val="en-US"/>
          </w:rPr>
          <w:t xml:space="preserve"> </w:t>
        </w:r>
      </w:ins>
      <w:ins w:id="8949" w:author="JIE  SUN" w:date="2018-06-22T20:47:00Z">
        <w:r>
          <w:rPr>
            <w:iCs/>
            <w:lang w:val="en-US"/>
          </w:rPr>
          <w:t xml:space="preserve">of code below realizes this </w:t>
        </w:r>
      </w:ins>
      <w:ins w:id="8950" w:author="JIE  SUN" w:date="2018-06-22T20:53:00Z">
        <w:r w:rsidR="006601C3">
          <w:rPr>
            <w:iCs/>
            <w:lang w:val="en-US"/>
          </w:rPr>
          <w:t>judgement of the inclination angle with three-axes</w:t>
        </w:r>
      </w:ins>
      <w:ins w:id="8951" w:author="JIE  SUN" w:date="2018-06-22T20:47:00Z">
        <w:r>
          <w:rPr>
            <w:iCs/>
            <w:lang w:val="en-US"/>
          </w:rPr>
          <w:t>.</w:t>
        </w:r>
      </w:ins>
      <w:ins w:id="8952" w:author="JIE  SUN" w:date="2018-06-22T20:55:00Z">
        <w:r w:rsidR="006601C3">
          <w:rPr>
            <w:iCs/>
            <w:lang w:val="en-US"/>
          </w:rPr>
          <w:t xml:space="preserve"> H</w:t>
        </w:r>
      </w:ins>
      <w:ins w:id="8953" w:author="JIE  SUN" w:date="2018-06-22T20:56:00Z">
        <w:r w:rsidR="006601C3">
          <w:rPr>
            <w:iCs/>
            <w:lang w:val="en-US"/>
          </w:rPr>
          <w:t xml:space="preserve">ere, firstly this line of </w:t>
        </w:r>
        <w:proofErr w:type="gramStart"/>
        <w:r w:rsidR="006601C3">
          <w:rPr>
            <w:iCs/>
            <w:lang w:val="en-US"/>
          </w:rPr>
          <w:t>code :</w:t>
        </w:r>
        <w:proofErr w:type="gramEnd"/>
        <w:r w:rsidR="006601C3">
          <w:rPr>
            <w:iCs/>
            <w:lang w:val="en-US"/>
          </w:rPr>
          <w:t xml:space="preserve">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proofErr w:type="spellStart"/>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.A_angle_x</w:t>
        </w:r>
        <w:proofErr w:type="spellEnd"/>
        <w:r w:rsidR="006601C3">
          <w:rPr>
            <w:rFonts w:ascii="NSimSun" w:eastAsia="NSimSun" w:hAnsi="Times New Roman" w:cs="NSimSun"/>
            <w:color w:val="000000"/>
            <w:sz w:val="19"/>
            <w:szCs w:val="19"/>
          </w:rPr>
          <w:t xml:space="preserve"> &lt;  action_123[i].</w:t>
        </w:r>
        <w:proofErr w:type="spellStart"/>
        <w:r w:rsidR="006601C3">
          <w:rPr>
            <w:rFonts w:ascii="NSimSun" w:eastAsia="NSimSun" w:hAnsi="Times New Roman" w:cs="NSimSun"/>
            <w:color w:val="000000"/>
            <w:sz w:val="19"/>
            <w:szCs w:val="19"/>
          </w:rPr>
          <w:t>accel_x</w:t>
        </w:r>
        <w:proofErr w:type="spellEnd"/>
        <w:r w:rsidR="006601C3">
          <w:rPr>
            <w:rFonts w:ascii="NSimSun" w:eastAsia="NSimSun" w:hAnsi="Times New Roman" w:cs="NSimSun"/>
            <w:color w:val="000000"/>
            <w:sz w:val="19"/>
            <w:szCs w:val="19"/>
          </w:rPr>
          <w:t xml:space="preserve">[0] || </w:t>
        </w:r>
        <w:proofErr w:type="spellStart"/>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.A_angle_x</w:t>
        </w:r>
        <w:proofErr w:type="spellEnd"/>
        <w:r w:rsidR="006601C3">
          <w:rPr>
            <w:rFonts w:ascii="NSimSun" w:eastAsia="NSimSun" w:hAnsi="Times New Roman" w:cs="NSimSun"/>
            <w:color w:val="000000"/>
            <w:sz w:val="19"/>
            <w:szCs w:val="19"/>
          </w:rPr>
          <w:t xml:space="preserve"> &gt;action_123[i].</w:t>
        </w:r>
        <w:proofErr w:type="spellStart"/>
        <w:r w:rsidR="006601C3">
          <w:rPr>
            <w:rFonts w:ascii="NSimSun" w:eastAsia="NSimSun" w:hAnsi="Times New Roman" w:cs="NSimSun"/>
            <w:color w:val="000000"/>
            <w:sz w:val="19"/>
            <w:szCs w:val="19"/>
          </w:rPr>
          <w:t>accel_x</w:t>
        </w:r>
        <w:proofErr w:type="spellEnd"/>
        <w:r w:rsidR="006601C3">
          <w:rPr>
            <w:rFonts w:ascii="NSimSun" w:eastAsia="NSimSun" w:hAnsi="Times New Roman" w:cs="NSimSun"/>
            <w:color w:val="000000"/>
            <w:sz w:val="19"/>
            <w:szCs w:val="19"/>
          </w:rPr>
          <w:t xml:space="preserve">[1]), </w:t>
        </w:r>
        <w:r w:rsidR="006601C3" w:rsidRPr="006601C3">
          <w:rPr>
            <w:iCs/>
            <w:lang w:val="en-US"/>
            <w:rPrChange w:id="8954" w:author="JIE  SUN" w:date="2018-06-22T20:58:00Z">
              <w:rPr>
                <w:rFonts w:ascii="NSimSun" w:eastAsia="NSimSun" w:hAnsi="Times New Roman" w:cs="NSimSun"/>
                <w:color w:val="000000"/>
                <w:sz w:val="19"/>
                <w:szCs w:val="19"/>
              </w:rPr>
            </w:rPrChange>
          </w:rPr>
          <w:t xml:space="preserve">it judges the </w:t>
        </w:r>
      </w:ins>
      <w:ins w:id="8955" w:author="JIE  SUN" w:date="2018-06-22T20:57:00Z">
        <w:r w:rsidR="006601C3" w:rsidRPr="006601C3">
          <w:rPr>
            <w:iCs/>
            <w:lang w:val="en-US"/>
            <w:rPrChange w:id="8956" w:author="JIE  SUN" w:date="2018-06-22T20:58:00Z">
              <w:rPr>
                <w:rFonts w:ascii="NSimSun" w:eastAsia="NSimSun" w:hAnsi="Times New Roman" w:cs="NSimSun"/>
                <w:color w:val="000000"/>
                <w:sz w:val="19"/>
                <w:szCs w:val="19"/>
              </w:rPr>
            </w:rPrChange>
          </w:rPr>
          <w:t>inclination</w:t>
        </w:r>
      </w:ins>
      <w:ins w:id="8957" w:author="JIE  SUN" w:date="2018-06-22T20:56:00Z">
        <w:r w:rsidR="006601C3" w:rsidRPr="006601C3">
          <w:rPr>
            <w:iCs/>
            <w:lang w:val="en-US"/>
            <w:rPrChange w:id="8958" w:author="JIE  SUN" w:date="2018-06-22T20:58:00Z">
              <w:rPr>
                <w:rFonts w:ascii="NSimSun" w:eastAsia="NSimSun" w:hAnsi="Times New Roman" w:cs="NSimSun"/>
                <w:color w:val="000000"/>
                <w:sz w:val="19"/>
                <w:szCs w:val="19"/>
              </w:rPr>
            </w:rPrChange>
          </w:rPr>
          <w:t xml:space="preserve"> </w:t>
        </w:r>
      </w:ins>
      <w:ins w:id="8959" w:author="JIE  SUN" w:date="2018-06-22T20:57:00Z">
        <w:r w:rsidR="006601C3" w:rsidRPr="006601C3">
          <w:rPr>
            <w:iCs/>
            <w:lang w:val="en-US"/>
            <w:rPrChange w:id="8960" w:author="JIE  SUN" w:date="2018-06-22T20:58:00Z">
              <w:rPr>
                <w:rFonts w:ascii="NSimSun" w:eastAsia="NSimSun" w:hAnsi="Times New Roman" w:cs="NSimSun"/>
                <w:color w:val="000000"/>
                <w:sz w:val="19"/>
                <w:szCs w:val="19"/>
              </w:rPr>
            </w:rPrChange>
          </w:rPr>
          <w:t>angle of X-axis as an initial condition</w:t>
        </w:r>
      </w:ins>
      <w:ins w:id="8961" w:author="JIE  SUN" w:date="2018-06-22T20:58:00Z">
        <w:r w:rsidR="006601C3" w:rsidRPr="006601C3">
          <w:rPr>
            <w:iCs/>
            <w:lang w:val="en-US"/>
            <w:rPrChange w:id="8962" w:author="JIE  SUN" w:date="2018-06-22T20:58:00Z">
              <w:rPr>
                <w:rFonts w:ascii="NSimSun" w:eastAsia="NSimSun" w:hAnsi="Times New Roman" w:cs="NSimSun"/>
                <w:color w:val="000000"/>
                <w:sz w:val="19"/>
                <w:szCs w:val="19"/>
              </w:rPr>
            </w:rPrChange>
          </w:rPr>
          <w:t>, and then just the inclinations of Y-</w:t>
        </w:r>
        <w:proofErr w:type="spellStart"/>
        <w:r w:rsidR="006601C3" w:rsidRPr="006601C3">
          <w:rPr>
            <w:iCs/>
            <w:lang w:val="en-US"/>
            <w:rPrChange w:id="8963" w:author="JIE  SUN" w:date="2018-06-22T20:58:00Z">
              <w:rPr>
                <w:rFonts w:ascii="NSimSun" w:eastAsia="NSimSun" w:hAnsi="Times New Roman" w:cs="NSimSun"/>
                <w:color w:val="000000"/>
                <w:sz w:val="19"/>
                <w:szCs w:val="19"/>
              </w:rPr>
            </w:rPrChange>
          </w:rPr>
          <w:t>aixs</w:t>
        </w:r>
        <w:proofErr w:type="spellEnd"/>
        <w:r w:rsidR="006601C3" w:rsidRPr="006601C3">
          <w:rPr>
            <w:iCs/>
            <w:lang w:val="en-US"/>
            <w:rPrChange w:id="8964" w:author="JIE  SUN" w:date="2018-06-22T20:58:00Z">
              <w:rPr>
                <w:rFonts w:ascii="NSimSun" w:eastAsia="NSimSun" w:hAnsi="Times New Roman" w:cs="NSimSun"/>
                <w:color w:val="000000"/>
                <w:sz w:val="19"/>
                <w:szCs w:val="19"/>
              </w:rPr>
            </w:rPrChange>
          </w:rPr>
          <w:t xml:space="preserve">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965" w:author="JIE  SUN" w:date="2018-06-22T20:52:00Z"/>
          <w:rFonts w:ascii="NSimSun" w:eastAsia="NSimSun" w:hAnsi="Times New Roman" w:cs="NSimSun"/>
          <w:color w:val="000000"/>
          <w:sz w:val="19"/>
          <w:szCs w:val="19"/>
        </w:rPr>
      </w:pPr>
      <w:ins w:id="896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967" w:author="JIE  SUN" w:date="2018-06-22T20:52:00Z"/>
          <w:rFonts w:ascii="NSimSun" w:eastAsia="NSimSun" w:hAnsi="Times New Roman" w:cs="NSimSun"/>
          <w:color w:val="000000"/>
          <w:sz w:val="19"/>
          <w:szCs w:val="19"/>
        </w:rPr>
      </w:pPr>
      <w:ins w:id="8968" w:author="JIE  SUN" w:date="2018-06-22T20:53:00Z">
        <w:r>
          <w:rPr>
            <w:rFonts w:ascii="NSimSun" w:eastAsia="NSimSun" w:hAnsi="Times New Roman" w:cs="NSimSun"/>
            <w:color w:val="0000FF"/>
            <w:sz w:val="19"/>
            <w:szCs w:val="19"/>
          </w:rPr>
          <w:t xml:space="preserve">  </w:t>
        </w:r>
      </w:ins>
      <w:ins w:id="896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.A_angle_x</w:t>
        </w:r>
        <w:proofErr w:type="spellEnd"/>
        <w:r>
          <w:rPr>
            <w:rFonts w:ascii="NSimSun" w:eastAsia="NSimSun" w:hAnsi="Times New Roman" w:cs="NSimSun"/>
            <w:color w:val="000000"/>
            <w:sz w:val="19"/>
            <w:szCs w:val="19"/>
          </w:rPr>
          <w:t xml:space="preserve"> </w:t>
        </w:r>
        <w:proofErr w:type="gramStart"/>
        <w:r>
          <w:rPr>
            <w:rFonts w:ascii="NSimSun" w:eastAsia="NSimSun" w:hAnsi="Times New Roman" w:cs="NSimSun"/>
            <w:color w:val="000000"/>
            <w:sz w:val="19"/>
            <w:szCs w:val="19"/>
          </w:rPr>
          <w:t>&lt;  action</w:t>
        </w:r>
        <w:proofErr w:type="gramEnd"/>
        <w:r>
          <w:rPr>
            <w:rFonts w:ascii="NSimSun" w:eastAsia="NSimSun" w:hAnsi="Times New Roman" w:cs="NSimSun"/>
            <w:color w:val="000000"/>
            <w:sz w:val="19"/>
            <w:szCs w:val="19"/>
          </w:rPr>
          <w:t>_123[i].</w:t>
        </w:r>
        <w:proofErr w:type="spellStart"/>
        <w:r>
          <w:rPr>
            <w:rFonts w:ascii="NSimSun" w:eastAsia="NSimSun" w:hAnsi="Times New Roman" w:cs="NSimSun"/>
            <w:color w:val="000000"/>
            <w:sz w:val="19"/>
            <w:szCs w:val="19"/>
          </w:rPr>
          <w:t>accel_x</w:t>
        </w:r>
        <w:proofErr w:type="spellEnd"/>
        <w:r>
          <w:rPr>
            <w:rFonts w:ascii="NSimSun" w:eastAsia="NSimSun" w:hAnsi="Times New Roman" w:cs="NSimSun"/>
            <w:color w:val="000000"/>
            <w:sz w:val="19"/>
            <w:szCs w:val="19"/>
          </w:rPr>
          <w:t xml:space="preserve">[0] ||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.A_angle_x</w:t>
        </w:r>
        <w:proofErr w:type="spellEnd"/>
        <w:r>
          <w:rPr>
            <w:rFonts w:ascii="NSimSun" w:eastAsia="NSimSun" w:hAnsi="Times New Roman" w:cs="NSimSun"/>
            <w:color w:val="000000"/>
            <w:sz w:val="19"/>
            <w:szCs w:val="19"/>
          </w:rPr>
          <w:t xml:space="preserve"> &gt;action_123[i].</w:t>
        </w:r>
        <w:proofErr w:type="spellStart"/>
        <w:r>
          <w:rPr>
            <w:rFonts w:ascii="NSimSun" w:eastAsia="NSimSun" w:hAnsi="Times New Roman" w:cs="NSimSun"/>
            <w:color w:val="000000"/>
            <w:sz w:val="19"/>
            <w:szCs w:val="19"/>
          </w:rPr>
          <w:t>accel_x</w:t>
        </w:r>
        <w:proofErr w:type="spellEnd"/>
        <w:r>
          <w:rPr>
            <w:rFonts w:ascii="NSimSun" w:eastAsia="NSimSun" w:hAnsi="Times New Roman" w:cs="NSimSun"/>
            <w:color w:val="000000"/>
            <w:sz w:val="19"/>
            <w:szCs w:val="19"/>
          </w:rPr>
          <w:t>[1])</w:t>
        </w:r>
      </w:ins>
    </w:p>
    <w:p w14:paraId="5DAD32D6" w14:textId="77777777" w:rsidR="008E7778" w:rsidRDefault="008E7778">
      <w:pPr>
        <w:autoSpaceDE w:val="0"/>
        <w:autoSpaceDN w:val="0"/>
        <w:adjustRightInd w:val="0"/>
        <w:spacing w:after="0"/>
        <w:rPr>
          <w:ins w:id="8970" w:author="JIE  SUN" w:date="2018-06-22T20:52:00Z"/>
          <w:rFonts w:ascii="NSimSun" w:eastAsia="NSimSun" w:hAnsi="Times New Roman" w:cs="NSimSun"/>
          <w:color w:val="000000"/>
          <w:sz w:val="19"/>
          <w:szCs w:val="19"/>
        </w:rPr>
      </w:pPr>
      <w:ins w:id="8971" w:author="JIE  SUN" w:date="2018-06-22T20:53:00Z">
        <w:r>
          <w:rPr>
            <w:rFonts w:ascii="NSimSun" w:eastAsia="NSimSun" w:hAnsi="Times New Roman" w:cs="NSimSun"/>
            <w:color w:val="0000FF"/>
            <w:sz w:val="19"/>
            <w:szCs w:val="19"/>
          </w:rPr>
          <w:t xml:space="preserve">  </w:t>
        </w:r>
      </w:ins>
      <w:ins w:id="897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.A_angle_y</w:t>
        </w:r>
        <w:proofErr w:type="spellEnd"/>
        <w:r>
          <w:rPr>
            <w:rFonts w:ascii="NSimSun" w:eastAsia="NSimSun" w:hAnsi="Times New Roman" w:cs="NSimSun"/>
            <w:color w:val="000000"/>
            <w:sz w:val="19"/>
            <w:szCs w:val="19"/>
          </w:rPr>
          <w:t xml:space="preserve"> &gt; action_123[i</w:t>
        </w:r>
        <w:proofErr w:type="gramStart"/>
        <w:r>
          <w:rPr>
            <w:rFonts w:ascii="NSimSun" w:eastAsia="NSimSun" w:hAnsi="Times New Roman" w:cs="NSimSun"/>
            <w:color w:val="000000"/>
            <w:sz w:val="19"/>
            <w:szCs w:val="19"/>
          </w:rPr>
          <w:t>].</w:t>
        </w:r>
        <w:proofErr w:type="spellStart"/>
        <w:r>
          <w:rPr>
            <w:rFonts w:ascii="NSimSun" w:eastAsia="NSimSun" w:hAnsi="Times New Roman" w:cs="NSimSun"/>
            <w:color w:val="000000"/>
            <w:sz w:val="19"/>
            <w:szCs w:val="19"/>
          </w:rPr>
          <w:t>accel</w:t>
        </w:r>
        <w:proofErr w:type="gramEnd"/>
        <w:r>
          <w:rPr>
            <w:rFonts w:ascii="NSimSun" w:eastAsia="NSimSun" w:hAnsi="Times New Roman" w:cs="NSimSun"/>
            <w:color w:val="000000"/>
            <w:sz w:val="19"/>
            <w:szCs w:val="19"/>
          </w:rPr>
          <w:t>_y</w:t>
        </w:r>
        <w:proofErr w:type="spellEnd"/>
        <w:r>
          <w:rPr>
            <w:rFonts w:ascii="NSimSun" w:eastAsia="NSimSun" w:hAnsi="Times New Roman" w:cs="NSimSun"/>
            <w:color w:val="000000"/>
            <w:sz w:val="19"/>
            <w:szCs w:val="19"/>
          </w:rPr>
          <w:t xml:space="preserve">[0] &amp;&amp;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.A_angle_y</w:t>
        </w:r>
        <w:proofErr w:type="spellEnd"/>
        <w:r>
          <w:rPr>
            <w:rFonts w:ascii="NSimSun" w:eastAsia="NSimSun" w:hAnsi="Times New Roman" w:cs="NSimSun"/>
            <w:color w:val="000000"/>
            <w:sz w:val="19"/>
            <w:szCs w:val="19"/>
          </w:rPr>
          <w:t xml:space="preserve"> &lt; action_123[i].</w:t>
        </w:r>
        <w:proofErr w:type="spellStart"/>
        <w:r>
          <w:rPr>
            <w:rFonts w:ascii="NSimSun" w:eastAsia="NSimSun" w:hAnsi="Times New Roman" w:cs="NSimSun"/>
            <w:color w:val="000000"/>
            <w:sz w:val="19"/>
            <w:szCs w:val="19"/>
          </w:rPr>
          <w:t>accel_y</w:t>
        </w:r>
        <w:proofErr w:type="spellEnd"/>
        <w:r>
          <w:rPr>
            <w:rFonts w:ascii="NSimSun" w:eastAsia="NSimSun" w:hAnsi="Times New Roman" w:cs="NSimSun"/>
            <w:color w:val="000000"/>
            <w:sz w:val="19"/>
            <w:szCs w:val="19"/>
          </w:rPr>
          <w:t>[1])</w:t>
        </w:r>
      </w:ins>
    </w:p>
    <w:p w14:paraId="58842551" w14:textId="77777777" w:rsidR="008E7778" w:rsidRDefault="008E7778">
      <w:pPr>
        <w:autoSpaceDE w:val="0"/>
        <w:autoSpaceDN w:val="0"/>
        <w:adjustRightInd w:val="0"/>
        <w:spacing w:after="0"/>
        <w:rPr>
          <w:ins w:id="8973" w:author="JIE  SUN" w:date="2018-06-22T20:52:00Z"/>
          <w:rFonts w:ascii="NSimSun" w:eastAsia="NSimSun" w:hAnsi="Times New Roman" w:cs="NSimSun"/>
          <w:color w:val="000000"/>
          <w:sz w:val="19"/>
          <w:szCs w:val="19"/>
        </w:rPr>
      </w:pPr>
      <w:ins w:id="8974" w:author="JIE  SUN" w:date="2018-06-22T20:53:00Z">
        <w:r>
          <w:rPr>
            <w:rFonts w:ascii="NSimSun" w:eastAsia="NSimSun" w:hAnsi="Times New Roman" w:cs="NSimSun"/>
            <w:color w:val="0000FF"/>
            <w:sz w:val="19"/>
            <w:szCs w:val="19"/>
          </w:rPr>
          <w:t xml:space="preserve">  </w:t>
        </w:r>
      </w:ins>
      <w:ins w:id="8975"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.A_angle_z</w:t>
        </w:r>
        <w:proofErr w:type="spellEnd"/>
        <w:r>
          <w:rPr>
            <w:rFonts w:ascii="NSimSun" w:eastAsia="NSimSun" w:hAnsi="Times New Roman" w:cs="NSimSun"/>
            <w:color w:val="000000"/>
            <w:sz w:val="19"/>
            <w:szCs w:val="19"/>
          </w:rPr>
          <w:t xml:space="preserve"> &gt; action_123[i</w:t>
        </w:r>
        <w:proofErr w:type="gramStart"/>
        <w:r>
          <w:rPr>
            <w:rFonts w:ascii="NSimSun" w:eastAsia="NSimSun" w:hAnsi="Times New Roman" w:cs="NSimSun"/>
            <w:color w:val="000000"/>
            <w:sz w:val="19"/>
            <w:szCs w:val="19"/>
          </w:rPr>
          <w:t>].</w:t>
        </w:r>
        <w:proofErr w:type="spellStart"/>
        <w:r>
          <w:rPr>
            <w:rFonts w:ascii="NSimSun" w:eastAsia="NSimSun" w:hAnsi="Times New Roman" w:cs="NSimSun"/>
            <w:color w:val="000000"/>
            <w:sz w:val="19"/>
            <w:szCs w:val="19"/>
          </w:rPr>
          <w:t>accel</w:t>
        </w:r>
        <w:proofErr w:type="gramEnd"/>
        <w:r>
          <w:rPr>
            <w:rFonts w:ascii="NSimSun" w:eastAsia="NSimSun" w:hAnsi="Times New Roman" w:cs="NSimSun"/>
            <w:color w:val="000000"/>
            <w:sz w:val="19"/>
            <w:szCs w:val="19"/>
          </w:rPr>
          <w:t>_z</w:t>
        </w:r>
        <w:proofErr w:type="spellEnd"/>
        <w:r>
          <w:rPr>
            <w:rFonts w:ascii="NSimSun" w:eastAsia="NSimSun" w:hAnsi="Times New Roman" w:cs="NSimSun"/>
            <w:color w:val="000000"/>
            <w:sz w:val="19"/>
            <w:szCs w:val="19"/>
          </w:rPr>
          <w:t xml:space="preserve">[0] &amp;&amp; </w:t>
        </w:r>
        <w:proofErr w:type="spellStart"/>
        <w:r>
          <w:rPr>
            <w:rFonts w:ascii="NSimSun" w:eastAsia="NSimSun" w:hAnsi="Times New Roman" w:cs="NSimSun"/>
            <w:color w:val="808080"/>
            <w:sz w:val="19"/>
            <w:szCs w:val="19"/>
          </w:rPr>
          <w:t>Accel</w:t>
        </w:r>
        <w:r>
          <w:rPr>
            <w:rFonts w:ascii="NSimSun" w:eastAsia="NSimSun" w:hAnsi="Times New Roman" w:cs="NSimSun"/>
            <w:color w:val="000000"/>
            <w:sz w:val="19"/>
            <w:szCs w:val="19"/>
          </w:rPr>
          <w:t>.A_angle_z</w:t>
        </w:r>
        <w:proofErr w:type="spellEnd"/>
        <w:r>
          <w:rPr>
            <w:rFonts w:ascii="NSimSun" w:eastAsia="NSimSun" w:hAnsi="Times New Roman" w:cs="NSimSun"/>
            <w:color w:val="000000"/>
            <w:sz w:val="19"/>
            <w:szCs w:val="19"/>
          </w:rPr>
          <w:t xml:space="preserve"> &lt; action_123[i].</w:t>
        </w:r>
        <w:proofErr w:type="spellStart"/>
        <w:r>
          <w:rPr>
            <w:rFonts w:ascii="NSimSun" w:eastAsia="NSimSun" w:hAnsi="Times New Roman" w:cs="NSimSun"/>
            <w:color w:val="000000"/>
            <w:sz w:val="19"/>
            <w:szCs w:val="19"/>
          </w:rPr>
          <w:t>accel_z</w:t>
        </w:r>
        <w:proofErr w:type="spellEnd"/>
        <w:r>
          <w:rPr>
            <w:rFonts w:ascii="NSimSun" w:eastAsia="NSimSun" w:hAnsi="Times New Roman" w:cs="NSimSun"/>
            <w:color w:val="000000"/>
            <w:sz w:val="19"/>
            <w:szCs w:val="19"/>
          </w:rPr>
          <w:t>[1])</w:t>
        </w:r>
      </w:ins>
    </w:p>
    <w:p w14:paraId="60986BA4" w14:textId="77777777" w:rsidR="008E7778" w:rsidRDefault="008E7778">
      <w:pPr>
        <w:autoSpaceDE w:val="0"/>
        <w:autoSpaceDN w:val="0"/>
        <w:adjustRightInd w:val="0"/>
        <w:spacing w:after="0"/>
        <w:rPr>
          <w:ins w:id="8976" w:author="JIE  SUN" w:date="2018-06-22T20:52:00Z"/>
          <w:rFonts w:ascii="NSimSun" w:eastAsia="NSimSun" w:hAnsi="Times New Roman" w:cs="NSimSun"/>
          <w:color w:val="000000"/>
          <w:sz w:val="19"/>
          <w:szCs w:val="19"/>
        </w:rPr>
      </w:pPr>
      <w:ins w:id="8977"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978"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979" w:author="JIE  SUN" w:date="2018-06-22T20:46:00Z"/>
          <w:lang w:val="en-US"/>
        </w:rPr>
      </w:pPr>
      <w:ins w:id="8980"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981" w:author="像个男人一样" w:date="2018-03-22T11:48:00Z"/>
          <w:lang w:val="en-US"/>
        </w:rPr>
        <w:pPrChange w:id="8982" w:author="像个男人一样" w:date="2018-03-21T02:31:00Z">
          <w:pPr/>
        </w:pPrChange>
      </w:pPr>
    </w:p>
    <w:p w14:paraId="6DE98BD4" w14:textId="77777777" w:rsidR="0087014B" w:rsidDel="00520787" w:rsidRDefault="00D5184D">
      <w:pPr>
        <w:pStyle w:val="Caption"/>
        <w:rPr>
          <w:del w:id="8983" w:author="JIE  SUN" w:date="2018-06-22T16:32:00Z"/>
        </w:rPr>
        <w:pPrChange w:id="8984" w:author="像个男人一样" w:date="2018-03-21T02:31:00Z">
          <w:pPr/>
        </w:pPrChange>
      </w:pPr>
      <w:del w:id="8985" w:author="JIE  SUN" w:date="2018-06-22T16:32:00Z">
        <w:r w:rsidDel="00520787">
          <w:rPr>
            <w:rFonts w:hint="eastAsia"/>
            <w:lang w:val="en-US"/>
          </w:rPr>
          <w:delText xml:space="preserve">Action 3: </w:delText>
        </w:r>
      </w:del>
      <w:ins w:id="8986" w:author="jie sun" w:date="2018-04-16T22:35:00Z">
        <w:del w:id="8987" w:author="JIE  SUN" w:date="2018-06-22T16:32:00Z">
          <w:r w:rsidR="007F0ED5" w:rsidDel="00520787">
            <w:rPr>
              <w:lang w:val="en-US"/>
            </w:rPr>
            <w:delText>R</w:delText>
          </w:r>
        </w:del>
      </w:ins>
      <w:del w:id="8988" w:author="JIE  SUN" w:date="2018-06-22T16:32:00Z">
        <w:r w:rsidDel="00520787">
          <w:rPr>
            <w:rFonts w:hint="eastAsia"/>
            <w:lang w:val="en-US"/>
          </w:rPr>
          <w:delText>rotating</w:delText>
        </w:r>
        <w:r w:rsidDel="00520787">
          <w:delText xml:space="preserve"> </w:delText>
        </w:r>
      </w:del>
      <w:ins w:id="8989" w:author="jie sun" w:date="2018-04-16T22:35:00Z">
        <w:del w:id="8990" w:author="JIE  SUN" w:date="2018-06-22T16:32:00Z">
          <w:r w:rsidR="007F0ED5" w:rsidDel="00520787">
            <w:delText>A</w:delText>
          </w:r>
        </w:del>
      </w:ins>
      <w:del w:id="8991" w:author="JIE  SUN" w:date="2018-06-22T16:32:00Z">
        <w:r w:rsidDel="00520787">
          <w:delText xml:space="preserve">above </w:delText>
        </w:r>
      </w:del>
      <w:ins w:id="8992" w:author="jie sun" w:date="2018-04-16T22:35:00Z">
        <w:del w:id="8993" w:author="JIE  SUN" w:date="2018-06-22T16:32:00Z">
          <w:r w:rsidR="007F0ED5" w:rsidDel="00520787">
            <w:delText>Y</w:delText>
          </w:r>
        </w:del>
      </w:ins>
      <w:del w:id="8994" w:author="JIE  SUN" w:date="2018-06-22T16:32:00Z">
        <w:r w:rsidDel="00520787">
          <w:delText>you</w:delText>
        </w:r>
      </w:del>
      <w:ins w:id="8995" w:author="jie sun" w:date="2018-04-11T20:47:00Z">
        <w:del w:id="8996" w:author="JIE  SUN" w:date="2018-06-22T16:32:00Z">
          <w:r w:rsidR="00804078" w:rsidDel="00520787">
            <w:delText>r</w:delText>
          </w:r>
        </w:del>
      </w:ins>
      <w:del w:id="8997" w:author="JIE  SUN" w:date="2018-06-22T16:32:00Z">
        <w:r w:rsidDel="00520787">
          <w:delText xml:space="preserve"> </w:delText>
        </w:r>
      </w:del>
      <w:ins w:id="8998" w:author="jie sun" w:date="2018-04-16T22:35:00Z">
        <w:del w:id="8999" w:author="JIE  SUN" w:date="2018-06-22T16:32:00Z">
          <w:r w:rsidR="007F0ED5" w:rsidDel="00520787">
            <w:delText>B</w:delText>
          </w:r>
        </w:del>
      </w:ins>
      <w:del w:id="9000" w:author="JIE  SUN" w:date="2018-06-22T16:32:00Z">
        <w:r w:rsidDel="00520787">
          <w:delText xml:space="preserve">body, </w:delText>
        </w:r>
      </w:del>
      <w:ins w:id="9001" w:author="jie sun" w:date="2018-04-16T22:35:00Z">
        <w:del w:id="9002" w:author="JIE  SUN" w:date="2018-06-22T16:32:00Z">
          <w:r w:rsidR="007F0ED5" w:rsidDel="00520787">
            <w:delText>T</w:delText>
          </w:r>
        </w:del>
      </w:ins>
      <w:del w:id="9003" w:author="JIE  SUN" w:date="2018-06-22T16:32:00Z">
        <w:r w:rsidDel="00520787">
          <w:delText xml:space="preserve">the </w:delText>
        </w:r>
      </w:del>
      <w:ins w:id="9004" w:author="jie sun" w:date="2018-04-16T22:36:00Z">
        <w:del w:id="9005" w:author="JIE  SUN" w:date="2018-06-22T16:32:00Z">
          <w:r w:rsidR="007F0ED5" w:rsidDel="00520787">
            <w:delText>G</w:delText>
          </w:r>
        </w:del>
      </w:ins>
      <w:del w:id="9006" w:author="JIE  SUN" w:date="2018-06-22T16:32:00Z">
        <w:r w:rsidDel="00520787">
          <w:delText xml:space="preserve">glow </w:delText>
        </w:r>
      </w:del>
      <w:ins w:id="9007" w:author="jie sun" w:date="2018-04-16T22:36:00Z">
        <w:del w:id="9008" w:author="JIE  SUN" w:date="2018-06-22T16:32:00Z">
          <w:r w:rsidR="007F0ED5" w:rsidDel="00520787">
            <w:rPr>
              <w:rFonts w:hint="eastAsia"/>
            </w:rPr>
            <w:delText>S</w:delText>
          </w:r>
        </w:del>
      </w:ins>
      <w:del w:id="9009" w:author="JIE  SUN" w:date="2018-06-22T16:32:00Z">
        <w:r w:rsidDel="00520787">
          <w:delText xml:space="preserve">stick </w:delText>
        </w:r>
      </w:del>
      <w:ins w:id="9010" w:author="jie sun" w:date="2018-04-16T22:36:00Z">
        <w:del w:id="9011" w:author="JIE  SUN" w:date="2018-06-22T16:32:00Z">
          <w:r w:rsidR="007F0ED5" w:rsidDel="00520787">
            <w:rPr>
              <w:lang w:val="en-US"/>
            </w:rPr>
            <w:delText>S</w:delText>
          </w:r>
        </w:del>
      </w:ins>
      <w:del w:id="9012" w:author="JIE  SUN" w:date="2018-06-22T16:32:00Z">
        <w:r w:rsidDel="00520787">
          <w:rPr>
            <w:rFonts w:hint="eastAsia"/>
            <w:lang w:val="en-US"/>
          </w:rPr>
          <w:delText xml:space="preserve">should </w:delText>
        </w:r>
      </w:del>
      <w:ins w:id="9013" w:author="jie sun" w:date="2018-04-16T22:36:00Z">
        <w:del w:id="9014" w:author="JIE  SUN" w:date="2018-06-22T16:32:00Z">
          <w:r w:rsidR="007F0ED5" w:rsidDel="00520787">
            <w:delText>S</w:delText>
          </w:r>
        </w:del>
      </w:ins>
      <w:del w:id="9015" w:author="JIE  SUN" w:date="2018-06-22T16:32:00Z">
        <w:r w:rsidDel="00520787">
          <w:delText xml:space="preserve">show </w:delText>
        </w:r>
      </w:del>
      <w:ins w:id="9016" w:author="jie sun" w:date="2018-04-16T22:36:00Z">
        <w:del w:id="9017" w:author="JIE  SUN" w:date="2018-06-22T16:32:00Z">
          <w:r w:rsidR="007F0ED5" w:rsidDel="00520787">
            <w:delText>T</w:delText>
          </w:r>
        </w:del>
      </w:ins>
      <w:del w:id="9018" w:author="JIE  SUN" w:date="2018-06-22T16:32:00Z">
        <w:r w:rsidDel="00520787">
          <w:delText xml:space="preserve">the </w:delText>
        </w:r>
      </w:del>
      <w:ins w:id="9019" w:author="jie sun" w:date="2018-04-16T22:36:00Z">
        <w:del w:id="9020" w:author="JIE  SUN" w:date="2018-06-22T16:32:00Z">
          <w:r w:rsidR="007F0ED5" w:rsidDel="00520787">
            <w:delText>R</w:delText>
          </w:r>
        </w:del>
      </w:ins>
      <w:del w:id="9021" w:author="JIE  SUN" w:date="2018-06-22T16:32:00Z">
        <w:r w:rsidDel="00520787">
          <w:delText xml:space="preserve">red </w:delText>
        </w:r>
      </w:del>
      <w:ins w:id="9022" w:author="jie sun" w:date="2018-04-16T22:36:00Z">
        <w:del w:id="9023" w:author="JIE  SUN" w:date="2018-06-22T16:32:00Z">
          <w:r w:rsidR="007F0ED5" w:rsidDel="00520787">
            <w:delText>C</w:delText>
          </w:r>
        </w:del>
      </w:ins>
      <w:del w:id="9024" w:author="JIE  SUN" w:date="2018-06-22T16:32:00Z">
        <w:r w:rsidDel="00520787">
          <w:delText xml:space="preserve">colour. </w:delText>
        </w:r>
      </w:del>
    </w:p>
    <w:p w14:paraId="33A63E4D" w14:textId="77777777" w:rsidR="0087014B" w:rsidDel="00520787" w:rsidRDefault="00D5184D">
      <w:pPr>
        <w:jc w:val="center"/>
        <w:rPr>
          <w:ins w:id="9025" w:author="像个男人一样" w:date="2018-03-21T02:32:00Z"/>
          <w:del w:id="9026" w:author="JIE  SUN" w:date="2018-06-22T16:32:00Z"/>
        </w:rPr>
        <w:pPrChange w:id="9027" w:author="jie sun" w:date="2018-04-16T21:42:00Z">
          <w:pPr/>
        </w:pPrChange>
      </w:pPr>
      <w:del w:id="9028"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9029" w:author="像个男人一样" w:date="2018-03-22T11:48:00Z"/>
          <w:del w:id="9030" w:author="JIE  SUN" w:date="2018-06-22T16:32:00Z"/>
        </w:rPr>
        <w:pPrChange w:id="9031" w:author="jie sun" w:date="2018-04-16T21:42:00Z">
          <w:pPr/>
        </w:pPrChange>
      </w:pPr>
      <w:ins w:id="9032" w:author="像个男人一样" w:date="2018-03-21T02:32:00Z">
        <w:del w:id="9033" w:author="JIE  SUN" w:date="2018-06-22T16:32:00Z">
          <w:r w:rsidDel="00520787">
            <w:delText xml:space="preserve">Figure </w:delText>
          </w:r>
        </w:del>
      </w:ins>
      <w:ins w:id="9034" w:author="jie sun" w:date="2018-04-19T13:00:00Z">
        <w:del w:id="9035" w:author="JIE  SUN" w:date="2018-06-21T13:34:00Z">
          <w:r w:rsidR="00083FE7" w:rsidDel="00A64E7B">
            <w:rPr>
              <w:iCs w:val="0"/>
            </w:rPr>
            <w:fldChar w:fldCharType="begin"/>
          </w:r>
          <w:r w:rsidR="00083FE7" w:rsidDel="00A64E7B">
            <w:delInstrText xml:space="preserve"> STYLEREF 1 \s </w:delInstrText>
          </w:r>
        </w:del>
      </w:ins>
      <w:del w:id="9036" w:author="JIE  SUN" w:date="2018-06-21T13:34:00Z">
        <w:r w:rsidR="00083FE7" w:rsidDel="00A64E7B">
          <w:rPr>
            <w:iCs w:val="0"/>
          </w:rPr>
          <w:fldChar w:fldCharType="separate"/>
        </w:r>
        <w:r w:rsidR="00083FE7" w:rsidDel="00A64E7B">
          <w:rPr>
            <w:noProof/>
          </w:rPr>
          <w:delText>4</w:delText>
        </w:r>
      </w:del>
      <w:ins w:id="9037" w:author="jie sun" w:date="2018-04-19T13:00:00Z">
        <w:del w:id="9038"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039" w:author="JIE  SUN" w:date="2018-06-21T13:34:00Z">
        <w:r w:rsidR="00083FE7" w:rsidDel="00A64E7B">
          <w:rPr>
            <w:iCs w:val="0"/>
          </w:rPr>
          <w:fldChar w:fldCharType="separate"/>
        </w:r>
      </w:del>
      <w:ins w:id="9040" w:author="jie sun" w:date="2018-04-19T13:00:00Z">
        <w:del w:id="9041" w:author="JIE  SUN" w:date="2018-06-21T13:34:00Z">
          <w:r w:rsidR="00083FE7" w:rsidDel="00A64E7B">
            <w:rPr>
              <w:noProof/>
            </w:rPr>
            <w:delText>15</w:delText>
          </w:r>
          <w:r w:rsidR="00083FE7" w:rsidDel="00A64E7B">
            <w:rPr>
              <w:iCs w:val="0"/>
            </w:rPr>
            <w:fldChar w:fldCharType="end"/>
          </w:r>
        </w:del>
      </w:ins>
      <w:ins w:id="9042" w:author="像个男人一样" w:date="2018-03-21T02:32:00Z">
        <w:del w:id="9043"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9044" w:author="像个男人一样" w:date="2018-03-22T11:51:00Z">
        <w:del w:id="9045" w:author="JIE  SUN" w:date="2018-06-22T16:32:00Z">
          <w:r w:rsidDel="00520787">
            <w:delText>14</w:delText>
          </w:r>
        </w:del>
      </w:ins>
      <w:ins w:id="9046" w:author="像个男人一样" w:date="2018-03-21T02:32:00Z">
        <w:del w:id="9047" w:author="JIE  SUN" w:date="2018-06-22T16:32:00Z">
          <w:r w:rsidDel="00520787">
            <w:rPr>
              <w:iCs w:val="0"/>
            </w:rPr>
            <w:fldChar w:fldCharType="end"/>
          </w:r>
          <w:bookmarkStart w:id="9048" w:name="_Toc20768"/>
          <w:bookmarkStart w:id="9049" w:name="_Toc22677"/>
          <w:bookmarkStart w:id="9050" w:name="_Toc23284"/>
          <w:bookmarkStart w:id="9051" w:name="_Toc16066"/>
          <w:bookmarkStart w:id="9052" w:name="_Toc16270"/>
          <w:bookmarkStart w:id="9053" w:name="_Toc12430"/>
          <w:bookmarkStart w:id="9054" w:name="_Toc19962"/>
          <w:bookmarkStart w:id="9055" w:name="_Toc2983"/>
          <w:bookmarkStart w:id="9056" w:name="_Toc10510"/>
          <w:bookmarkStart w:id="9057" w:name="_Toc12975"/>
          <w:bookmarkStart w:id="9058" w:name="_Toc25978"/>
          <w:bookmarkStart w:id="9059" w:name="_Toc23055"/>
          <w:bookmarkStart w:id="9060" w:name="_Toc4662"/>
          <w:bookmarkStart w:id="9061" w:name="_Toc14714"/>
          <w:bookmarkStart w:id="9062" w:name="_Toc13371"/>
          <w:bookmarkStart w:id="9063" w:name="_Toc31414"/>
          <w:bookmarkStart w:id="9064" w:name="_Toc15869"/>
          <w:bookmarkStart w:id="9065" w:name="_Toc30755"/>
          <w:bookmarkStart w:id="9066" w:name="_Toc7325"/>
          <w:bookmarkStart w:id="9067" w:name="_Toc10451"/>
          <w:bookmarkStart w:id="9068" w:name="_Toc23652"/>
          <w:bookmarkStart w:id="9069" w:name="_Toc27309"/>
          <w:bookmarkStart w:id="9070" w:name="_Toc23081"/>
          <w:bookmarkStart w:id="9071" w:name="_Toc5480"/>
          <w:bookmarkStart w:id="9072" w:name="_Toc23047"/>
          <w:r w:rsidDel="00520787">
            <w:rPr>
              <w:rFonts w:hint="eastAsia"/>
            </w:rPr>
            <w:delText>:</w:delText>
          </w:r>
        </w:del>
      </w:ins>
      <w:ins w:id="9073" w:author="像个男人一样" w:date="2018-03-22T11:48:00Z">
        <w:del w:id="9074" w:author="JIE  SUN" w:date="2018-06-22T16:32:00Z">
          <w:r w:rsidDel="00520787">
            <w:rPr>
              <w:rFonts w:hint="eastAsia"/>
              <w:lang w:val="en-US"/>
            </w:rPr>
            <w:delText xml:space="preserve"> </w:delText>
          </w:r>
        </w:del>
      </w:ins>
      <w:ins w:id="9075" w:author="像个男人一样" w:date="2018-03-21T02:32:00Z">
        <w:del w:id="9076" w:author="JIE  SUN" w:date="2018-06-22T16:32:00Z">
          <w:r w:rsidDel="00520787">
            <w:rPr>
              <w:rFonts w:hint="eastAsia"/>
            </w:rPr>
            <w:delText xml:space="preserve">Spinning </w:delText>
          </w:r>
        </w:del>
      </w:ins>
      <w:ins w:id="9077" w:author="jie sun" w:date="2018-04-16T22:36:00Z">
        <w:del w:id="9078" w:author="JIE  SUN" w:date="2018-06-22T16:32:00Z">
          <w:r w:rsidR="00841C6E" w:rsidDel="00520787">
            <w:delText>A</w:delText>
          </w:r>
        </w:del>
      </w:ins>
      <w:ins w:id="9079" w:author="像个男人一样" w:date="2018-03-21T02:32:00Z">
        <w:del w:id="9080" w:author="JIE  SUN" w:date="2018-06-22T16:32:00Z">
          <w:r w:rsidDel="00520787">
            <w:rPr>
              <w:rFonts w:hint="eastAsia"/>
            </w:rPr>
            <w:delText xml:space="preserve">angle </w:delText>
          </w:r>
        </w:del>
      </w:ins>
      <w:ins w:id="9081" w:author="jie sun" w:date="2018-04-16T22:36:00Z">
        <w:del w:id="9082" w:author="JIE  SUN" w:date="2018-06-22T16:32:00Z">
          <w:r w:rsidR="00841C6E" w:rsidDel="00520787">
            <w:delText>C</w:delText>
          </w:r>
        </w:del>
      </w:ins>
      <w:ins w:id="9083" w:author="像个男人一样" w:date="2018-03-21T02:32:00Z">
        <w:del w:id="9084" w:author="JIE  SUN" w:date="2018-06-22T16:32:00Z">
          <w:r w:rsidDel="00520787">
            <w:rPr>
              <w:rFonts w:hint="eastAsia"/>
            </w:rPr>
            <w:delText xml:space="preserve">changes </w:delText>
          </w:r>
        </w:del>
      </w:ins>
      <w:ins w:id="9085" w:author="jie sun" w:date="2018-04-16T22:36:00Z">
        <w:del w:id="9086" w:author="JIE  SUN" w:date="2018-06-22T16:32:00Z">
          <w:r w:rsidR="00841C6E" w:rsidDel="00520787">
            <w:delText>I</w:delText>
          </w:r>
        </w:del>
      </w:ins>
      <w:ins w:id="9087" w:author="像个男人一样" w:date="2018-03-21T02:32:00Z">
        <w:del w:id="9088" w:author="JIE  SUN" w:date="2018-06-22T16:32:00Z">
          <w:r w:rsidDel="00520787">
            <w:rPr>
              <w:rFonts w:hint="eastAsia"/>
            </w:rPr>
            <w:delText xml:space="preserve">in </w:delText>
          </w:r>
        </w:del>
      </w:ins>
      <w:ins w:id="9089" w:author="jie sun" w:date="2018-04-16T22:36:00Z">
        <w:del w:id="9090" w:author="JIE  SUN" w:date="2018-06-22T16:32:00Z">
          <w:r w:rsidR="00841C6E" w:rsidDel="00520787">
            <w:delText>A</w:delText>
          </w:r>
        </w:del>
      </w:ins>
      <w:ins w:id="9091" w:author="像个男人一样" w:date="2018-03-21T02:32:00Z">
        <w:del w:id="9092" w:author="JIE  SUN" w:date="2018-06-22T16:32:00Z">
          <w:r w:rsidDel="00520787">
            <w:rPr>
              <w:rFonts w:hint="eastAsia"/>
            </w:rPr>
            <w:delText>action 3</w:delText>
          </w:r>
        </w:del>
      </w:ins>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p>
    <w:p w14:paraId="19CAC77C" w14:textId="77777777" w:rsidR="0087014B" w:rsidDel="00520787" w:rsidRDefault="00D5184D">
      <w:pPr>
        <w:pStyle w:val="Caption"/>
        <w:jc w:val="center"/>
        <w:rPr>
          <w:del w:id="9093" w:author="JIE  SUN" w:date="2018-06-22T16:32:00Z"/>
        </w:rPr>
        <w:pPrChange w:id="9094" w:author="jie sun" w:date="2018-04-16T21:42:00Z">
          <w:pPr/>
        </w:pPrChange>
      </w:pPr>
      <w:bookmarkStart w:id="9095" w:name="_Toc511906366"/>
      <w:ins w:id="9096" w:author="像个男人一样" w:date="2018-03-22T11:48:00Z">
        <w:del w:id="9097"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9098" w:author="像个男人一样" w:date="2018-03-22T11:51:00Z">
        <w:del w:id="9099" w:author="JIE  SUN" w:date="2018-06-22T16:32:00Z">
          <w:r w:rsidDel="00520787">
            <w:delText>5</w:delText>
          </w:r>
        </w:del>
      </w:ins>
      <w:ins w:id="9100" w:author="像个男人一样" w:date="2018-03-22T11:48:00Z">
        <w:del w:id="9101" w:author="JIE  SUN" w:date="2018-06-22T16:32:00Z">
          <w:r w:rsidDel="00520787">
            <w:rPr>
              <w:iCs w:val="0"/>
            </w:rPr>
            <w:fldChar w:fldCharType="end"/>
          </w:r>
          <w:bookmarkStart w:id="9102" w:name="_Toc23980"/>
          <w:bookmarkStart w:id="9103" w:name="_Toc30349"/>
          <w:bookmarkStart w:id="9104" w:name="_Toc16670"/>
          <w:bookmarkStart w:id="9105" w:name="_Toc16159"/>
          <w:bookmarkStart w:id="9106" w:name="_Toc24551"/>
          <w:bookmarkStart w:id="9107" w:name="_Toc16597"/>
          <w:bookmarkStart w:id="9108" w:name="_Toc5804"/>
          <w:bookmarkStart w:id="9109" w:name="_Toc15335"/>
          <w:bookmarkStart w:id="9110" w:name="_Toc7240"/>
          <w:bookmarkStart w:id="9111" w:name="_Toc12709"/>
          <w:bookmarkStart w:id="9112" w:name="_Toc25064"/>
          <w:bookmarkStart w:id="9113" w:name="_Toc13186"/>
          <w:bookmarkStart w:id="9114" w:name="_Toc31138"/>
          <w:bookmarkStart w:id="9115" w:name="_Toc32704"/>
          <w:bookmarkStart w:id="9116" w:name="_Toc16383"/>
          <w:bookmarkStart w:id="9117" w:name="_Toc25345"/>
          <w:bookmarkStart w:id="9118" w:name="_Toc6447"/>
          <w:bookmarkStart w:id="9119" w:name="_Toc19520"/>
          <w:bookmarkStart w:id="9120" w:name="_Toc28357"/>
          <w:bookmarkStart w:id="9121" w:name="_Toc32713"/>
          <w:bookmarkStart w:id="9122"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9123" w:author="jie sun" w:date="2018-04-16T22:36:00Z">
        <w:del w:id="9124" w:author="JIE  SUN" w:date="2018-06-22T16:32:00Z">
          <w:r w:rsidR="00841C6E" w:rsidDel="00520787">
            <w:delText>A</w:delText>
          </w:r>
        </w:del>
      </w:ins>
      <w:ins w:id="9125" w:author="像个男人一样" w:date="2018-03-22T11:48:00Z">
        <w:del w:id="9126" w:author="JIE  SUN" w:date="2018-06-22T16:32:00Z">
          <w:r w:rsidDel="00520787">
            <w:rPr>
              <w:rFonts w:hint="eastAsia"/>
            </w:rPr>
            <w:delText xml:space="preserve">angle </w:delText>
          </w:r>
        </w:del>
      </w:ins>
      <w:ins w:id="9127" w:author="jie sun" w:date="2018-04-16T22:36:00Z">
        <w:del w:id="9128" w:author="JIE  SUN" w:date="2018-06-22T16:32:00Z">
          <w:r w:rsidR="00841C6E" w:rsidDel="00520787">
            <w:delText>R</w:delText>
          </w:r>
        </w:del>
      </w:ins>
      <w:ins w:id="9129" w:author="像个男人一样" w:date="2018-03-22T11:48:00Z">
        <w:del w:id="9130" w:author="JIE  SUN" w:date="2018-06-22T16:32:00Z">
          <w:r w:rsidDel="00520787">
            <w:rPr>
              <w:rFonts w:hint="eastAsia"/>
            </w:rPr>
            <w:delText xml:space="preserve">restrictions </w:delText>
          </w:r>
        </w:del>
      </w:ins>
      <w:ins w:id="9131" w:author="jie sun" w:date="2018-04-16T22:36:00Z">
        <w:del w:id="9132" w:author="JIE  SUN" w:date="2018-06-22T16:32:00Z">
          <w:r w:rsidR="00841C6E" w:rsidDel="00520787">
            <w:delText>I</w:delText>
          </w:r>
        </w:del>
      </w:ins>
      <w:ins w:id="9133" w:author="像个男人一样" w:date="2018-03-22T11:48:00Z">
        <w:del w:id="9134" w:author="JIE  SUN" w:date="2018-06-22T16:32:00Z">
          <w:r w:rsidDel="00520787">
            <w:rPr>
              <w:rFonts w:hint="eastAsia"/>
            </w:rPr>
            <w:delText xml:space="preserve">in </w:delText>
          </w:r>
        </w:del>
      </w:ins>
      <w:ins w:id="9135" w:author="jie sun" w:date="2018-04-16T22:36:00Z">
        <w:del w:id="9136" w:author="JIE  SUN" w:date="2018-06-22T16:32:00Z">
          <w:r w:rsidR="00841C6E" w:rsidDel="00520787">
            <w:delText>A</w:delText>
          </w:r>
        </w:del>
      </w:ins>
      <w:ins w:id="9137" w:author="像个男人一样" w:date="2018-03-22T11:48:00Z">
        <w:del w:id="9138" w:author="JIE  SUN" w:date="2018-06-22T16:32:00Z">
          <w:r w:rsidDel="00520787">
            <w:rPr>
              <w:rFonts w:hint="eastAsia"/>
            </w:rPr>
            <w:delText>action 3</w:delText>
          </w:r>
        </w:del>
      </w:ins>
      <w:bookmarkEnd w:id="9095"/>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9139"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9140">
          <w:tblGrid>
            <w:gridCol w:w="1862"/>
            <w:gridCol w:w="908"/>
            <w:gridCol w:w="1650"/>
          </w:tblGrid>
        </w:tblGridChange>
      </w:tblGrid>
      <w:tr w:rsidR="0087014B" w:rsidDel="00520787" w14:paraId="642DE583" w14:textId="77777777" w:rsidTr="00701728">
        <w:trPr>
          <w:trHeight w:val="396"/>
          <w:jc w:val="center"/>
          <w:del w:id="9141" w:author="JIE  SUN" w:date="2018-06-22T16:32:00Z"/>
          <w:trPrChange w:id="9142" w:author="jie sun" w:date="2018-04-16T21:42:00Z">
            <w:trPr>
              <w:trHeight w:val="396"/>
            </w:trPr>
          </w:trPrChange>
        </w:trPr>
        <w:tc>
          <w:tcPr>
            <w:tcW w:w="1862" w:type="dxa"/>
            <w:shd w:val="clear" w:color="auto" w:fill="auto"/>
            <w:vAlign w:val="center"/>
            <w:tcPrChange w:id="9143"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9144" w:author="JIE  SUN" w:date="2018-06-22T16:32:00Z"/>
                <w:rFonts w:ascii="SimSun" w:eastAsia="SimSun" w:hAnsi="SimSun" w:cs="SimSun"/>
                <w:color w:val="000000"/>
                <w:sz w:val="22"/>
              </w:rPr>
            </w:pPr>
            <w:del w:id="9145"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9146"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9147" w:author="JIE  SUN" w:date="2018-06-22T16:32:00Z"/>
                <w:rFonts w:ascii="SimSun" w:eastAsia="SimSun" w:hAnsi="SimSun" w:cs="SimSun"/>
                <w:color w:val="000000"/>
                <w:sz w:val="22"/>
              </w:rPr>
            </w:pPr>
            <w:del w:id="9148"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9149"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9150" w:author="JIE  SUN" w:date="2018-06-22T16:32:00Z"/>
                <w:rFonts w:ascii="SimSun" w:eastAsia="SimSun" w:hAnsi="SimSun" w:cs="SimSun"/>
                <w:color w:val="000000"/>
                <w:sz w:val="22"/>
              </w:rPr>
            </w:pPr>
            <w:del w:id="9151"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9152" w:author="JIE  SUN" w:date="2018-06-22T16:32:00Z"/>
          <w:trPrChange w:id="9153" w:author="jie sun" w:date="2018-04-16T21:42:00Z">
            <w:trPr>
              <w:trHeight w:val="286"/>
            </w:trPr>
          </w:trPrChange>
        </w:trPr>
        <w:tc>
          <w:tcPr>
            <w:tcW w:w="1862" w:type="dxa"/>
            <w:shd w:val="clear" w:color="auto" w:fill="auto"/>
            <w:vAlign w:val="center"/>
            <w:tcPrChange w:id="9154"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9155" w:author="JIE  SUN" w:date="2018-06-22T16:32:00Z"/>
                <w:rFonts w:ascii="SimSun" w:eastAsia="SimSun" w:hAnsi="SimSun" w:cs="SimSun"/>
                <w:color w:val="000000"/>
                <w:sz w:val="22"/>
              </w:rPr>
            </w:pPr>
            <w:del w:id="9156"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9157" w:author="jie sun" w:date="2018-04-16T21:42:00Z">
              <w:tcPr>
                <w:tcW w:w="908" w:type="dxa"/>
                <w:shd w:val="clear" w:color="auto" w:fill="auto"/>
                <w:vAlign w:val="center"/>
              </w:tcPr>
            </w:tcPrChange>
          </w:tcPr>
          <w:p w14:paraId="2DF8019E" w14:textId="77777777" w:rsidR="0087014B" w:rsidDel="00520787" w:rsidRDefault="00D5184D">
            <w:pPr>
              <w:jc w:val="center"/>
              <w:rPr>
                <w:del w:id="9158" w:author="JIE  SUN" w:date="2018-06-22T16:32:00Z"/>
                <w:rFonts w:ascii="SimSun" w:eastAsia="SimSun" w:hAnsi="SimSun" w:cs="SimSun"/>
                <w:color w:val="000000"/>
                <w:sz w:val="22"/>
                <w:lang w:val="en-US"/>
              </w:rPr>
            </w:pPr>
            <w:del w:id="9159"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9160" w:author="jie sun" w:date="2018-04-16T21:42:00Z">
              <w:tcPr>
                <w:tcW w:w="1650" w:type="dxa"/>
                <w:shd w:val="clear" w:color="auto" w:fill="auto"/>
                <w:vAlign w:val="center"/>
              </w:tcPr>
            </w:tcPrChange>
          </w:tcPr>
          <w:p w14:paraId="1E62CA77" w14:textId="77777777" w:rsidR="0087014B" w:rsidDel="00520787" w:rsidRDefault="00D5184D">
            <w:pPr>
              <w:jc w:val="center"/>
              <w:rPr>
                <w:del w:id="9161" w:author="JIE  SUN" w:date="2018-06-22T16:32:00Z"/>
                <w:rFonts w:ascii="SimSun" w:eastAsia="SimSun" w:hAnsi="SimSun" w:cs="SimSun"/>
                <w:color w:val="000000"/>
                <w:sz w:val="22"/>
                <w:lang w:val="en-US"/>
              </w:rPr>
            </w:pPr>
            <w:del w:id="9162"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9163" w:author="JIE  SUN" w:date="2018-06-22T16:32:00Z"/>
          <w:trPrChange w:id="9164" w:author="jie sun" w:date="2018-04-16T21:42:00Z">
            <w:trPr>
              <w:trHeight w:val="286"/>
            </w:trPr>
          </w:trPrChange>
        </w:trPr>
        <w:tc>
          <w:tcPr>
            <w:tcW w:w="1862" w:type="dxa"/>
            <w:shd w:val="clear" w:color="auto" w:fill="auto"/>
            <w:vAlign w:val="center"/>
            <w:tcPrChange w:id="9165"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9166" w:author="JIE  SUN" w:date="2018-06-22T16:32:00Z"/>
                <w:rFonts w:ascii="SimSun" w:eastAsia="SimSun" w:hAnsi="SimSun" w:cs="SimSun"/>
                <w:color w:val="000000"/>
                <w:sz w:val="22"/>
              </w:rPr>
            </w:pPr>
            <w:del w:id="9167"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9168" w:author="jie sun" w:date="2018-04-16T21:42:00Z">
              <w:tcPr>
                <w:tcW w:w="908" w:type="dxa"/>
                <w:shd w:val="clear" w:color="auto" w:fill="auto"/>
                <w:vAlign w:val="center"/>
              </w:tcPr>
            </w:tcPrChange>
          </w:tcPr>
          <w:p w14:paraId="3C26930A" w14:textId="77777777" w:rsidR="0087014B" w:rsidDel="00520787" w:rsidRDefault="00D5184D">
            <w:pPr>
              <w:jc w:val="center"/>
              <w:rPr>
                <w:del w:id="9169" w:author="JIE  SUN" w:date="2018-06-22T16:32:00Z"/>
                <w:rFonts w:ascii="SimSun" w:eastAsia="SimSun" w:hAnsi="SimSun" w:cs="SimSun"/>
                <w:color w:val="000000"/>
                <w:sz w:val="22"/>
                <w:lang w:val="en-US"/>
              </w:rPr>
            </w:pPr>
            <w:del w:id="9170"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9171" w:author="jie sun" w:date="2018-04-16T21:42:00Z">
              <w:tcPr>
                <w:tcW w:w="1650" w:type="dxa"/>
                <w:shd w:val="clear" w:color="auto" w:fill="auto"/>
                <w:vAlign w:val="center"/>
              </w:tcPr>
            </w:tcPrChange>
          </w:tcPr>
          <w:p w14:paraId="2EE3C891" w14:textId="77777777" w:rsidR="0087014B" w:rsidDel="00520787" w:rsidRDefault="00D5184D">
            <w:pPr>
              <w:jc w:val="center"/>
              <w:rPr>
                <w:del w:id="9172" w:author="JIE  SUN" w:date="2018-06-22T16:32:00Z"/>
                <w:rFonts w:ascii="SimSun" w:eastAsia="SimSun" w:hAnsi="SimSun" w:cs="SimSun"/>
                <w:color w:val="000000"/>
                <w:sz w:val="22"/>
                <w:lang w:val="en-US"/>
              </w:rPr>
            </w:pPr>
            <w:del w:id="9173"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9174" w:author="JIE  SUN" w:date="2018-06-22T16:32:00Z"/>
          <w:trPrChange w:id="9175" w:author="jie sun" w:date="2018-04-16T21:42:00Z">
            <w:trPr>
              <w:trHeight w:val="286"/>
            </w:trPr>
          </w:trPrChange>
        </w:trPr>
        <w:tc>
          <w:tcPr>
            <w:tcW w:w="1862" w:type="dxa"/>
            <w:shd w:val="clear" w:color="auto" w:fill="auto"/>
            <w:vAlign w:val="center"/>
            <w:tcPrChange w:id="9176"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9177" w:author="JIE  SUN" w:date="2018-06-22T16:32:00Z"/>
                <w:rFonts w:ascii="SimSun" w:eastAsia="SimSun" w:hAnsi="SimSun" w:cs="SimSun"/>
                <w:color w:val="000000"/>
                <w:sz w:val="22"/>
              </w:rPr>
            </w:pPr>
            <w:del w:id="9178"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9179" w:author="jie sun" w:date="2018-04-16T21:42:00Z">
              <w:tcPr>
                <w:tcW w:w="908" w:type="dxa"/>
                <w:shd w:val="clear" w:color="auto" w:fill="auto"/>
                <w:vAlign w:val="center"/>
              </w:tcPr>
            </w:tcPrChange>
          </w:tcPr>
          <w:p w14:paraId="62EB5BEF" w14:textId="77777777" w:rsidR="0087014B" w:rsidDel="00520787" w:rsidRDefault="00D5184D">
            <w:pPr>
              <w:jc w:val="center"/>
              <w:rPr>
                <w:del w:id="9180" w:author="JIE  SUN" w:date="2018-06-22T16:32:00Z"/>
                <w:rFonts w:ascii="SimSun" w:eastAsia="SimSun" w:hAnsi="SimSun" w:cs="SimSun"/>
                <w:color w:val="000000"/>
                <w:sz w:val="22"/>
                <w:lang w:val="en-US"/>
              </w:rPr>
            </w:pPr>
            <w:del w:id="9181"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9182" w:author="jie sun" w:date="2018-04-16T21:42:00Z">
              <w:tcPr>
                <w:tcW w:w="1650" w:type="dxa"/>
                <w:shd w:val="clear" w:color="auto" w:fill="auto"/>
                <w:vAlign w:val="center"/>
              </w:tcPr>
            </w:tcPrChange>
          </w:tcPr>
          <w:p w14:paraId="7A32DC34" w14:textId="77777777" w:rsidR="0087014B" w:rsidDel="00520787" w:rsidRDefault="00D5184D">
            <w:pPr>
              <w:jc w:val="center"/>
              <w:rPr>
                <w:del w:id="9183" w:author="JIE  SUN" w:date="2018-06-22T16:32:00Z"/>
                <w:rFonts w:ascii="SimSun" w:eastAsia="SimSun" w:hAnsi="SimSun" w:cs="SimSun"/>
                <w:color w:val="000000"/>
                <w:sz w:val="22"/>
                <w:lang w:val="en-US"/>
              </w:rPr>
            </w:pPr>
            <w:del w:id="9184"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9185" w:author="JIE  SUN" w:date="2018-06-22T18:17:00Z"/>
          <w:lang w:val="en-US"/>
        </w:rPr>
      </w:pPr>
      <w:ins w:id="9186" w:author="JIE  SUN" w:date="2018-06-22T18:17:00Z">
        <w:r>
          <w:rPr>
            <w:rFonts w:hint="eastAsia"/>
            <w:lang w:val="en-US"/>
          </w:rPr>
          <w:t>In</w:t>
        </w:r>
        <w:r>
          <w:rPr>
            <w:lang w:val="en-US"/>
          </w:rPr>
          <w:t xml:space="preserve"> code, defining those threshold values in </w:t>
        </w:r>
      </w:ins>
      <w:ins w:id="9187"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9188" w:author="JIE  SUN" w:date="2018-06-22T18:17:00Z"/>
          <w:rFonts w:ascii="NSimSun" w:eastAsia="NSimSun" w:hAnsi="Times New Roman" w:cs="NSimSun"/>
          <w:color w:val="000000" w:themeColor="text1"/>
          <w:sz w:val="19"/>
          <w:szCs w:val="19"/>
          <w:rPrChange w:id="9189" w:author="JIE  SUN" w:date="2018-06-22T18:39:00Z">
            <w:rPr>
              <w:ins w:id="9190" w:author="JIE  SUN" w:date="2018-06-22T18:17:00Z"/>
              <w:rFonts w:ascii="NSimSun" w:eastAsia="NSimSun" w:hAnsi="Times New Roman" w:cs="NSimSun"/>
              <w:color w:val="000000"/>
              <w:sz w:val="19"/>
              <w:szCs w:val="19"/>
            </w:rPr>
          </w:rPrChange>
        </w:rPr>
      </w:pPr>
      <w:ins w:id="9191" w:author="JIE  SUN" w:date="2018-06-22T18:17:00Z">
        <w:r w:rsidRPr="00790EB9">
          <w:rPr>
            <w:color w:val="000000" w:themeColor="text1"/>
            <w:lang w:val="en-US"/>
            <w:rPrChange w:id="9192" w:author="JIE  SUN" w:date="2018-06-22T18:39:00Z">
              <w:rPr>
                <w:lang w:val="en-US"/>
              </w:rPr>
            </w:rPrChange>
          </w:rPr>
          <w:t xml:space="preserve"> </w:t>
        </w:r>
        <w:r w:rsidRPr="00790EB9">
          <w:rPr>
            <w:rFonts w:ascii="NSimSun" w:eastAsia="NSimSun" w:hAnsi="Times New Roman" w:cs="NSimSun"/>
            <w:color w:val="000000" w:themeColor="text1"/>
            <w:sz w:val="19"/>
            <w:szCs w:val="19"/>
            <w:rPrChange w:id="9193" w:author="JIE  SUN" w:date="2018-06-22T18:39:00Z">
              <w:rPr>
                <w:rFonts w:ascii="NSimSun" w:eastAsia="NSimSun" w:hAnsi="Times New Roman" w:cs="NSimSun"/>
                <w:color w:val="008000"/>
                <w:sz w:val="19"/>
                <w:szCs w:val="19"/>
              </w:rPr>
            </w:rPrChange>
          </w:rPr>
          <w:t xml:space="preserve">struct </w:t>
        </w:r>
        <w:proofErr w:type="spellStart"/>
        <w:r w:rsidRPr="00790EB9">
          <w:rPr>
            <w:rFonts w:ascii="NSimSun" w:eastAsia="NSimSun" w:hAnsi="Times New Roman" w:cs="NSimSun"/>
            <w:color w:val="000000" w:themeColor="text1"/>
            <w:sz w:val="19"/>
            <w:szCs w:val="19"/>
            <w:rPrChange w:id="9194" w:author="JIE  SUN" w:date="2018-06-22T18:39:00Z">
              <w:rPr>
                <w:rFonts w:ascii="NSimSun" w:eastAsia="NSimSun" w:hAnsi="Times New Roman" w:cs="NSimSun"/>
                <w:color w:val="008000"/>
                <w:sz w:val="19"/>
                <w:szCs w:val="19"/>
              </w:rPr>
            </w:rPrChange>
          </w:rPr>
          <w:t>Action_angle_strict</w:t>
        </w:r>
        <w:proofErr w:type="spellEnd"/>
        <w:r w:rsidRPr="00790EB9">
          <w:rPr>
            <w:rFonts w:ascii="NSimSun" w:eastAsia="NSimSun" w:hAnsi="Times New Roman" w:cs="NSimSun"/>
            <w:color w:val="000000" w:themeColor="text1"/>
            <w:sz w:val="19"/>
            <w:szCs w:val="19"/>
            <w:rPrChange w:id="9195" w:author="JIE  SUN" w:date="2018-06-22T18:39:00Z">
              <w:rPr>
                <w:rFonts w:ascii="NSimSun" w:eastAsia="NSimSun" w:hAnsi="Times New Roman" w:cs="NSimSun"/>
                <w:color w:val="008000"/>
                <w:sz w:val="19"/>
                <w:szCs w:val="19"/>
              </w:rPr>
            </w:rPrChange>
          </w:rPr>
          <w:t xml:space="preserve"> action_123[2] = {</w:t>
        </w:r>
      </w:ins>
    </w:p>
    <w:p w14:paraId="249B877D" w14:textId="77777777" w:rsidR="00BD4F7A" w:rsidRPr="00790EB9" w:rsidRDefault="00BD4F7A" w:rsidP="00BD4F7A">
      <w:pPr>
        <w:autoSpaceDE w:val="0"/>
        <w:autoSpaceDN w:val="0"/>
        <w:adjustRightInd w:val="0"/>
        <w:spacing w:after="0"/>
        <w:rPr>
          <w:ins w:id="9196" w:author="JIE  SUN" w:date="2018-06-22T18:17:00Z"/>
          <w:rFonts w:ascii="NSimSun" w:eastAsia="NSimSun" w:hAnsi="Times New Roman" w:cs="NSimSun"/>
          <w:color w:val="000000" w:themeColor="text1"/>
          <w:sz w:val="19"/>
          <w:szCs w:val="19"/>
          <w:rPrChange w:id="9197" w:author="JIE  SUN" w:date="2018-06-22T18:39:00Z">
            <w:rPr>
              <w:ins w:id="9198" w:author="JIE  SUN" w:date="2018-06-22T18:17:00Z"/>
              <w:rFonts w:ascii="NSimSun" w:eastAsia="NSimSun" w:hAnsi="Times New Roman" w:cs="NSimSun"/>
              <w:color w:val="000000"/>
              <w:sz w:val="19"/>
              <w:szCs w:val="19"/>
            </w:rPr>
          </w:rPrChange>
        </w:rPr>
      </w:pPr>
      <w:ins w:id="9199" w:author="JIE  SUN" w:date="2018-06-22T18:17:00Z">
        <w:r w:rsidRPr="00790EB9">
          <w:rPr>
            <w:rFonts w:ascii="NSimSun" w:eastAsia="NSimSun" w:hAnsi="Times New Roman" w:cs="NSimSun"/>
            <w:color w:val="000000" w:themeColor="text1"/>
            <w:sz w:val="19"/>
            <w:szCs w:val="19"/>
            <w:rPrChange w:id="9200" w:author="JIE  SUN" w:date="2018-06-22T18:39:00Z">
              <w:rPr>
                <w:rFonts w:ascii="NSimSun" w:eastAsia="NSimSun" w:hAnsi="Times New Roman" w:cs="NSimSun"/>
                <w:color w:val="008000"/>
                <w:sz w:val="19"/>
                <w:szCs w:val="19"/>
              </w:rPr>
            </w:rPrChange>
          </w:rPr>
          <w:tab/>
          <w:t>{ -30,</w:t>
        </w:r>
        <w:proofErr w:type="gramStart"/>
        <w:r w:rsidRPr="00790EB9">
          <w:rPr>
            <w:rFonts w:ascii="NSimSun" w:eastAsia="NSimSun" w:hAnsi="Times New Roman" w:cs="NSimSun"/>
            <w:color w:val="000000" w:themeColor="text1"/>
            <w:sz w:val="19"/>
            <w:szCs w:val="19"/>
            <w:rPrChange w:id="9201" w:author="JIE  SUN" w:date="2018-06-22T18:39:00Z">
              <w:rPr>
                <w:rFonts w:ascii="NSimSun" w:eastAsia="NSimSun" w:hAnsi="Times New Roman" w:cs="NSimSun"/>
                <w:color w:val="008000"/>
                <w:sz w:val="19"/>
                <w:szCs w:val="19"/>
              </w:rPr>
            </w:rPrChange>
          </w:rPr>
          <w:t>30,-</w:t>
        </w:r>
        <w:proofErr w:type="gramEnd"/>
        <w:r w:rsidRPr="00790EB9">
          <w:rPr>
            <w:rFonts w:ascii="NSimSun" w:eastAsia="NSimSun" w:hAnsi="Times New Roman" w:cs="NSimSun"/>
            <w:color w:val="000000" w:themeColor="text1"/>
            <w:sz w:val="19"/>
            <w:szCs w:val="19"/>
            <w:rPrChange w:id="9202" w:author="JIE  SUN" w:date="2018-06-22T18:39:00Z">
              <w:rPr>
                <w:rFonts w:ascii="NSimSun" w:eastAsia="NSimSun" w:hAnsi="Times New Roman" w:cs="NSimSun"/>
                <w:color w:val="008000"/>
                <w:sz w:val="19"/>
                <w:szCs w:val="19"/>
              </w:rPr>
            </w:rPrChange>
          </w:rPr>
          <w:t>10,10,-10,10,-15,15,-10,13,-63,63 },  // action1  control Z-axis</w:t>
        </w:r>
      </w:ins>
    </w:p>
    <w:p w14:paraId="7DA97B75" w14:textId="77777777" w:rsidR="00BD4F7A" w:rsidRPr="00790EB9" w:rsidRDefault="00BD4F7A" w:rsidP="00BD4F7A">
      <w:pPr>
        <w:autoSpaceDE w:val="0"/>
        <w:autoSpaceDN w:val="0"/>
        <w:adjustRightInd w:val="0"/>
        <w:spacing w:after="0"/>
        <w:rPr>
          <w:ins w:id="9203" w:author="JIE  SUN" w:date="2018-06-22T18:17:00Z"/>
          <w:rFonts w:ascii="NSimSun" w:eastAsia="NSimSun" w:hAnsi="Times New Roman" w:cs="NSimSun"/>
          <w:color w:val="000000" w:themeColor="text1"/>
          <w:sz w:val="19"/>
          <w:szCs w:val="19"/>
          <w:rPrChange w:id="9204" w:author="JIE  SUN" w:date="2018-06-22T18:39:00Z">
            <w:rPr>
              <w:ins w:id="9205" w:author="JIE  SUN" w:date="2018-06-22T18:17:00Z"/>
              <w:rFonts w:ascii="NSimSun" w:eastAsia="NSimSun" w:hAnsi="Times New Roman" w:cs="NSimSun"/>
              <w:color w:val="000000"/>
              <w:sz w:val="19"/>
              <w:szCs w:val="19"/>
            </w:rPr>
          </w:rPrChange>
        </w:rPr>
      </w:pPr>
      <w:ins w:id="9206" w:author="JIE  SUN" w:date="2018-06-22T18:17:00Z">
        <w:r w:rsidRPr="00790EB9">
          <w:rPr>
            <w:rFonts w:ascii="NSimSun" w:eastAsia="NSimSun" w:hAnsi="Times New Roman" w:cs="NSimSun"/>
            <w:color w:val="000000" w:themeColor="text1"/>
            <w:sz w:val="19"/>
            <w:szCs w:val="19"/>
            <w:rPrChange w:id="9207" w:author="JIE  SUN" w:date="2018-06-22T18:39:00Z">
              <w:rPr>
                <w:rFonts w:ascii="NSimSun" w:eastAsia="NSimSun" w:hAnsi="Times New Roman" w:cs="NSimSun"/>
                <w:color w:val="008000"/>
                <w:sz w:val="19"/>
                <w:szCs w:val="19"/>
              </w:rPr>
            </w:rPrChange>
          </w:rPr>
          <w:tab/>
          <w:t>{ -10, 10, -10, 10, -30, 30</w:t>
        </w:r>
        <w:proofErr w:type="gramStart"/>
        <w:r w:rsidRPr="00790EB9">
          <w:rPr>
            <w:rFonts w:ascii="NSimSun" w:eastAsia="NSimSun" w:hAnsi="Times New Roman" w:cs="NSimSun"/>
            <w:color w:val="000000" w:themeColor="text1"/>
            <w:sz w:val="19"/>
            <w:szCs w:val="19"/>
            <w:rPrChange w:id="9208" w:author="JIE  SUN" w:date="2018-06-22T18:39:00Z">
              <w:rPr>
                <w:rFonts w:ascii="NSimSun" w:eastAsia="NSimSun" w:hAnsi="Times New Roman" w:cs="NSimSun"/>
                <w:color w:val="008000"/>
                <w:sz w:val="19"/>
                <w:szCs w:val="19"/>
              </w:rPr>
            </w:rPrChange>
          </w:rPr>
          <w:t>,  -</w:t>
        </w:r>
        <w:proofErr w:type="gramEnd"/>
        <w:r w:rsidRPr="00790EB9">
          <w:rPr>
            <w:rFonts w:ascii="NSimSun" w:eastAsia="NSimSun" w:hAnsi="Times New Roman" w:cs="NSimSun"/>
            <w:color w:val="000000" w:themeColor="text1"/>
            <w:sz w:val="19"/>
            <w:szCs w:val="19"/>
            <w:rPrChange w:id="9209" w:author="JIE  SUN" w:date="2018-06-22T18:39:00Z">
              <w:rPr>
                <w:rFonts w:ascii="NSimSun" w:eastAsia="NSimSun" w:hAnsi="Times New Roman" w:cs="NSimSun"/>
                <w:color w:val="008000"/>
                <w:sz w:val="19"/>
                <w:szCs w:val="19"/>
              </w:rPr>
            </w:rPrChange>
          </w:rPr>
          <w:t>63, 63,  -10,30,  -10, 30 }, // action2 X-</w:t>
        </w:r>
        <w:proofErr w:type="spellStart"/>
        <w:r w:rsidRPr="00790EB9">
          <w:rPr>
            <w:rFonts w:ascii="NSimSun" w:eastAsia="NSimSun" w:hAnsi="Times New Roman" w:cs="NSimSun"/>
            <w:color w:val="000000" w:themeColor="text1"/>
            <w:sz w:val="19"/>
            <w:szCs w:val="19"/>
            <w:rPrChange w:id="9210" w:author="JIE  SUN" w:date="2018-06-22T18:39:00Z">
              <w:rPr>
                <w:rFonts w:ascii="NSimSun" w:eastAsia="NSimSun" w:hAnsi="Times New Roman" w:cs="NSimSun"/>
                <w:color w:val="008000"/>
                <w:sz w:val="19"/>
                <w:szCs w:val="19"/>
              </w:rPr>
            </w:rPrChange>
          </w:rPr>
          <w:t>aixs</w:t>
        </w:r>
        <w:proofErr w:type="spellEnd"/>
      </w:ins>
    </w:p>
    <w:p w14:paraId="69F2286B" w14:textId="77777777" w:rsidR="0087014B" w:rsidRPr="00790EB9" w:rsidRDefault="00BD4F7A">
      <w:pPr>
        <w:pStyle w:val="Caption"/>
        <w:rPr>
          <w:del w:id="9211" w:author="像个男人一样" w:date="2018-03-22T11:48:00Z"/>
          <w:color w:val="000000" w:themeColor="text1"/>
          <w:lang w:val="en-US"/>
          <w:rPrChange w:id="9212" w:author="JIE  SUN" w:date="2018-06-22T18:39:00Z">
            <w:rPr>
              <w:del w:id="9213" w:author="像个男人一样" w:date="2018-03-22T11:48:00Z"/>
              <w:lang w:val="en-US"/>
            </w:rPr>
          </w:rPrChange>
        </w:rPr>
        <w:pPrChange w:id="9214" w:author="JIE  SUN" w:date="2018-06-22T18:17:00Z">
          <w:pPr/>
        </w:pPrChange>
      </w:pPr>
      <w:ins w:id="9215" w:author="JIE  SUN" w:date="2018-06-22T18:17:00Z">
        <w:r w:rsidRPr="00790EB9">
          <w:rPr>
            <w:rFonts w:ascii="NSimSun" w:eastAsia="NSimSun" w:hAnsi="Times New Roman" w:cs="NSimSun"/>
            <w:color w:val="000000" w:themeColor="text1"/>
            <w:sz w:val="19"/>
            <w:szCs w:val="19"/>
            <w:rPrChange w:id="9216" w:author="JIE  SUN" w:date="2018-06-22T18:39:00Z">
              <w:rPr>
                <w:rFonts w:ascii="NSimSun" w:eastAsia="NSimSun" w:hAnsi="Times New Roman" w:cs="NSimSun"/>
                <w:color w:val="008000"/>
                <w:sz w:val="19"/>
                <w:szCs w:val="19"/>
              </w:rPr>
            </w:rPrChange>
          </w:rPr>
          <w:lastRenderedPageBreak/>
          <w:t>};</w:t>
        </w:r>
      </w:ins>
    </w:p>
    <w:p w14:paraId="0A0586E3" w14:textId="77777777" w:rsidR="0087014B" w:rsidRPr="00790EB9" w:rsidDel="001010E9" w:rsidRDefault="00D5184D">
      <w:pPr>
        <w:rPr>
          <w:ins w:id="9217" w:author="像个男人一样" w:date="2018-03-21T02:31:00Z"/>
          <w:del w:id="9218" w:author="JIE  SUN" w:date="2018-06-22T17:25:00Z"/>
          <w:color w:val="000000" w:themeColor="text1"/>
          <w:rPrChange w:id="9219" w:author="JIE  SUN" w:date="2018-06-22T18:39:00Z">
            <w:rPr>
              <w:ins w:id="9220" w:author="像个男人一样" w:date="2018-03-21T02:31:00Z"/>
              <w:del w:id="9221" w:author="JIE  SUN" w:date="2018-06-22T17:25:00Z"/>
            </w:rPr>
          </w:rPrChange>
        </w:rPr>
      </w:pPr>
      <w:del w:id="9222" w:author="jie sun" w:date="2018-06-08T20:18:00Z">
        <w:r w:rsidRPr="00790EB9" w:rsidDel="00B36BF4">
          <w:rPr>
            <w:noProof/>
            <w:color w:val="000000" w:themeColor="text1"/>
            <w:rPrChange w:id="9223"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9224" w:author="jie sun" w:date="2018-06-08T20:18:00Z">
        <w:del w:id="9225" w:author="JIE  SUN" w:date="2018-06-22T16:32:00Z">
          <w:r w:rsidR="00B36BF4" w:rsidRPr="00790EB9" w:rsidDel="00520787">
            <w:rPr>
              <w:noProof/>
              <w:color w:val="000000" w:themeColor="text1"/>
              <w:rPrChange w:id="9226"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9227" w:author="像个男人一样" w:date="2018-03-22T11:48:00Z"/>
          <w:del w:id="9228" w:author="JIE  SUN" w:date="2018-06-22T16:32:00Z"/>
          <w:color w:val="000000" w:themeColor="text1"/>
          <w:rPrChange w:id="9229" w:author="JIE  SUN" w:date="2018-06-22T18:39:00Z">
            <w:rPr>
              <w:ins w:id="9230" w:author="像个男人一样" w:date="2018-03-22T11:48:00Z"/>
              <w:del w:id="9231" w:author="JIE  SUN" w:date="2018-06-22T16:32:00Z"/>
            </w:rPr>
          </w:rPrChange>
        </w:rPr>
        <w:pPrChange w:id="9232" w:author="JIE  SUN" w:date="2018-06-22T18:17:00Z">
          <w:pPr/>
        </w:pPrChange>
      </w:pPr>
      <w:ins w:id="9233" w:author="像个男人一样" w:date="2018-03-21T02:31:00Z">
        <w:del w:id="9234" w:author="JIE  SUN" w:date="2018-06-22T16:32:00Z">
          <w:r w:rsidRPr="00790EB9" w:rsidDel="00520787">
            <w:rPr>
              <w:color w:val="000000" w:themeColor="text1"/>
              <w:rPrChange w:id="9235" w:author="JIE  SUN" w:date="2018-06-22T18:39:00Z">
                <w:rPr/>
              </w:rPrChange>
            </w:rPr>
            <w:delText xml:space="preserve">Figure </w:delText>
          </w:r>
        </w:del>
      </w:ins>
      <w:ins w:id="9236" w:author="jie sun" w:date="2018-04-19T13:00:00Z">
        <w:del w:id="9237" w:author="JIE  SUN" w:date="2018-06-21T13:34:00Z">
          <w:r w:rsidR="00083FE7" w:rsidRPr="00790EB9" w:rsidDel="00A64E7B">
            <w:rPr>
              <w:color w:val="000000" w:themeColor="text1"/>
              <w:rPrChange w:id="9238" w:author="JIE  SUN" w:date="2018-06-22T18:39:00Z">
                <w:rPr/>
              </w:rPrChange>
            </w:rPr>
            <w:fldChar w:fldCharType="begin"/>
          </w:r>
          <w:r w:rsidR="00083FE7" w:rsidRPr="00790EB9" w:rsidDel="00A64E7B">
            <w:rPr>
              <w:color w:val="000000" w:themeColor="text1"/>
              <w:rPrChange w:id="9239" w:author="JIE  SUN" w:date="2018-06-22T18:39:00Z">
                <w:rPr/>
              </w:rPrChange>
            </w:rPr>
            <w:delInstrText xml:space="preserve"> STYLEREF 1 \s </w:delInstrText>
          </w:r>
        </w:del>
      </w:ins>
      <w:del w:id="9240" w:author="JIE  SUN" w:date="2018-06-21T13:34:00Z">
        <w:r w:rsidR="00083FE7" w:rsidRPr="00790EB9" w:rsidDel="00A64E7B">
          <w:rPr>
            <w:color w:val="000000" w:themeColor="text1"/>
            <w:rPrChange w:id="9241" w:author="JIE  SUN" w:date="2018-06-22T18:39:00Z">
              <w:rPr/>
            </w:rPrChange>
          </w:rPr>
          <w:fldChar w:fldCharType="separate"/>
        </w:r>
        <w:r w:rsidR="00083FE7" w:rsidRPr="00790EB9" w:rsidDel="00A64E7B">
          <w:rPr>
            <w:noProof/>
            <w:color w:val="000000" w:themeColor="text1"/>
            <w:rPrChange w:id="9242" w:author="JIE  SUN" w:date="2018-06-22T18:39:00Z">
              <w:rPr>
                <w:noProof/>
              </w:rPr>
            </w:rPrChange>
          </w:rPr>
          <w:delText>4</w:delText>
        </w:r>
      </w:del>
      <w:ins w:id="9243" w:author="jie sun" w:date="2018-04-19T13:00:00Z">
        <w:del w:id="9244" w:author="JIE  SUN" w:date="2018-06-21T13:34:00Z">
          <w:r w:rsidR="00083FE7" w:rsidRPr="00790EB9" w:rsidDel="00A64E7B">
            <w:rPr>
              <w:color w:val="000000" w:themeColor="text1"/>
              <w:rPrChange w:id="9245" w:author="JIE  SUN" w:date="2018-06-22T18:39:00Z">
                <w:rPr/>
              </w:rPrChange>
            </w:rPr>
            <w:fldChar w:fldCharType="end"/>
          </w:r>
          <w:r w:rsidR="00083FE7" w:rsidRPr="00790EB9" w:rsidDel="00A64E7B">
            <w:rPr>
              <w:color w:val="000000" w:themeColor="text1"/>
              <w:rPrChange w:id="9246" w:author="JIE  SUN" w:date="2018-06-22T18:39:00Z">
                <w:rPr/>
              </w:rPrChange>
            </w:rPr>
            <w:delText>.</w:delText>
          </w:r>
          <w:r w:rsidR="00083FE7" w:rsidRPr="00790EB9" w:rsidDel="00A64E7B">
            <w:rPr>
              <w:color w:val="000000" w:themeColor="text1"/>
              <w:rPrChange w:id="9247" w:author="JIE  SUN" w:date="2018-06-22T18:39:00Z">
                <w:rPr/>
              </w:rPrChange>
            </w:rPr>
            <w:fldChar w:fldCharType="begin"/>
          </w:r>
          <w:r w:rsidR="00083FE7" w:rsidRPr="00790EB9" w:rsidDel="00A64E7B">
            <w:rPr>
              <w:color w:val="000000" w:themeColor="text1"/>
              <w:rPrChange w:id="9248" w:author="JIE  SUN" w:date="2018-06-22T18:39:00Z">
                <w:rPr/>
              </w:rPrChange>
            </w:rPr>
            <w:delInstrText xml:space="preserve"> SEQ Figure \* ARABIC \s 1 </w:delInstrText>
          </w:r>
        </w:del>
      </w:ins>
      <w:del w:id="9249" w:author="JIE  SUN" w:date="2018-06-21T13:34:00Z">
        <w:r w:rsidR="00083FE7" w:rsidRPr="00790EB9" w:rsidDel="00A64E7B">
          <w:rPr>
            <w:color w:val="000000" w:themeColor="text1"/>
            <w:rPrChange w:id="9250" w:author="JIE  SUN" w:date="2018-06-22T18:39:00Z">
              <w:rPr/>
            </w:rPrChange>
          </w:rPr>
          <w:fldChar w:fldCharType="separate"/>
        </w:r>
      </w:del>
      <w:ins w:id="9251" w:author="jie sun" w:date="2018-04-19T13:00:00Z">
        <w:del w:id="9252" w:author="JIE  SUN" w:date="2018-06-21T13:34:00Z">
          <w:r w:rsidR="00083FE7" w:rsidRPr="00790EB9" w:rsidDel="00A64E7B">
            <w:rPr>
              <w:noProof/>
              <w:color w:val="000000" w:themeColor="text1"/>
              <w:rPrChange w:id="9253" w:author="JIE  SUN" w:date="2018-06-22T18:39:00Z">
                <w:rPr>
                  <w:noProof/>
                </w:rPr>
              </w:rPrChange>
            </w:rPr>
            <w:delText>16</w:delText>
          </w:r>
          <w:r w:rsidR="00083FE7" w:rsidRPr="00790EB9" w:rsidDel="00A64E7B">
            <w:rPr>
              <w:color w:val="000000" w:themeColor="text1"/>
              <w:rPrChange w:id="9254" w:author="JIE  SUN" w:date="2018-06-22T18:39:00Z">
                <w:rPr/>
              </w:rPrChange>
            </w:rPr>
            <w:fldChar w:fldCharType="end"/>
          </w:r>
        </w:del>
      </w:ins>
      <w:ins w:id="9255" w:author="像个男人一样" w:date="2018-03-21T02:31:00Z">
        <w:del w:id="9256" w:author="JIE  SUN" w:date="2018-06-22T16:32:00Z">
          <w:r w:rsidRPr="00790EB9" w:rsidDel="00520787">
            <w:rPr>
              <w:color w:val="000000" w:themeColor="text1"/>
              <w:rPrChange w:id="9257" w:author="JIE  SUN" w:date="2018-06-22T18:39:00Z">
                <w:rPr/>
              </w:rPrChange>
            </w:rPr>
            <w:fldChar w:fldCharType="begin"/>
          </w:r>
          <w:r w:rsidRPr="00790EB9" w:rsidDel="00520787">
            <w:rPr>
              <w:color w:val="000000" w:themeColor="text1"/>
              <w:rPrChange w:id="9258" w:author="JIE  SUN" w:date="2018-06-22T18:39:00Z">
                <w:rPr/>
              </w:rPrChange>
            </w:rPr>
            <w:delInstrText xml:space="preserve"> STYLEREF 1 \s </w:delInstrText>
          </w:r>
          <w:r w:rsidRPr="00790EB9" w:rsidDel="00520787">
            <w:rPr>
              <w:color w:val="000000" w:themeColor="text1"/>
              <w:rPrChange w:id="9259" w:author="JIE  SUN" w:date="2018-06-22T18:39:00Z">
                <w:rPr/>
              </w:rPrChange>
            </w:rPr>
            <w:fldChar w:fldCharType="separate"/>
          </w:r>
          <w:r w:rsidRPr="00790EB9" w:rsidDel="00520787">
            <w:rPr>
              <w:color w:val="000000" w:themeColor="text1"/>
              <w:rPrChange w:id="9260" w:author="JIE  SUN" w:date="2018-06-22T18:39:00Z">
                <w:rPr/>
              </w:rPrChange>
            </w:rPr>
            <w:delText>4</w:delText>
          </w:r>
          <w:r w:rsidRPr="00790EB9" w:rsidDel="00520787">
            <w:rPr>
              <w:color w:val="000000" w:themeColor="text1"/>
              <w:rPrChange w:id="9261" w:author="JIE  SUN" w:date="2018-06-22T18:39:00Z">
                <w:rPr/>
              </w:rPrChange>
            </w:rPr>
            <w:fldChar w:fldCharType="end"/>
          </w:r>
          <w:r w:rsidRPr="00790EB9" w:rsidDel="00520787">
            <w:rPr>
              <w:color w:val="000000" w:themeColor="text1"/>
              <w:rPrChange w:id="9262" w:author="JIE  SUN" w:date="2018-06-22T18:39:00Z">
                <w:rPr/>
              </w:rPrChange>
            </w:rPr>
            <w:delText>.</w:delText>
          </w:r>
          <w:r w:rsidRPr="00790EB9" w:rsidDel="00520787">
            <w:rPr>
              <w:color w:val="000000" w:themeColor="text1"/>
              <w:rPrChange w:id="9263" w:author="JIE  SUN" w:date="2018-06-22T18:39:00Z">
                <w:rPr/>
              </w:rPrChange>
            </w:rPr>
            <w:fldChar w:fldCharType="begin"/>
          </w:r>
          <w:r w:rsidRPr="00790EB9" w:rsidDel="00520787">
            <w:rPr>
              <w:color w:val="000000" w:themeColor="text1"/>
              <w:rPrChange w:id="9264" w:author="JIE  SUN" w:date="2018-06-22T18:39:00Z">
                <w:rPr/>
              </w:rPrChange>
            </w:rPr>
            <w:delInstrText xml:space="preserve"> SEQ Figure \* ARABIC \s 1 </w:delInstrText>
          </w:r>
          <w:r w:rsidRPr="00790EB9" w:rsidDel="00520787">
            <w:rPr>
              <w:color w:val="000000" w:themeColor="text1"/>
              <w:rPrChange w:id="9265" w:author="JIE  SUN" w:date="2018-06-22T18:39:00Z">
                <w:rPr/>
              </w:rPrChange>
            </w:rPr>
            <w:fldChar w:fldCharType="separate"/>
          </w:r>
        </w:del>
      </w:ins>
      <w:ins w:id="9266" w:author="像个男人一样" w:date="2018-03-22T11:51:00Z">
        <w:del w:id="9267" w:author="JIE  SUN" w:date="2018-06-22T16:32:00Z">
          <w:r w:rsidRPr="00790EB9" w:rsidDel="00520787">
            <w:rPr>
              <w:color w:val="000000" w:themeColor="text1"/>
              <w:rPrChange w:id="9268" w:author="JIE  SUN" w:date="2018-06-22T18:39:00Z">
                <w:rPr/>
              </w:rPrChange>
            </w:rPr>
            <w:delText>15</w:delText>
          </w:r>
        </w:del>
      </w:ins>
      <w:ins w:id="9269" w:author="像个男人一样" w:date="2018-03-21T02:31:00Z">
        <w:del w:id="9270" w:author="JIE  SUN" w:date="2018-06-22T16:32:00Z">
          <w:r w:rsidRPr="00790EB9" w:rsidDel="00520787">
            <w:rPr>
              <w:color w:val="000000" w:themeColor="text1"/>
              <w:rPrChange w:id="9271" w:author="JIE  SUN" w:date="2018-06-22T18:39:00Z">
                <w:rPr/>
              </w:rPrChange>
            </w:rPr>
            <w:fldChar w:fldCharType="end"/>
          </w:r>
          <w:bookmarkStart w:id="9272" w:name="_Toc21173"/>
          <w:bookmarkStart w:id="9273" w:name="_Toc16934"/>
          <w:bookmarkStart w:id="9274" w:name="_Toc27077"/>
          <w:bookmarkStart w:id="9275" w:name="_Toc22366"/>
          <w:bookmarkStart w:id="9276" w:name="_Toc21769"/>
          <w:bookmarkStart w:id="9277" w:name="_Toc1829"/>
          <w:bookmarkStart w:id="9278" w:name="_Toc13941"/>
          <w:bookmarkStart w:id="9279" w:name="_Toc19989"/>
          <w:bookmarkStart w:id="9280" w:name="_Toc12810"/>
          <w:bookmarkStart w:id="9281" w:name="_Toc7569"/>
          <w:bookmarkStart w:id="9282" w:name="_Toc23277"/>
          <w:bookmarkStart w:id="9283" w:name="_Toc21825"/>
          <w:bookmarkStart w:id="9284" w:name="_Toc20840"/>
          <w:bookmarkStart w:id="9285" w:name="_Toc32747"/>
          <w:bookmarkStart w:id="9286" w:name="_Toc22785"/>
          <w:bookmarkStart w:id="9287" w:name="_Toc12824"/>
          <w:bookmarkStart w:id="9288" w:name="_Toc13007"/>
          <w:bookmarkStart w:id="9289" w:name="_Toc982"/>
          <w:bookmarkStart w:id="9290" w:name="_Toc32659"/>
          <w:bookmarkStart w:id="9291" w:name="_Toc31872"/>
          <w:bookmarkStart w:id="9292" w:name="_Toc13709"/>
          <w:bookmarkStart w:id="9293" w:name="_Toc19385"/>
          <w:bookmarkStart w:id="9294" w:name="_Toc11180"/>
          <w:bookmarkStart w:id="9295" w:name="_Toc9302"/>
          <w:bookmarkStart w:id="9296" w:name="_Toc30678"/>
          <w:r w:rsidRPr="00790EB9" w:rsidDel="00520787">
            <w:rPr>
              <w:color w:val="000000" w:themeColor="text1"/>
              <w:rPrChange w:id="9297" w:author="JIE  SUN" w:date="2018-06-22T18:39:00Z">
                <w:rPr/>
              </w:rPrChange>
            </w:rPr>
            <w:delText xml:space="preserve">:  Angles </w:delText>
          </w:r>
        </w:del>
      </w:ins>
      <w:ins w:id="9298" w:author="jie sun" w:date="2018-04-16T22:36:00Z">
        <w:del w:id="9299" w:author="JIE  SUN" w:date="2018-06-22T16:32:00Z">
          <w:r w:rsidR="009C02F2" w:rsidRPr="00790EB9" w:rsidDel="00520787">
            <w:rPr>
              <w:color w:val="000000" w:themeColor="text1"/>
              <w:rPrChange w:id="9300" w:author="JIE  SUN" w:date="2018-06-22T18:39:00Z">
                <w:rPr/>
              </w:rPrChange>
            </w:rPr>
            <w:delText>W</w:delText>
          </w:r>
        </w:del>
      </w:ins>
      <w:ins w:id="9301" w:author="像个男人一样" w:date="2018-03-21T02:31:00Z">
        <w:del w:id="9302" w:author="JIE  SUN" w:date="2018-06-22T16:32:00Z">
          <w:r w:rsidRPr="00790EB9" w:rsidDel="00520787">
            <w:rPr>
              <w:color w:val="000000" w:themeColor="text1"/>
              <w:rPrChange w:id="9303" w:author="JIE  SUN" w:date="2018-06-22T18:39:00Z">
                <w:rPr/>
              </w:rPrChange>
            </w:rPr>
            <w:delText xml:space="preserve">with </w:delText>
          </w:r>
        </w:del>
      </w:ins>
      <w:ins w:id="9304" w:author="jie sun" w:date="2018-04-16T22:36:00Z">
        <w:del w:id="9305" w:author="JIE  SUN" w:date="2018-06-22T16:32:00Z">
          <w:r w:rsidR="009C02F2" w:rsidRPr="00790EB9" w:rsidDel="00520787">
            <w:rPr>
              <w:color w:val="000000" w:themeColor="text1"/>
              <w:rPrChange w:id="9306" w:author="JIE  SUN" w:date="2018-06-22T18:39:00Z">
                <w:rPr/>
              </w:rPrChange>
            </w:rPr>
            <w:delText>T</w:delText>
          </w:r>
        </w:del>
      </w:ins>
      <w:ins w:id="9307" w:author="像个男人一样" w:date="2018-03-21T02:31:00Z">
        <w:del w:id="9308" w:author="JIE  SUN" w:date="2018-06-22T16:32:00Z">
          <w:r w:rsidRPr="00790EB9" w:rsidDel="00520787">
            <w:rPr>
              <w:color w:val="000000" w:themeColor="text1"/>
              <w:rPrChange w:id="9309" w:author="JIE  SUN" w:date="2018-06-22T18:39:00Z">
                <w:rPr/>
              </w:rPrChange>
            </w:rPr>
            <w:delText xml:space="preserve">the </w:delText>
          </w:r>
        </w:del>
      </w:ins>
      <w:ins w:id="9310" w:author="jie sun" w:date="2018-04-16T22:36:00Z">
        <w:del w:id="9311" w:author="JIE  SUN" w:date="2018-06-22T16:32:00Z">
          <w:r w:rsidR="009C02F2" w:rsidRPr="00790EB9" w:rsidDel="00520787">
            <w:rPr>
              <w:color w:val="000000" w:themeColor="text1"/>
              <w:rPrChange w:id="9312" w:author="JIE  SUN" w:date="2018-06-22T18:39:00Z">
                <w:rPr/>
              </w:rPrChange>
            </w:rPr>
            <w:delText>G</w:delText>
          </w:r>
        </w:del>
      </w:ins>
      <w:ins w:id="9313" w:author="像个男人一样" w:date="2018-03-21T02:31:00Z">
        <w:del w:id="9314" w:author="JIE  SUN" w:date="2018-06-22T16:32:00Z">
          <w:r w:rsidRPr="00790EB9" w:rsidDel="00520787">
            <w:rPr>
              <w:color w:val="000000" w:themeColor="text1"/>
              <w:rPrChange w:id="9315" w:author="JIE  SUN" w:date="2018-06-22T18:39:00Z">
                <w:rPr/>
              </w:rPrChange>
            </w:rPr>
            <w:delText xml:space="preserve">gravity </w:delText>
          </w:r>
        </w:del>
      </w:ins>
      <w:ins w:id="9316" w:author="jie sun" w:date="2018-04-16T22:36:00Z">
        <w:del w:id="9317" w:author="JIE  SUN" w:date="2018-06-22T16:32:00Z">
          <w:r w:rsidR="009C02F2" w:rsidRPr="00790EB9" w:rsidDel="00520787">
            <w:rPr>
              <w:color w:val="000000" w:themeColor="text1"/>
              <w:rPrChange w:id="9318" w:author="JIE  SUN" w:date="2018-06-22T18:39:00Z">
                <w:rPr/>
              </w:rPrChange>
            </w:rPr>
            <w:delText>C</w:delText>
          </w:r>
        </w:del>
      </w:ins>
      <w:ins w:id="9319" w:author="像个男人一样" w:date="2018-03-21T02:31:00Z">
        <w:del w:id="9320" w:author="JIE  SUN" w:date="2018-06-22T16:32:00Z">
          <w:r w:rsidRPr="00790EB9" w:rsidDel="00520787">
            <w:rPr>
              <w:color w:val="000000" w:themeColor="text1"/>
              <w:rPrChange w:id="9321" w:author="JIE  SUN" w:date="2018-06-22T18:39:00Z">
                <w:rPr/>
              </w:rPrChange>
            </w:rPr>
            <w:delText xml:space="preserve">changes </w:delText>
          </w:r>
        </w:del>
      </w:ins>
      <w:ins w:id="9322" w:author="jie sun" w:date="2018-04-16T22:36:00Z">
        <w:del w:id="9323" w:author="JIE  SUN" w:date="2018-06-22T16:32:00Z">
          <w:r w:rsidR="009C02F2" w:rsidRPr="00790EB9" w:rsidDel="00520787">
            <w:rPr>
              <w:color w:val="000000" w:themeColor="text1"/>
              <w:rPrChange w:id="9324" w:author="JIE  SUN" w:date="2018-06-22T18:39:00Z">
                <w:rPr/>
              </w:rPrChange>
            </w:rPr>
            <w:delText>I</w:delText>
          </w:r>
        </w:del>
      </w:ins>
      <w:ins w:id="9325" w:author="像个男人一样" w:date="2018-03-21T02:31:00Z">
        <w:del w:id="9326" w:author="JIE  SUN" w:date="2018-06-22T16:32:00Z">
          <w:r w:rsidRPr="00790EB9" w:rsidDel="00520787">
            <w:rPr>
              <w:color w:val="000000" w:themeColor="text1"/>
              <w:rPrChange w:id="9327" w:author="JIE  SUN" w:date="2018-06-22T18:39:00Z">
                <w:rPr/>
              </w:rPrChange>
            </w:rPr>
            <w:delText xml:space="preserve">in </w:delText>
          </w:r>
        </w:del>
      </w:ins>
      <w:ins w:id="9328" w:author="jie sun" w:date="2018-04-16T22:36:00Z">
        <w:del w:id="9329" w:author="JIE  SUN" w:date="2018-06-22T16:32:00Z">
          <w:r w:rsidR="009C02F2" w:rsidRPr="00790EB9" w:rsidDel="00520787">
            <w:rPr>
              <w:color w:val="000000" w:themeColor="text1"/>
              <w:rPrChange w:id="9330" w:author="JIE  SUN" w:date="2018-06-22T18:39:00Z">
                <w:rPr/>
              </w:rPrChange>
            </w:rPr>
            <w:delText>A</w:delText>
          </w:r>
        </w:del>
      </w:ins>
      <w:ins w:id="9331" w:author="像个男人一样" w:date="2018-03-21T02:31:00Z">
        <w:del w:id="9332" w:author="JIE  SUN" w:date="2018-06-22T16:32:00Z">
          <w:r w:rsidRPr="00790EB9" w:rsidDel="00520787">
            <w:rPr>
              <w:color w:val="000000" w:themeColor="text1"/>
              <w:rPrChange w:id="9333" w:author="JIE  SUN" w:date="2018-06-22T18:39:00Z">
                <w:rPr/>
              </w:rPrChange>
            </w:rPr>
            <w:delText>action 3</w:delText>
          </w:r>
        </w:del>
      </w:ins>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p>
    <w:p w14:paraId="57133AA9" w14:textId="77777777" w:rsidR="0087014B" w:rsidRPr="00790EB9" w:rsidDel="00520787" w:rsidRDefault="0087014B">
      <w:pPr>
        <w:rPr>
          <w:ins w:id="9334" w:author="jie sun" w:date="2018-04-19T13:08:00Z"/>
          <w:del w:id="9335" w:author="JIE  SUN" w:date="2018-06-22T16:32:00Z"/>
          <w:color w:val="000000" w:themeColor="text1"/>
          <w:rPrChange w:id="9336" w:author="JIE  SUN" w:date="2018-06-22T18:39:00Z">
            <w:rPr>
              <w:ins w:id="9337" w:author="jie sun" w:date="2018-04-19T13:08:00Z"/>
              <w:del w:id="9338" w:author="JIE  SUN" w:date="2018-06-22T16:32:00Z"/>
            </w:rPr>
          </w:rPrChange>
        </w:rPr>
        <w:pPrChange w:id="9339" w:author="JIE  SUN" w:date="2018-06-22T18:17:00Z">
          <w:pPr>
            <w:jc w:val="center"/>
          </w:pPr>
        </w:pPrChange>
      </w:pPr>
    </w:p>
    <w:p w14:paraId="17BE4D66" w14:textId="77777777" w:rsidR="00862C00" w:rsidRPr="00790EB9" w:rsidRDefault="00862C00">
      <w:pPr>
        <w:rPr>
          <w:ins w:id="9340" w:author="像个男人一样" w:date="2018-03-22T11:48:00Z"/>
          <w:color w:val="000000" w:themeColor="text1"/>
          <w:rPrChange w:id="9341" w:author="JIE  SUN" w:date="2018-06-22T18:39:00Z">
            <w:rPr>
              <w:ins w:id="9342" w:author="像个男人一样" w:date="2018-03-22T11:48:00Z"/>
            </w:rPr>
          </w:rPrChange>
        </w:rPr>
      </w:pPr>
    </w:p>
    <w:p w14:paraId="7AABFA06" w14:textId="77777777" w:rsidR="0087014B" w:rsidRPr="00790EB9" w:rsidDel="00520787" w:rsidRDefault="00D5184D">
      <w:pPr>
        <w:pStyle w:val="Caption"/>
        <w:jc w:val="center"/>
        <w:rPr>
          <w:del w:id="9343" w:author="JIE  SUN" w:date="2018-06-22T16:32:00Z"/>
          <w:color w:val="000000" w:themeColor="text1"/>
          <w:rPrChange w:id="9344" w:author="JIE  SUN" w:date="2018-06-22T18:39:00Z">
            <w:rPr>
              <w:del w:id="9345" w:author="JIE  SUN" w:date="2018-06-22T16:32:00Z"/>
            </w:rPr>
          </w:rPrChange>
        </w:rPr>
        <w:pPrChange w:id="9346" w:author="jie sun" w:date="2018-04-16T21:42:00Z">
          <w:pPr/>
        </w:pPrChange>
      </w:pPr>
      <w:bookmarkStart w:id="9347" w:name="_Toc511906367"/>
      <w:ins w:id="9348" w:author="像个男人一样" w:date="2018-03-22T11:48:00Z">
        <w:del w:id="9349" w:author="JIE  SUN" w:date="2018-06-22T16:32:00Z">
          <w:r w:rsidRPr="00790EB9" w:rsidDel="00520787">
            <w:rPr>
              <w:color w:val="000000" w:themeColor="text1"/>
              <w:rPrChange w:id="9350" w:author="JIE  SUN" w:date="2018-06-22T18:39:00Z">
                <w:rPr/>
              </w:rPrChange>
            </w:rPr>
            <w:delText xml:space="preserve">Table </w:delText>
          </w:r>
          <w:r w:rsidRPr="00790EB9" w:rsidDel="00520787">
            <w:rPr>
              <w:color w:val="000000" w:themeColor="text1"/>
              <w:rPrChange w:id="9351" w:author="JIE  SUN" w:date="2018-06-22T18:39:00Z">
                <w:rPr/>
              </w:rPrChange>
            </w:rPr>
            <w:fldChar w:fldCharType="begin"/>
          </w:r>
          <w:r w:rsidRPr="00790EB9" w:rsidDel="00520787">
            <w:rPr>
              <w:color w:val="000000" w:themeColor="text1"/>
              <w:rPrChange w:id="9352" w:author="JIE  SUN" w:date="2018-06-22T18:39:00Z">
                <w:rPr/>
              </w:rPrChange>
            </w:rPr>
            <w:delInstrText xml:space="preserve"> STYLEREF 1 \s </w:delInstrText>
          </w:r>
          <w:r w:rsidRPr="00790EB9" w:rsidDel="00520787">
            <w:rPr>
              <w:color w:val="000000" w:themeColor="text1"/>
              <w:rPrChange w:id="9353" w:author="JIE  SUN" w:date="2018-06-22T18:39:00Z">
                <w:rPr/>
              </w:rPrChange>
            </w:rPr>
            <w:fldChar w:fldCharType="separate"/>
          </w:r>
          <w:r w:rsidRPr="00790EB9" w:rsidDel="00520787">
            <w:rPr>
              <w:color w:val="000000" w:themeColor="text1"/>
              <w:rPrChange w:id="9354" w:author="JIE  SUN" w:date="2018-06-22T18:39:00Z">
                <w:rPr/>
              </w:rPrChange>
            </w:rPr>
            <w:delText>4</w:delText>
          </w:r>
          <w:r w:rsidRPr="00790EB9" w:rsidDel="00520787">
            <w:rPr>
              <w:color w:val="000000" w:themeColor="text1"/>
              <w:rPrChange w:id="9355" w:author="JIE  SUN" w:date="2018-06-22T18:39:00Z">
                <w:rPr/>
              </w:rPrChange>
            </w:rPr>
            <w:fldChar w:fldCharType="end"/>
          </w:r>
          <w:r w:rsidRPr="00790EB9" w:rsidDel="00520787">
            <w:rPr>
              <w:color w:val="000000" w:themeColor="text1"/>
              <w:rPrChange w:id="9356" w:author="JIE  SUN" w:date="2018-06-22T18:39:00Z">
                <w:rPr/>
              </w:rPrChange>
            </w:rPr>
            <w:delText>.</w:delText>
          </w:r>
          <w:r w:rsidRPr="00790EB9" w:rsidDel="00520787">
            <w:rPr>
              <w:color w:val="000000" w:themeColor="text1"/>
              <w:rPrChange w:id="9357" w:author="JIE  SUN" w:date="2018-06-22T18:39:00Z">
                <w:rPr/>
              </w:rPrChange>
            </w:rPr>
            <w:fldChar w:fldCharType="begin"/>
          </w:r>
          <w:r w:rsidRPr="00790EB9" w:rsidDel="00520787">
            <w:rPr>
              <w:color w:val="000000" w:themeColor="text1"/>
              <w:rPrChange w:id="9358" w:author="JIE  SUN" w:date="2018-06-22T18:39:00Z">
                <w:rPr/>
              </w:rPrChange>
            </w:rPr>
            <w:delInstrText xml:space="preserve"> SEQ Table \* ARABIC \s 1 </w:delInstrText>
          </w:r>
          <w:r w:rsidRPr="00790EB9" w:rsidDel="00520787">
            <w:rPr>
              <w:color w:val="000000" w:themeColor="text1"/>
              <w:rPrChange w:id="9359" w:author="JIE  SUN" w:date="2018-06-22T18:39:00Z">
                <w:rPr/>
              </w:rPrChange>
            </w:rPr>
            <w:fldChar w:fldCharType="separate"/>
          </w:r>
        </w:del>
      </w:ins>
      <w:ins w:id="9360" w:author="像个男人一样" w:date="2018-03-22T11:51:00Z">
        <w:del w:id="9361" w:author="JIE  SUN" w:date="2018-06-22T16:32:00Z">
          <w:r w:rsidRPr="00790EB9" w:rsidDel="00520787">
            <w:rPr>
              <w:color w:val="000000" w:themeColor="text1"/>
              <w:rPrChange w:id="9362" w:author="JIE  SUN" w:date="2018-06-22T18:39:00Z">
                <w:rPr/>
              </w:rPrChange>
            </w:rPr>
            <w:delText>6</w:delText>
          </w:r>
        </w:del>
      </w:ins>
      <w:ins w:id="9363" w:author="像个男人一样" w:date="2018-03-22T11:48:00Z">
        <w:del w:id="9364" w:author="JIE  SUN" w:date="2018-06-22T16:32:00Z">
          <w:r w:rsidRPr="00790EB9" w:rsidDel="00520787">
            <w:rPr>
              <w:color w:val="000000" w:themeColor="text1"/>
              <w:rPrChange w:id="9365" w:author="JIE  SUN" w:date="2018-06-22T18:39:00Z">
                <w:rPr/>
              </w:rPrChange>
            </w:rPr>
            <w:fldChar w:fldCharType="end"/>
          </w:r>
          <w:bookmarkStart w:id="9366" w:name="_Toc20638"/>
          <w:bookmarkStart w:id="9367" w:name="_Toc26921"/>
          <w:bookmarkStart w:id="9368" w:name="_Toc18527"/>
          <w:bookmarkStart w:id="9369" w:name="_Toc13047"/>
          <w:bookmarkStart w:id="9370" w:name="_Toc29456"/>
          <w:bookmarkStart w:id="9371" w:name="_Toc25182"/>
          <w:bookmarkStart w:id="9372" w:name="_Toc6319"/>
          <w:bookmarkStart w:id="9373" w:name="_Toc6162"/>
          <w:bookmarkStart w:id="9374" w:name="_Toc3213"/>
          <w:bookmarkStart w:id="9375" w:name="_Toc8592"/>
          <w:bookmarkStart w:id="9376" w:name="_Toc28122"/>
          <w:bookmarkStart w:id="9377" w:name="_Toc23826"/>
          <w:bookmarkStart w:id="9378" w:name="_Toc9636"/>
          <w:bookmarkStart w:id="9379" w:name="_Toc16747"/>
          <w:bookmarkStart w:id="9380" w:name="_Toc27497"/>
          <w:bookmarkStart w:id="9381" w:name="_Toc2619"/>
          <w:bookmarkStart w:id="9382" w:name="_Toc18202"/>
          <w:bookmarkStart w:id="9383" w:name="_Toc21087"/>
          <w:bookmarkStart w:id="9384" w:name="_Toc25373"/>
          <w:bookmarkStart w:id="9385" w:name="_Toc15965"/>
          <w:bookmarkStart w:id="9386" w:name="_Toc26974"/>
          <w:r w:rsidRPr="00790EB9" w:rsidDel="00520787">
            <w:rPr>
              <w:color w:val="000000" w:themeColor="text1"/>
              <w:rPrChange w:id="9387" w:author="JIE  SUN" w:date="2018-06-22T18:39:00Z">
                <w:rPr/>
              </w:rPrChange>
            </w:rPr>
            <w:delText>:Angles w</w:delText>
          </w:r>
        </w:del>
      </w:ins>
      <w:ins w:id="9388" w:author="jie sun" w:date="2018-04-16T22:37:00Z">
        <w:del w:id="9389" w:author="JIE  SUN" w:date="2018-06-22T16:32:00Z">
          <w:r w:rsidR="009C02F2" w:rsidRPr="00790EB9" w:rsidDel="00520787">
            <w:rPr>
              <w:color w:val="000000" w:themeColor="text1"/>
              <w:rPrChange w:id="9390" w:author="JIE  SUN" w:date="2018-06-22T18:39:00Z">
                <w:rPr/>
              </w:rPrChange>
            </w:rPr>
            <w:delText>W</w:delText>
          </w:r>
        </w:del>
      </w:ins>
      <w:ins w:id="9391" w:author="像个男人一样" w:date="2018-03-22T11:48:00Z">
        <w:del w:id="9392" w:author="JIE  SUN" w:date="2018-06-22T16:32:00Z">
          <w:r w:rsidRPr="00790EB9" w:rsidDel="00520787">
            <w:rPr>
              <w:color w:val="000000" w:themeColor="text1"/>
              <w:rPrChange w:id="9393" w:author="JIE  SUN" w:date="2018-06-22T18:39:00Z">
                <w:rPr/>
              </w:rPrChange>
            </w:rPr>
            <w:delText xml:space="preserve">ith </w:delText>
          </w:r>
        </w:del>
      </w:ins>
      <w:ins w:id="9394" w:author="jie sun" w:date="2018-04-16T22:37:00Z">
        <w:del w:id="9395" w:author="JIE  SUN" w:date="2018-06-22T16:32:00Z">
          <w:r w:rsidR="009C02F2" w:rsidRPr="00790EB9" w:rsidDel="00520787">
            <w:rPr>
              <w:color w:val="000000" w:themeColor="text1"/>
              <w:rPrChange w:id="9396" w:author="JIE  SUN" w:date="2018-06-22T18:39:00Z">
                <w:rPr/>
              </w:rPrChange>
            </w:rPr>
            <w:delText>T</w:delText>
          </w:r>
        </w:del>
      </w:ins>
      <w:ins w:id="9397" w:author="像个男人一样" w:date="2018-03-22T11:48:00Z">
        <w:del w:id="9398" w:author="JIE  SUN" w:date="2018-06-22T16:32:00Z">
          <w:r w:rsidRPr="00790EB9" w:rsidDel="00520787">
            <w:rPr>
              <w:color w:val="000000" w:themeColor="text1"/>
              <w:rPrChange w:id="9399" w:author="JIE  SUN" w:date="2018-06-22T18:39:00Z">
                <w:rPr/>
              </w:rPrChange>
            </w:rPr>
            <w:delText xml:space="preserve">the </w:delText>
          </w:r>
        </w:del>
      </w:ins>
      <w:ins w:id="9400" w:author="jie sun" w:date="2018-04-16T22:37:00Z">
        <w:del w:id="9401" w:author="JIE  SUN" w:date="2018-06-22T16:32:00Z">
          <w:r w:rsidR="009C02F2" w:rsidRPr="00790EB9" w:rsidDel="00520787">
            <w:rPr>
              <w:color w:val="000000" w:themeColor="text1"/>
              <w:rPrChange w:id="9402" w:author="JIE  SUN" w:date="2018-06-22T18:39:00Z">
                <w:rPr/>
              </w:rPrChange>
            </w:rPr>
            <w:delText>G</w:delText>
          </w:r>
        </w:del>
      </w:ins>
      <w:ins w:id="9403" w:author="像个男人一样" w:date="2018-03-22T11:48:00Z">
        <w:del w:id="9404" w:author="JIE  SUN" w:date="2018-06-22T16:32:00Z">
          <w:r w:rsidRPr="00790EB9" w:rsidDel="00520787">
            <w:rPr>
              <w:color w:val="000000" w:themeColor="text1"/>
              <w:rPrChange w:id="9405" w:author="JIE  SUN" w:date="2018-06-22T18:39:00Z">
                <w:rPr/>
              </w:rPrChange>
            </w:rPr>
            <w:delText xml:space="preserve">gravity </w:delText>
          </w:r>
        </w:del>
      </w:ins>
      <w:ins w:id="9406" w:author="jie sun" w:date="2018-04-16T22:37:00Z">
        <w:del w:id="9407" w:author="JIE  SUN" w:date="2018-06-22T16:32:00Z">
          <w:r w:rsidR="009C02F2" w:rsidRPr="00790EB9" w:rsidDel="00520787">
            <w:rPr>
              <w:color w:val="000000" w:themeColor="text1"/>
              <w:rPrChange w:id="9408" w:author="JIE  SUN" w:date="2018-06-22T18:39:00Z">
                <w:rPr/>
              </w:rPrChange>
            </w:rPr>
            <w:delText>R</w:delText>
          </w:r>
        </w:del>
      </w:ins>
      <w:ins w:id="9409" w:author="像个男人一样" w:date="2018-03-22T11:48:00Z">
        <w:del w:id="9410" w:author="JIE  SUN" w:date="2018-06-22T16:32:00Z">
          <w:r w:rsidRPr="00790EB9" w:rsidDel="00520787">
            <w:rPr>
              <w:color w:val="000000" w:themeColor="text1"/>
              <w:rPrChange w:id="9411" w:author="JIE  SUN" w:date="2018-06-22T18:39:00Z">
                <w:rPr/>
              </w:rPrChange>
            </w:rPr>
            <w:delText xml:space="preserve">restrictions </w:delText>
          </w:r>
        </w:del>
      </w:ins>
      <w:ins w:id="9412" w:author="jie sun" w:date="2018-04-16T22:37:00Z">
        <w:del w:id="9413" w:author="JIE  SUN" w:date="2018-06-22T16:32:00Z">
          <w:r w:rsidR="009C02F2" w:rsidRPr="00790EB9" w:rsidDel="00520787">
            <w:rPr>
              <w:color w:val="000000" w:themeColor="text1"/>
              <w:rPrChange w:id="9414" w:author="JIE  SUN" w:date="2018-06-22T18:39:00Z">
                <w:rPr/>
              </w:rPrChange>
            </w:rPr>
            <w:delText>I</w:delText>
          </w:r>
        </w:del>
      </w:ins>
      <w:ins w:id="9415" w:author="像个男人一样" w:date="2018-03-22T11:48:00Z">
        <w:del w:id="9416" w:author="JIE  SUN" w:date="2018-06-22T16:32:00Z">
          <w:r w:rsidRPr="00790EB9" w:rsidDel="00520787">
            <w:rPr>
              <w:color w:val="000000" w:themeColor="text1"/>
              <w:rPrChange w:id="9417" w:author="JIE  SUN" w:date="2018-06-22T18:39:00Z">
                <w:rPr/>
              </w:rPrChange>
            </w:rPr>
            <w:delText xml:space="preserve">in </w:delText>
          </w:r>
        </w:del>
      </w:ins>
      <w:ins w:id="9418" w:author="jie sun" w:date="2018-04-16T22:37:00Z">
        <w:del w:id="9419" w:author="JIE  SUN" w:date="2018-06-22T16:32:00Z">
          <w:r w:rsidR="009C02F2" w:rsidRPr="00790EB9" w:rsidDel="00520787">
            <w:rPr>
              <w:color w:val="000000" w:themeColor="text1"/>
              <w:rPrChange w:id="9420" w:author="JIE  SUN" w:date="2018-06-22T18:39:00Z">
                <w:rPr/>
              </w:rPrChange>
            </w:rPr>
            <w:delText>A</w:delText>
          </w:r>
        </w:del>
      </w:ins>
      <w:ins w:id="9421" w:author="像个男人一样" w:date="2018-03-22T11:48:00Z">
        <w:del w:id="9422" w:author="JIE  SUN" w:date="2018-06-22T16:32:00Z">
          <w:r w:rsidRPr="00790EB9" w:rsidDel="00520787">
            <w:rPr>
              <w:color w:val="000000" w:themeColor="text1"/>
              <w:rPrChange w:id="9423" w:author="JIE  SUN" w:date="2018-06-22T18:39:00Z">
                <w:rPr/>
              </w:rPrChange>
            </w:rPr>
            <w:delText>action 3</w:delText>
          </w:r>
        </w:del>
      </w:ins>
      <w:bookmarkEnd w:id="9347"/>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p>
    <w:tbl>
      <w:tblPr>
        <w:tblStyle w:val="TableGrid"/>
        <w:tblW w:w="0" w:type="auto"/>
        <w:jc w:val="center"/>
        <w:tblLook w:val="04A0" w:firstRow="1" w:lastRow="0" w:firstColumn="1" w:lastColumn="0" w:noHBand="0" w:noVBand="1"/>
      </w:tblPr>
      <w:tblGrid>
        <w:gridCol w:w="2405"/>
        <w:gridCol w:w="3969"/>
        <w:gridCol w:w="1418"/>
        <w:tblGridChange w:id="9424">
          <w:tblGrid>
            <w:gridCol w:w="2405"/>
            <w:gridCol w:w="3969"/>
            <w:gridCol w:w="1418"/>
          </w:tblGrid>
        </w:tblGridChange>
      </w:tblGrid>
      <w:tr w:rsidR="00BF6CCB" w:rsidRPr="00790EB9" w:rsidDel="00520787" w14:paraId="15C0C8A7" w14:textId="77777777" w:rsidTr="009306FF">
        <w:trPr>
          <w:jc w:val="center"/>
          <w:ins w:id="9425" w:author="jie sun" w:date="2018-04-18T21:18:00Z"/>
          <w:del w:id="9426" w:author="JIE  SUN" w:date="2018-06-22T16:32:00Z"/>
        </w:trPr>
        <w:tc>
          <w:tcPr>
            <w:tcW w:w="2405" w:type="dxa"/>
          </w:tcPr>
          <w:p w14:paraId="32A3AC52" w14:textId="77777777" w:rsidR="00BF6CCB" w:rsidRPr="00790EB9" w:rsidDel="00520787" w:rsidRDefault="00BF6CCB" w:rsidP="009306FF">
            <w:pPr>
              <w:rPr>
                <w:ins w:id="9427" w:author="jie sun" w:date="2018-04-18T21:18:00Z"/>
                <w:del w:id="9428" w:author="JIE  SUN" w:date="2018-06-22T16:32:00Z"/>
                <w:color w:val="000000" w:themeColor="text1"/>
                <w:rPrChange w:id="9429" w:author="JIE  SUN" w:date="2018-06-22T18:39:00Z">
                  <w:rPr>
                    <w:ins w:id="9430" w:author="jie sun" w:date="2018-04-18T21:18:00Z"/>
                    <w:del w:id="9431" w:author="JIE  SUN" w:date="2018-06-22T16:32:00Z"/>
                  </w:rPr>
                </w:rPrChange>
              </w:rPr>
            </w:pPr>
            <w:ins w:id="9432" w:author="jie sun" w:date="2018-04-18T21:18:00Z">
              <w:del w:id="9433" w:author="JIE  SUN" w:date="2018-06-22T16:32:00Z">
                <w:r w:rsidRPr="00790EB9" w:rsidDel="00520787">
                  <w:rPr>
                    <w:color w:val="000000" w:themeColor="text1"/>
                    <w:rPrChange w:id="9434"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435" w:author="jie sun" w:date="2018-04-18T21:18:00Z"/>
                <w:del w:id="9436" w:author="JIE  SUN" w:date="2018-06-22T16:32:00Z"/>
                <w:color w:val="000000" w:themeColor="text1"/>
                <w:rPrChange w:id="9437" w:author="JIE  SUN" w:date="2018-06-22T18:39:00Z">
                  <w:rPr>
                    <w:ins w:id="9438" w:author="jie sun" w:date="2018-04-18T21:18:00Z"/>
                    <w:del w:id="9439" w:author="JIE  SUN" w:date="2018-06-22T16:32:00Z"/>
                  </w:rPr>
                </w:rPrChange>
              </w:rPr>
            </w:pPr>
            <w:ins w:id="9440" w:author="jie sun" w:date="2018-04-18T21:18:00Z">
              <w:del w:id="9441" w:author="JIE  SUN" w:date="2018-06-22T16:32:00Z">
                <w:r w:rsidRPr="00790EB9" w:rsidDel="00520787">
                  <w:rPr>
                    <w:color w:val="000000" w:themeColor="text1"/>
                    <w:rPrChange w:id="9442"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443" w:author="jie sun" w:date="2018-04-18T21:18:00Z"/>
                <w:del w:id="9444" w:author="JIE  SUN" w:date="2018-06-22T16:32:00Z"/>
                <w:color w:val="000000" w:themeColor="text1"/>
                <w:rPrChange w:id="9445" w:author="JIE  SUN" w:date="2018-06-22T18:39:00Z">
                  <w:rPr>
                    <w:ins w:id="9446" w:author="jie sun" w:date="2018-04-18T21:18:00Z"/>
                    <w:del w:id="9447" w:author="JIE  SUN" w:date="2018-06-22T16:32:00Z"/>
                  </w:rPr>
                </w:rPrChange>
              </w:rPr>
            </w:pPr>
            <w:ins w:id="9448" w:author="jie sun" w:date="2018-04-18T21:18:00Z">
              <w:del w:id="9449" w:author="JIE  SUN" w:date="2018-06-22T16:32:00Z">
                <w:r w:rsidRPr="00790EB9" w:rsidDel="00520787">
                  <w:rPr>
                    <w:color w:val="000000" w:themeColor="text1"/>
                    <w:rPrChange w:id="9450" w:author="JIE  SUN" w:date="2018-06-22T18:39:00Z">
                      <w:rPr/>
                    </w:rPrChange>
                  </w:rPr>
                  <w:delText>Range</w:delText>
                </w:r>
              </w:del>
            </w:ins>
          </w:p>
        </w:tc>
      </w:tr>
      <w:tr w:rsidR="00BF6CCB" w:rsidRPr="00790EB9" w:rsidDel="00520787" w14:paraId="26593E74" w14:textId="77777777" w:rsidTr="009306FF">
        <w:trPr>
          <w:jc w:val="center"/>
          <w:ins w:id="9451" w:author="jie sun" w:date="2018-04-18T21:18:00Z"/>
          <w:del w:id="9452" w:author="JIE  SUN" w:date="2018-06-22T16:32:00Z"/>
        </w:trPr>
        <w:tc>
          <w:tcPr>
            <w:tcW w:w="2405" w:type="dxa"/>
          </w:tcPr>
          <w:p w14:paraId="1FDE72B5" w14:textId="77777777" w:rsidR="00BF6CCB" w:rsidRPr="00790EB9" w:rsidDel="00520787" w:rsidRDefault="00BF6CCB" w:rsidP="009306FF">
            <w:pPr>
              <w:rPr>
                <w:ins w:id="9453" w:author="jie sun" w:date="2018-04-18T21:18:00Z"/>
                <w:del w:id="9454" w:author="JIE  SUN" w:date="2018-06-22T16:32:00Z"/>
                <w:color w:val="000000" w:themeColor="text1"/>
                <w:rPrChange w:id="9455" w:author="JIE  SUN" w:date="2018-06-22T18:39:00Z">
                  <w:rPr>
                    <w:ins w:id="9456" w:author="jie sun" w:date="2018-04-18T21:18:00Z"/>
                    <w:del w:id="9457" w:author="JIE  SUN" w:date="2018-06-22T16:32:00Z"/>
                  </w:rPr>
                </w:rPrChange>
              </w:rPr>
            </w:pPr>
            <w:ins w:id="9458" w:author="jie sun" w:date="2018-04-18T21:18:00Z">
              <w:del w:id="9459" w:author="JIE  SUN" w:date="2018-06-22T16:32:00Z">
                <w:r w:rsidRPr="00790EB9" w:rsidDel="00520787">
                  <w:rPr>
                    <w:color w:val="000000" w:themeColor="text1"/>
                    <w:rPrChange w:id="9460"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461" w:author="jie sun" w:date="2018-04-18T21:18:00Z"/>
                <w:del w:id="9462" w:author="JIE  SUN" w:date="2018-06-22T16:32:00Z"/>
                <w:color w:val="000000" w:themeColor="text1"/>
                <w:rPrChange w:id="9463" w:author="JIE  SUN" w:date="2018-06-22T18:39:00Z">
                  <w:rPr>
                    <w:ins w:id="9464" w:author="jie sun" w:date="2018-04-18T21:18:00Z"/>
                    <w:del w:id="9465" w:author="JIE  SUN" w:date="2018-06-22T16:32:00Z"/>
                  </w:rPr>
                </w:rPrChange>
              </w:rPr>
            </w:pPr>
            <w:ins w:id="9466" w:author="jie sun" w:date="2018-04-18T21:18:00Z">
              <w:del w:id="9467" w:author="JIE  SUN" w:date="2018-06-22T16:32:00Z">
                <w:r w:rsidRPr="00790EB9" w:rsidDel="00520787">
                  <w:rPr>
                    <w:color w:val="000000" w:themeColor="text1"/>
                    <w:rPrChange w:id="9468" w:author="JIE  SUN" w:date="2018-06-22T18:39:00Z">
                      <w:rPr/>
                    </w:rPrChange>
                  </w:rPr>
                  <w:delText>When X-axis increases, Y-axis angle</w:delText>
                </w:r>
              </w:del>
            </w:ins>
            <w:ins w:id="9469" w:author="jie sun" w:date="2018-04-18T21:20:00Z">
              <w:del w:id="9470" w:author="JIE  SUN" w:date="2018-06-22T16:32:00Z">
                <w:r w:rsidR="001B3E71" w:rsidRPr="00790EB9" w:rsidDel="00520787">
                  <w:rPr>
                    <w:color w:val="000000" w:themeColor="text1"/>
                    <w:rPrChange w:id="9471" w:author="JIE  SUN" w:date="2018-06-22T18:39:00Z">
                      <w:rPr/>
                    </w:rPrChange>
                  </w:rPr>
                  <w:delText xml:space="preserve"> also</w:delText>
                </w:r>
              </w:del>
            </w:ins>
            <w:ins w:id="9472" w:author="jie sun" w:date="2018-04-18T21:18:00Z">
              <w:del w:id="9473" w:author="JIE  SUN" w:date="2018-06-22T16:32:00Z">
                <w:r w:rsidRPr="00790EB9" w:rsidDel="00520787">
                  <w:rPr>
                    <w:color w:val="000000" w:themeColor="text1"/>
                    <w:rPrChange w:id="9474" w:author="JIE  SUN" w:date="2018-06-22T18:39:00Z">
                      <w:rPr/>
                    </w:rPrChange>
                  </w:rPr>
                  <w:delText xml:space="preserve"> </w:delText>
                </w:r>
              </w:del>
            </w:ins>
            <w:ins w:id="9475" w:author="jie sun" w:date="2018-04-18T21:20:00Z">
              <w:del w:id="9476" w:author="JIE  SUN" w:date="2018-06-22T16:32:00Z">
                <w:r w:rsidR="001B3E71" w:rsidRPr="00790EB9" w:rsidDel="00520787">
                  <w:rPr>
                    <w:color w:val="000000" w:themeColor="text1"/>
                    <w:rPrChange w:id="9477" w:author="JIE  SUN" w:date="2018-06-22T18:39:00Z">
                      <w:rPr/>
                    </w:rPrChange>
                  </w:rPr>
                  <w:delText>in</w:delText>
                </w:r>
              </w:del>
            </w:ins>
            <w:ins w:id="9478" w:author="jie sun" w:date="2018-04-18T21:18:00Z">
              <w:del w:id="9479" w:author="JIE  SUN" w:date="2018-06-22T16:32:00Z">
                <w:r w:rsidRPr="00790EB9" w:rsidDel="00520787">
                  <w:rPr>
                    <w:color w:val="000000" w:themeColor="text1"/>
                    <w:rPrChange w:id="9480" w:author="JIE  SUN" w:date="2018-06-22T18:39:00Z">
                      <w:rPr/>
                    </w:rPrChange>
                  </w:rPr>
                  <w:delText>crease</w:delText>
                </w:r>
              </w:del>
            </w:ins>
            <w:ins w:id="9481" w:author="jie sun" w:date="2018-04-18T21:21:00Z">
              <w:del w:id="9482" w:author="JIE  SUN" w:date="2018-06-22T16:32:00Z">
                <w:r w:rsidR="00B90811" w:rsidRPr="00790EB9" w:rsidDel="00520787">
                  <w:rPr>
                    <w:color w:val="000000" w:themeColor="text1"/>
                    <w:rPrChange w:id="9483" w:author="JIE  SUN" w:date="2018-06-22T18:39:00Z">
                      <w:rPr/>
                    </w:rPrChange>
                  </w:rPr>
                  <w:delText>.</w:delText>
                </w:r>
              </w:del>
            </w:ins>
            <w:ins w:id="9484" w:author="jie sun" w:date="2018-04-18T21:20:00Z">
              <w:del w:id="9485" w:author="JIE  SUN" w:date="2018-06-22T16:32:00Z">
                <w:r w:rsidR="001B3E71" w:rsidRPr="00790EB9" w:rsidDel="00520787">
                  <w:rPr>
                    <w:color w:val="000000" w:themeColor="text1"/>
                    <w:rPrChange w:id="9486" w:author="JIE  SUN" w:date="2018-06-22T18:39:00Z">
                      <w:rPr/>
                    </w:rPrChange>
                  </w:rPr>
                  <w:delText xml:space="preserve"> Z-axis almost increase too.</w:delText>
                </w:r>
              </w:del>
            </w:ins>
            <w:ins w:id="9487" w:author="jie sun" w:date="2018-04-18T21:22:00Z">
              <w:del w:id="9488" w:author="JIE  SUN" w:date="2018-06-22T16:32:00Z">
                <w:r w:rsidR="00B90811" w:rsidRPr="00790EB9" w:rsidDel="00520787">
                  <w:rPr>
                    <w:color w:val="000000" w:themeColor="text1"/>
                    <w:rPrChange w:id="9489"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490" w:author="jie sun" w:date="2018-04-18T21:18:00Z"/>
                <w:del w:id="9491" w:author="JIE  SUN" w:date="2018-06-22T16:32:00Z"/>
                <w:color w:val="000000" w:themeColor="text1"/>
                <w:rPrChange w:id="9492" w:author="JIE  SUN" w:date="2018-06-22T18:39:00Z">
                  <w:rPr>
                    <w:ins w:id="9493" w:author="jie sun" w:date="2018-04-18T21:18:00Z"/>
                    <w:del w:id="9494" w:author="JIE  SUN" w:date="2018-06-22T16:32:00Z"/>
                  </w:rPr>
                </w:rPrChange>
              </w:rPr>
            </w:pPr>
            <w:ins w:id="9495" w:author="jie sun" w:date="2018-04-18T21:18:00Z">
              <w:del w:id="9496" w:author="JIE  SUN" w:date="2018-06-22T16:32:00Z">
                <w:r w:rsidRPr="00790EB9" w:rsidDel="00520787">
                  <w:rPr>
                    <w:color w:val="000000" w:themeColor="text1"/>
                    <w:rPrChange w:id="9497" w:author="JIE  SUN" w:date="2018-06-22T18:39:00Z">
                      <w:rPr/>
                    </w:rPrChange>
                  </w:rPr>
                  <w:delText>-80</w:delText>
                </w:r>
                <w:r w:rsidRPr="00790EB9" w:rsidDel="00520787">
                  <w:rPr>
                    <w:rFonts w:hint="eastAsia"/>
                    <w:color w:val="000000" w:themeColor="text1"/>
                    <w:rPrChange w:id="9498" w:author="JIE  SUN" w:date="2018-06-22T18:39:00Z">
                      <w:rPr>
                        <w:rFonts w:hint="eastAsia"/>
                      </w:rPr>
                    </w:rPrChange>
                  </w:rPr>
                  <w:delText>°</w:delText>
                </w:r>
                <w:r w:rsidRPr="00790EB9" w:rsidDel="00520787">
                  <w:rPr>
                    <w:color w:val="000000" w:themeColor="text1"/>
                    <w:rPrChange w:id="9499" w:author="JIE  SUN" w:date="2018-06-22T18:39:00Z">
                      <w:rPr/>
                    </w:rPrChange>
                  </w:rPr>
                  <w:delText>--40</w:delText>
                </w:r>
                <w:r w:rsidRPr="00790EB9" w:rsidDel="00520787">
                  <w:rPr>
                    <w:rFonts w:hint="eastAsia"/>
                    <w:color w:val="000000" w:themeColor="text1"/>
                    <w:rPrChange w:id="9500" w:author="JIE  SUN" w:date="2018-06-22T18:39:00Z">
                      <w:rPr>
                        <w:rFonts w:hint="eastAsia"/>
                      </w:rPr>
                    </w:rPrChange>
                  </w:rPr>
                  <w:delText>°</w:delText>
                </w:r>
              </w:del>
            </w:ins>
          </w:p>
          <w:p w14:paraId="2B924B23" w14:textId="77777777" w:rsidR="00BF6CCB" w:rsidRPr="00790EB9" w:rsidDel="00520787" w:rsidRDefault="00BF6CCB" w:rsidP="009306FF">
            <w:pPr>
              <w:rPr>
                <w:ins w:id="9501" w:author="jie sun" w:date="2018-04-18T21:18:00Z"/>
                <w:del w:id="9502" w:author="JIE  SUN" w:date="2018-06-22T16:32:00Z"/>
                <w:color w:val="000000" w:themeColor="text1"/>
                <w:rPrChange w:id="9503" w:author="JIE  SUN" w:date="2018-06-22T18:39:00Z">
                  <w:rPr>
                    <w:ins w:id="9504" w:author="jie sun" w:date="2018-04-18T21:18:00Z"/>
                    <w:del w:id="9505" w:author="JIE  SUN" w:date="2018-06-22T16:32:00Z"/>
                  </w:rPr>
                </w:rPrChange>
              </w:rPr>
            </w:pPr>
            <w:ins w:id="9506" w:author="jie sun" w:date="2018-04-18T21:18:00Z">
              <w:del w:id="9507" w:author="JIE  SUN" w:date="2018-06-22T16:32:00Z">
                <w:r w:rsidRPr="00790EB9" w:rsidDel="00520787">
                  <w:rPr>
                    <w:color w:val="000000" w:themeColor="text1"/>
                    <w:rPrChange w:id="9508" w:author="JIE  SUN" w:date="2018-06-22T18:39:00Z">
                      <w:rPr/>
                    </w:rPrChange>
                  </w:rPr>
                  <w:delText>40</w:delText>
                </w:r>
                <w:r w:rsidRPr="00790EB9" w:rsidDel="00520787">
                  <w:rPr>
                    <w:rFonts w:hint="eastAsia"/>
                    <w:color w:val="000000" w:themeColor="text1"/>
                    <w:rPrChange w:id="9509" w:author="JIE  SUN" w:date="2018-06-22T18:39:00Z">
                      <w:rPr>
                        <w:rFonts w:hint="eastAsia"/>
                      </w:rPr>
                    </w:rPrChange>
                  </w:rPr>
                  <w:delText>°</w:delText>
                </w:r>
                <w:r w:rsidRPr="00790EB9" w:rsidDel="00520787">
                  <w:rPr>
                    <w:color w:val="000000" w:themeColor="text1"/>
                    <w:rPrChange w:id="9510" w:author="JIE  SUN" w:date="2018-06-22T18:39:00Z">
                      <w:rPr/>
                    </w:rPrChange>
                  </w:rPr>
                  <w:delText>-80</w:delText>
                </w:r>
                <w:r w:rsidRPr="00790EB9" w:rsidDel="00520787">
                  <w:rPr>
                    <w:rFonts w:hint="eastAsia"/>
                    <w:color w:val="000000" w:themeColor="text1"/>
                    <w:rPrChange w:id="9511"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512" w:author="jie sun" w:date="2018-04-18T21:19:00Z">
            <w:tblPrEx>
              <w:tblW w:w="0" w:type="auto"/>
              <w:jc w:val="center"/>
            </w:tblPrEx>
          </w:tblPrExChange>
        </w:tblPrEx>
        <w:trPr>
          <w:trHeight w:val="1091"/>
          <w:jc w:val="center"/>
          <w:ins w:id="9513" w:author="jie sun" w:date="2018-04-18T21:18:00Z"/>
          <w:del w:id="9514" w:author="JIE  SUN" w:date="2018-06-22T16:32:00Z"/>
          <w:trPrChange w:id="9515" w:author="jie sun" w:date="2018-04-18T21:19:00Z">
            <w:trPr>
              <w:jc w:val="center"/>
            </w:trPr>
          </w:trPrChange>
        </w:trPr>
        <w:tc>
          <w:tcPr>
            <w:tcW w:w="2405" w:type="dxa"/>
            <w:tcPrChange w:id="9516" w:author="jie sun" w:date="2018-04-18T21:19:00Z">
              <w:tcPr>
                <w:tcW w:w="2405" w:type="dxa"/>
              </w:tcPr>
            </w:tcPrChange>
          </w:tcPr>
          <w:p w14:paraId="48BDBF95" w14:textId="77777777" w:rsidR="0099567A" w:rsidRPr="00790EB9" w:rsidDel="00520787" w:rsidRDefault="0099567A" w:rsidP="0099567A">
            <w:pPr>
              <w:rPr>
                <w:ins w:id="9517" w:author="jie sun" w:date="2018-04-18T21:19:00Z"/>
                <w:del w:id="9518" w:author="JIE  SUN" w:date="2018-06-22T16:32:00Z"/>
                <w:color w:val="000000" w:themeColor="text1"/>
                <w:rPrChange w:id="9519" w:author="JIE  SUN" w:date="2018-06-22T18:39:00Z">
                  <w:rPr>
                    <w:ins w:id="9520" w:author="jie sun" w:date="2018-04-18T21:19:00Z"/>
                    <w:del w:id="9521" w:author="JIE  SUN" w:date="2018-06-22T16:32:00Z"/>
                  </w:rPr>
                </w:rPrChange>
              </w:rPr>
            </w:pPr>
            <w:ins w:id="9522" w:author="jie sun" w:date="2018-04-18T21:18:00Z">
              <w:del w:id="9523" w:author="JIE  SUN" w:date="2018-06-22T16:32:00Z">
                <w:r w:rsidRPr="00790EB9" w:rsidDel="00520787">
                  <w:rPr>
                    <w:color w:val="000000" w:themeColor="text1"/>
                    <w:rPrChange w:id="9524" w:author="JIE  SUN" w:date="2018-06-22T18:39:00Z">
                      <w:rPr/>
                    </w:rPrChange>
                  </w:rPr>
                  <w:delText>Angle – Y-axis</w:delText>
                </w:r>
              </w:del>
            </w:ins>
          </w:p>
          <w:p w14:paraId="326B8FFF" w14:textId="77777777" w:rsidR="0099567A" w:rsidRPr="00790EB9" w:rsidDel="00520787" w:rsidRDefault="0099567A" w:rsidP="0099567A">
            <w:pPr>
              <w:rPr>
                <w:ins w:id="9525" w:author="jie sun" w:date="2018-04-18T21:18:00Z"/>
                <w:del w:id="9526" w:author="JIE  SUN" w:date="2018-06-22T16:32:00Z"/>
                <w:color w:val="000000" w:themeColor="text1"/>
                <w:rPrChange w:id="9527" w:author="JIE  SUN" w:date="2018-06-22T18:39:00Z">
                  <w:rPr>
                    <w:ins w:id="9528" w:author="jie sun" w:date="2018-04-18T21:18:00Z"/>
                    <w:del w:id="9529" w:author="JIE  SUN" w:date="2018-06-22T16:32:00Z"/>
                  </w:rPr>
                </w:rPrChange>
              </w:rPr>
            </w:pPr>
            <w:ins w:id="9530" w:author="jie sun" w:date="2018-04-18T21:19:00Z">
              <w:del w:id="9531" w:author="JIE  SUN" w:date="2018-06-22T16:32:00Z">
                <w:r w:rsidRPr="00790EB9" w:rsidDel="00520787">
                  <w:rPr>
                    <w:color w:val="000000" w:themeColor="text1"/>
                    <w:rPrChange w:id="9532" w:author="JIE  SUN" w:date="2018-06-22T18:39:00Z">
                      <w:rPr/>
                    </w:rPrChange>
                  </w:rPr>
                  <w:delText>(Centre axis)</w:delText>
                </w:r>
              </w:del>
            </w:ins>
          </w:p>
        </w:tc>
        <w:tc>
          <w:tcPr>
            <w:tcW w:w="3969" w:type="dxa"/>
            <w:tcPrChange w:id="9533" w:author="jie sun" w:date="2018-04-18T21:19:00Z">
              <w:tcPr>
                <w:tcW w:w="3969" w:type="dxa"/>
              </w:tcPr>
            </w:tcPrChange>
          </w:tcPr>
          <w:p w14:paraId="637FED72" w14:textId="77777777" w:rsidR="0099567A" w:rsidRPr="00790EB9" w:rsidDel="00520787" w:rsidRDefault="0099567A" w:rsidP="0099567A">
            <w:pPr>
              <w:rPr>
                <w:ins w:id="9534" w:author="jie sun" w:date="2018-04-18T21:18:00Z"/>
                <w:del w:id="9535" w:author="JIE  SUN" w:date="2018-06-22T16:32:00Z"/>
                <w:color w:val="000000" w:themeColor="text1"/>
                <w:rPrChange w:id="9536" w:author="JIE  SUN" w:date="2018-06-22T18:39:00Z">
                  <w:rPr>
                    <w:ins w:id="9537" w:author="jie sun" w:date="2018-04-18T21:18:00Z"/>
                    <w:del w:id="9538" w:author="JIE  SUN" w:date="2018-06-22T16:32:00Z"/>
                  </w:rPr>
                </w:rPrChange>
              </w:rPr>
            </w:pPr>
            <w:ins w:id="9539" w:author="jie sun" w:date="2018-04-18T21:20:00Z">
              <w:del w:id="9540" w:author="JIE  SUN" w:date="2018-06-22T16:32:00Z">
                <w:r w:rsidRPr="00790EB9" w:rsidDel="00520787">
                  <w:rPr>
                    <w:color w:val="000000" w:themeColor="text1"/>
                    <w:rPrChange w:id="9541" w:author="JIE  SUN" w:date="2018-06-22T18:39:00Z">
                      <w:rPr/>
                    </w:rPrChange>
                  </w:rPr>
                  <w:delText>When X-axis increases, Y-axis angle also increase</w:delText>
                </w:r>
              </w:del>
            </w:ins>
            <w:ins w:id="9542" w:author="jie sun" w:date="2018-04-18T21:22:00Z">
              <w:del w:id="9543" w:author="JIE  SUN" w:date="2018-06-22T16:32:00Z">
                <w:r w:rsidR="00B90811" w:rsidRPr="00790EB9" w:rsidDel="00520787">
                  <w:rPr>
                    <w:color w:val="000000" w:themeColor="text1"/>
                    <w:rPrChange w:id="9544" w:author="JIE  SUN" w:date="2018-06-22T18:39:00Z">
                      <w:rPr/>
                    </w:rPrChange>
                  </w:rPr>
                  <w:delText>.</w:delText>
                </w:r>
              </w:del>
            </w:ins>
            <w:ins w:id="9545" w:author="jie sun" w:date="2018-04-18T21:20:00Z">
              <w:del w:id="9546" w:author="JIE  SUN" w:date="2018-06-22T16:32:00Z">
                <w:r w:rsidRPr="00790EB9" w:rsidDel="00520787">
                  <w:rPr>
                    <w:color w:val="000000" w:themeColor="text1"/>
                    <w:rPrChange w:id="9547" w:author="JIE  SUN" w:date="2018-06-22T18:39:00Z">
                      <w:rPr/>
                    </w:rPrChange>
                  </w:rPr>
                  <w:delText xml:space="preserve"> Z-axis almost increase too.</w:delText>
                </w:r>
              </w:del>
            </w:ins>
          </w:p>
        </w:tc>
        <w:tc>
          <w:tcPr>
            <w:tcW w:w="1418" w:type="dxa"/>
            <w:tcPrChange w:id="9548" w:author="jie sun" w:date="2018-04-18T21:19:00Z">
              <w:tcPr>
                <w:tcW w:w="1418" w:type="dxa"/>
              </w:tcPr>
            </w:tcPrChange>
          </w:tcPr>
          <w:p w14:paraId="3DC51704" w14:textId="77777777" w:rsidR="0099567A" w:rsidRPr="00790EB9" w:rsidDel="00520787" w:rsidRDefault="0099567A" w:rsidP="0099567A">
            <w:pPr>
              <w:rPr>
                <w:ins w:id="9549" w:author="jie sun" w:date="2018-04-18T21:18:00Z"/>
                <w:del w:id="9550" w:author="JIE  SUN" w:date="2018-06-22T16:32:00Z"/>
                <w:color w:val="000000" w:themeColor="text1"/>
                <w:rPrChange w:id="9551" w:author="JIE  SUN" w:date="2018-06-22T18:39:00Z">
                  <w:rPr>
                    <w:ins w:id="9552" w:author="jie sun" w:date="2018-04-18T21:18:00Z"/>
                    <w:del w:id="9553" w:author="JIE  SUN" w:date="2018-06-22T16:32:00Z"/>
                  </w:rPr>
                </w:rPrChange>
              </w:rPr>
            </w:pPr>
            <w:ins w:id="9554" w:author="jie sun" w:date="2018-04-18T21:18:00Z">
              <w:del w:id="9555" w:author="JIE  SUN" w:date="2018-06-22T16:32:00Z">
                <w:r w:rsidRPr="00790EB9" w:rsidDel="00520787">
                  <w:rPr>
                    <w:color w:val="000000" w:themeColor="text1"/>
                    <w:rPrChange w:id="9556" w:author="JIE  SUN" w:date="2018-06-22T18:39:00Z">
                      <w:rPr/>
                    </w:rPrChange>
                  </w:rPr>
                  <w:delText>-</w:delText>
                </w:r>
              </w:del>
            </w:ins>
            <w:ins w:id="9557" w:author="jie sun" w:date="2018-04-18T21:21:00Z">
              <w:del w:id="9558" w:author="JIE  SUN" w:date="2018-06-22T16:32:00Z">
                <w:r w:rsidRPr="00790EB9" w:rsidDel="00520787">
                  <w:rPr>
                    <w:color w:val="000000" w:themeColor="text1"/>
                    <w:rPrChange w:id="9559" w:author="JIE  SUN" w:date="2018-06-22T18:39:00Z">
                      <w:rPr/>
                    </w:rPrChange>
                  </w:rPr>
                  <w:delText>5</w:delText>
                </w:r>
              </w:del>
            </w:ins>
            <w:ins w:id="9560" w:author="jie sun" w:date="2018-04-18T21:18:00Z">
              <w:del w:id="9561" w:author="JIE  SUN" w:date="2018-06-22T16:32:00Z">
                <w:r w:rsidRPr="00790EB9" w:rsidDel="00520787">
                  <w:rPr>
                    <w:color w:val="000000" w:themeColor="text1"/>
                    <w:rPrChange w:id="9562" w:author="JIE  SUN" w:date="2018-06-22T18:39:00Z">
                      <w:rPr/>
                    </w:rPrChange>
                  </w:rPr>
                  <w:delText>0</w:delText>
                </w:r>
                <w:r w:rsidRPr="00790EB9" w:rsidDel="00520787">
                  <w:rPr>
                    <w:rFonts w:hint="eastAsia"/>
                    <w:color w:val="000000" w:themeColor="text1"/>
                    <w:rPrChange w:id="9563" w:author="JIE  SUN" w:date="2018-06-22T18:39:00Z">
                      <w:rPr>
                        <w:rFonts w:hint="eastAsia"/>
                      </w:rPr>
                    </w:rPrChange>
                  </w:rPr>
                  <w:delText>°</w:delText>
                </w:r>
                <w:r w:rsidRPr="00790EB9" w:rsidDel="00520787">
                  <w:rPr>
                    <w:color w:val="000000" w:themeColor="text1"/>
                    <w:rPrChange w:id="9564" w:author="JIE  SUN" w:date="2018-06-22T18:39:00Z">
                      <w:rPr/>
                    </w:rPrChange>
                  </w:rPr>
                  <w:delText>to</w:delText>
                </w:r>
              </w:del>
            </w:ins>
            <w:ins w:id="9565" w:author="jie sun" w:date="2018-04-18T21:21:00Z">
              <w:del w:id="9566" w:author="JIE  SUN" w:date="2018-06-22T16:32:00Z">
                <w:r w:rsidRPr="00790EB9" w:rsidDel="00520787">
                  <w:rPr>
                    <w:color w:val="000000" w:themeColor="text1"/>
                    <w:rPrChange w:id="9567" w:author="JIE  SUN" w:date="2018-06-22T18:39:00Z">
                      <w:rPr/>
                    </w:rPrChange>
                  </w:rPr>
                  <w:delText>5</w:delText>
                </w:r>
              </w:del>
            </w:ins>
            <w:ins w:id="9568" w:author="jie sun" w:date="2018-04-18T21:18:00Z">
              <w:del w:id="9569" w:author="JIE  SUN" w:date="2018-06-22T16:32:00Z">
                <w:r w:rsidRPr="00790EB9" w:rsidDel="00520787">
                  <w:rPr>
                    <w:color w:val="000000" w:themeColor="text1"/>
                    <w:rPrChange w:id="9570" w:author="JIE  SUN" w:date="2018-06-22T18:39:00Z">
                      <w:rPr/>
                    </w:rPrChange>
                  </w:rPr>
                  <w:delText>0</w:delText>
                </w:r>
                <w:r w:rsidRPr="00790EB9" w:rsidDel="00520787">
                  <w:rPr>
                    <w:rFonts w:hint="eastAsia"/>
                    <w:color w:val="000000" w:themeColor="text1"/>
                    <w:rPrChange w:id="9571" w:author="JIE  SUN" w:date="2018-06-22T18:39:00Z">
                      <w:rPr>
                        <w:rFonts w:hint="eastAsia"/>
                      </w:rPr>
                    </w:rPrChange>
                  </w:rPr>
                  <w:delText>°</w:delText>
                </w:r>
              </w:del>
            </w:ins>
          </w:p>
        </w:tc>
      </w:tr>
      <w:tr w:rsidR="0099567A" w:rsidRPr="00790EB9" w:rsidDel="00520787" w14:paraId="17828506" w14:textId="77777777" w:rsidTr="009306FF">
        <w:tblPrEx>
          <w:jc w:val="left"/>
        </w:tblPrEx>
        <w:trPr>
          <w:ins w:id="9572" w:author="jie sun" w:date="2018-04-18T21:18:00Z"/>
          <w:del w:id="9573" w:author="JIE  SUN" w:date="2018-06-22T16:32:00Z"/>
        </w:trPr>
        <w:tc>
          <w:tcPr>
            <w:tcW w:w="2405" w:type="dxa"/>
          </w:tcPr>
          <w:p w14:paraId="164E815F" w14:textId="77777777" w:rsidR="0099567A" w:rsidRPr="00790EB9" w:rsidDel="00520787" w:rsidRDefault="0099567A" w:rsidP="0099567A">
            <w:pPr>
              <w:rPr>
                <w:ins w:id="9574" w:author="jie sun" w:date="2018-04-18T21:18:00Z"/>
                <w:del w:id="9575" w:author="JIE  SUN" w:date="2018-06-22T16:32:00Z"/>
                <w:color w:val="000000" w:themeColor="text1"/>
                <w:rPrChange w:id="9576" w:author="JIE  SUN" w:date="2018-06-22T18:39:00Z">
                  <w:rPr>
                    <w:ins w:id="9577" w:author="jie sun" w:date="2018-04-18T21:18:00Z"/>
                    <w:del w:id="9578" w:author="JIE  SUN" w:date="2018-06-22T16:32:00Z"/>
                  </w:rPr>
                </w:rPrChange>
              </w:rPr>
            </w:pPr>
            <w:ins w:id="9579" w:author="jie sun" w:date="2018-04-18T21:18:00Z">
              <w:del w:id="9580" w:author="JIE  SUN" w:date="2018-06-22T16:32:00Z">
                <w:r w:rsidRPr="00790EB9" w:rsidDel="00520787">
                  <w:rPr>
                    <w:color w:val="000000" w:themeColor="text1"/>
                    <w:rPrChange w:id="9581"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582" w:author="jie sun" w:date="2018-04-18T21:18:00Z"/>
                <w:del w:id="9583" w:author="JIE  SUN" w:date="2018-06-22T16:32:00Z"/>
                <w:color w:val="000000" w:themeColor="text1"/>
                <w:rPrChange w:id="9584" w:author="JIE  SUN" w:date="2018-06-22T18:39:00Z">
                  <w:rPr>
                    <w:ins w:id="9585" w:author="jie sun" w:date="2018-04-18T21:18:00Z"/>
                    <w:del w:id="9586" w:author="JIE  SUN" w:date="2018-06-22T16:32:00Z"/>
                  </w:rPr>
                </w:rPrChange>
              </w:rPr>
            </w:pPr>
            <w:ins w:id="9587" w:author="jie sun" w:date="2018-04-18T21:20:00Z">
              <w:del w:id="9588" w:author="JIE  SUN" w:date="2018-06-22T16:32:00Z">
                <w:r w:rsidRPr="00790EB9" w:rsidDel="00520787">
                  <w:rPr>
                    <w:color w:val="000000" w:themeColor="text1"/>
                    <w:rPrChange w:id="9589" w:author="JIE  SUN" w:date="2018-06-22T18:39:00Z">
                      <w:rPr/>
                    </w:rPrChange>
                  </w:rPr>
                  <w:delText>When X-axis increases, Y-axis angle also increase</w:delText>
                </w:r>
              </w:del>
            </w:ins>
            <w:ins w:id="9590" w:author="jie sun" w:date="2018-04-18T21:23:00Z">
              <w:del w:id="9591" w:author="JIE  SUN" w:date="2018-06-22T16:32:00Z">
                <w:r w:rsidR="00B90811" w:rsidRPr="00790EB9" w:rsidDel="00520787">
                  <w:rPr>
                    <w:color w:val="000000" w:themeColor="text1"/>
                    <w:rPrChange w:id="9592" w:author="JIE  SUN" w:date="2018-06-22T18:39:00Z">
                      <w:rPr/>
                    </w:rPrChange>
                  </w:rPr>
                  <w:delText>.</w:delText>
                </w:r>
              </w:del>
            </w:ins>
            <w:ins w:id="9593" w:author="jie sun" w:date="2018-04-18T21:20:00Z">
              <w:del w:id="9594" w:author="JIE  SUN" w:date="2018-06-22T16:32:00Z">
                <w:r w:rsidRPr="00790EB9" w:rsidDel="00520787">
                  <w:rPr>
                    <w:color w:val="000000" w:themeColor="text1"/>
                    <w:rPrChange w:id="9595"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596" w:author="jie sun" w:date="2018-04-18T21:21:00Z"/>
                <w:del w:id="9597" w:author="JIE  SUN" w:date="2018-06-22T16:32:00Z"/>
                <w:color w:val="000000" w:themeColor="text1"/>
                <w:rPrChange w:id="9598" w:author="JIE  SUN" w:date="2018-06-22T18:39:00Z">
                  <w:rPr>
                    <w:ins w:id="9599" w:author="jie sun" w:date="2018-04-18T21:21:00Z"/>
                    <w:del w:id="9600" w:author="JIE  SUN" w:date="2018-06-22T16:32:00Z"/>
                  </w:rPr>
                </w:rPrChange>
              </w:rPr>
            </w:pPr>
            <w:ins w:id="9601" w:author="jie sun" w:date="2018-04-18T21:21:00Z">
              <w:del w:id="9602" w:author="JIE  SUN" w:date="2018-06-22T16:32:00Z">
                <w:r w:rsidRPr="00790EB9" w:rsidDel="00520787">
                  <w:rPr>
                    <w:color w:val="000000" w:themeColor="text1"/>
                    <w:rPrChange w:id="9603" w:author="JIE  SUN" w:date="2018-06-22T18:39:00Z">
                      <w:rPr/>
                    </w:rPrChange>
                  </w:rPr>
                  <w:delText>-80</w:delText>
                </w:r>
                <w:r w:rsidRPr="00790EB9" w:rsidDel="00520787">
                  <w:rPr>
                    <w:rFonts w:hint="eastAsia"/>
                    <w:color w:val="000000" w:themeColor="text1"/>
                    <w:rPrChange w:id="9604" w:author="JIE  SUN" w:date="2018-06-22T18:39:00Z">
                      <w:rPr>
                        <w:rFonts w:hint="eastAsia"/>
                      </w:rPr>
                    </w:rPrChange>
                  </w:rPr>
                  <w:delText>°</w:delText>
                </w:r>
                <w:r w:rsidRPr="00790EB9" w:rsidDel="00520787">
                  <w:rPr>
                    <w:color w:val="000000" w:themeColor="text1"/>
                    <w:rPrChange w:id="9605" w:author="JIE  SUN" w:date="2018-06-22T18:39:00Z">
                      <w:rPr/>
                    </w:rPrChange>
                  </w:rPr>
                  <w:delText>--40</w:delText>
                </w:r>
                <w:r w:rsidRPr="00790EB9" w:rsidDel="00520787">
                  <w:rPr>
                    <w:rFonts w:hint="eastAsia"/>
                    <w:color w:val="000000" w:themeColor="text1"/>
                    <w:rPrChange w:id="9606" w:author="JIE  SUN" w:date="2018-06-22T18:39:00Z">
                      <w:rPr>
                        <w:rFonts w:hint="eastAsia"/>
                      </w:rPr>
                    </w:rPrChange>
                  </w:rPr>
                  <w:delText>°</w:delText>
                </w:r>
              </w:del>
            </w:ins>
          </w:p>
          <w:p w14:paraId="12B3D1C1" w14:textId="77777777" w:rsidR="0099567A" w:rsidRPr="00790EB9" w:rsidDel="00520787" w:rsidRDefault="0099567A" w:rsidP="0099567A">
            <w:pPr>
              <w:rPr>
                <w:ins w:id="9607" w:author="jie sun" w:date="2018-04-18T21:18:00Z"/>
                <w:del w:id="9608" w:author="JIE  SUN" w:date="2018-06-22T16:32:00Z"/>
                <w:color w:val="000000" w:themeColor="text1"/>
                <w:rPrChange w:id="9609" w:author="JIE  SUN" w:date="2018-06-22T18:39:00Z">
                  <w:rPr>
                    <w:ins w:id="9610" w:author="jie sun" w:date="2018-04-18T21:18:00Z"/>
                    <w:del w:id="9611" w:author="JIE  SUN" w:date="2018-06-22T16:32:00Z"/>
                  </w:rPr>
                </w:rPrChange>
              </w:rPr>
            </w:pPr>
            <w:ins w:id="9612" w:author="jie sun" w:date="2018-04-18T21:21:00Z">
              <w:del w:id="9613" w:author="JIE  SUN" w:date="2018-06-22T16:32:00Z">
                <w:r w:rsidRPr="00790EB9" w:rsidDel="00520787">
                  <w:rPr>
                    <w:color w:val="000000" w:themeColor="text1"/>
                    <w:rPrChange w:id="9614" w:author="JIE  SUN" w:date="2018-06-22T18:39:00Z">
                      <w:rPr/>
                    </w:rPrChange>
                  </w:rPr>
                  <w:delText>40</w:delText>
                </w:r>
                <w:r w:rsidRPr="00790EB9" w:rsidDel="00520787">
                  <w:rPr>
                    <w:rFonts w:hint="eastAsia"/>
                    <w:color w:val="000000" w:themeColor="text1"/>
                    <w:rPrChange w:id="9615" w:author="JIE  SUN" w:date="2018-06-22T18:39:00Z">
                      <w:rPr>
                        <w:rFonts w:hint="eastAsia"/>
                      </w:rPr>
                    </w:rPrChange>
                  </w:rPr>
                  <w:delText>°</w:delText>
                </w:r>
                <w:r w:rsidRPr="00790EB9" w:rsidDel="00520787">
                  <w:rPr>
                    <w:color w:val="000000" w:themeColor="text1"/>
                    <w:rPrChange w:id="9616" w:author="JIE  SUN" w:date="2018-06-22T18:39:00Z">
                      <w:rPr/>
                    </w:rPrChange>
                  </w:rPr>
                  <w:delText>-80</w:delText>
                </w:r>
                <w:r w:rsidRPr="00790EB9" w:rsidDel="00520787">
                  <w:rPr>
                    <w:rFonts w:hint="eastAsia"/>
                    <w:color w:val="000000" w:themeColor="text1"/>
                    <w:rPrChange w:id="9617" w:author="JIE  SUN" w:date="2018-06-22T18:39:00Z">
                      <w:rPr>
                        <w:rFonts w:hint="eastAsia"/>
                      </w:rPr>
                    </w:rPrChange>
                  </w:rPr>
                  <w:delText>°</w:delText>
                </w:r>
              </w:del>
            </w:ins>
          </w:p>
        </w:tc>
      </w:tr>
    </w:tbl>
    <w:p w14:paraId="0535FB98" w14:textId="77777777" w:rsidR="0087014B" w:rsidDel="00937E4F" w:rsidRDefault="0087014B">
      <w:pPr>
        <w:rPr>
          <w:del w:id="9618" w:author="像个男人一样" w:date="2018-03-22T11:48:00Z"/>
          <w:lang w:val="en-US"/>
        </w:rPr>
      </w:pPr>
    </w:p>
    <w:p w14:paraId="0301A37B" w14:textId="77777777" w:rsidR="00937E4F" w:rsidRDefault="00937E4F">
      <w:pPr>
        <w:pStyle w:val="Caption"/>
        <w:rPr>
          <w:ins w:id="9619" w:author="jie sun" w:date="2018-04-11T20:59:00Z"/>
          <w:iCs w:val="0"/>
          <w:color w:val="auto"/>
          <w:sz w:val="24"/>
          <w:szCs w:val="22"/>
          <w:lang w:val="en-US"/>
        </w:rPr>
      </w:pPr>
    </w:p>
    <w:p w14:paraId="70E94E11" w14:textId="7B7F2287" w:rsidR="00937E4F" w:rsidRDefault="00A41C79">
      <w:pPr>
        <w:pStyle w:val="Heading3"/>
        <w:pPrChange w:id="9620" w:author="JIE  SUN" w:date="2018-06-21T22:23:00Z">
          <w:pPr/>
        </w:pPrChange>
      </w:pPr>
      <w:bookmarkStart w:id="9621" w:name="_Toc518649194"/>
      <w:ins w:id="9622" w:author="JIE  SUN" w:date="2018-06-21T22:24:00Z">
        <w:r>
          <w:t xml:space="preserve">Validating the </w:t>
        </w:r>
      </w:ins>
      <w:ins w:id="9623" w:author="JIE  SUN" w:date="2018-06-22T21:01:00Z">
        <w:r w:rsidR="00751489">
          <w:t>Collection Data</w:t>
        </w:r>
      </w:ins>
      <w:bookmarkEnd w:id="9621"/>
    </w:p>
    <w:p w14:paraId="7BC500DA" w14:textId="77777777" w:rsidR="00971A14" w:rsidRPr="00971A14" w:rsidRDefault="00971A14" w:rsidP="00971A14">
      <w:pPr>
        <w:rPr>
          <w:ins w:id="9624" w:author="jie sun" w:date="2018-04-11T20:59:00Z"/>
          <w:rPrChange w:id="9625" w:author="JIE  SUN" w:date="2018-06-21T22:23:00Z">
            <w:rPr>
              <w:ins w:id="9626" w:author="jie sun" w:date="2018-04-11T20:59:00Z"/>
              <w:lang w:val="en-US"/>
            </w:rPr>
          </w:rPrChange>
        </w:rPr>
      </w:pPr>
    </w:p>
    <w:p w14:paraId="4164DEB6" w14:textId="77777777" w:rsidR="00A41C79" w:rsidRDefault="00A41C79">
      <w:pPr>
        <w:rPr>
          <w:ins w:id="9627" w:author="JIE  SUN" w:date="2018-06-22T17:27:00Z"/>
        </w:rPr>
      </w:pPr>
      <w:ins w:id="9628" w:author="JIE  SUN" w:date="2018-06-21T22:24:00Z">
        <w:r>
          <w:t xml:space="preserve">After </w:t>
        </w:r>
      </w:ins>
      <w:ins w:id="9629" w:author="JIE  SUN" w:date="2018-06-22T17:25:00Z">
        <w:r w:rsidR="001010E9">
          <w:t xml:space="preserve">judging the data </w:t>
        </w:r>
      </w:ins>
      <w:ins w:id="9630" w:author="JIE  SUN" w:date="2018-06-22T21:02:00Z">
        <w:r w:rsidR="00CC5BD9">
          <w:t>validity</w:t>
        </w:r>
      </w:ins>
      <w:ins w:id="9631" w:author="JIE  SUN" w:date="2018-06-22T17:26:00Z">
        <w:r w:rsidR="001010E9">
          <w:t xml:space="preserve"> through the threshold values</w:t>
        </w:r>
      </w:ins>
      <w:ins w:id="9632" w:author="JIE  SUN" w:date="2018-06-21T22:24:00Z">
        <w:r>
          <w:t xml:space="preserve">, </w:t>
        </w:r>
      </w:ins>
      <w:ins w:id="9633" w:author="JIE  SUN" w:date="2018-06-21T22:25:00Z">
        <w:r>
          <w:t xml:space="preserve">there is </w:t>
        </w:r>
      </w:ins>
      <w:ins w:id="9634" w:author="JIE  SUN" w:date="2018-06-22T17:26:00Z">
        <w:r w:rsidR="001010E9">
          <w:t>other two</w:t>
        </w:r>
      </w:ins>
      <w:ins w:id="9635" w:author="JIE  SUN" w:date="2018-06-21T22:25:00Z">
        <w:r>
          <w:t xml:space="preserve"> algorithm</w:t>
        </w:r>
      </w:ins>
      <w:ins w:id="9636" w:author="JIE  SUN" w:date="2018-06-22T17:26:00Z">
        <w:r w:rsidR="001010E9">
          <w:t>s</w:t>
        </w:r>
      </w:ins>
      <w:ins w:id="9637" w:author="JIE  SUN" w:date="2018-06-21T22:25:00Z">
        <w:r>
          <w:t xml:space="preserve"> to validate </w:t>
        </w:r>
      </w:ins>
      <w:ins w:id="9638" w:author="JIE  SUN" w:date="2018-06-21T22:23:00Z">
        <w:r>
          <w:t xml:space="preserve">whether </w:t>
        </w:r>
      </w:ins>
      <w:ins w:id="9639" w:author="JIE  SUN" w:date="2018-06-21T22:26:00Z">
        <w:r>
          <w:t xml:space="preserve">it </w:t>
        </w:r>
      </w:ins>
      <w:ins w:id="9640" w:author="JIE  SUN" w:date="2018-06-21T22:23:00Z">
        <w:r>
          <w:t>is a</w:t>
        </w:r>
      </w:ins>
      <w:ins w:id="9641" w:author="JIE  SUN" w:date="2018-06-22T17:31:00Z">
        <w:r w:rsidR="001010E9">
          <w:t xml:space="preserve"> valid</w:t>
        </w:r>
      </w:ins>
      <w:ins w:id="9642" w:author="JIE  SUN" w:date="2018-06-21T22:23:00Z">
        <w:r>
          <w:t xml:space="preserve"> gesture or not. </w:t>
        </w:r>
      </w:ins>
    </w:p>
    <w:p w14:paraId="55C0B253" w14:textId="77777777" w:rsidR="001010E9" w:rsidRDefault="001010E9">
      <w:pPr>
        <w:rPr>
          <w:ins w:id="9643" w:author="JIE  SUN" w:date="2018-06-22T17:35:00Z"/>
        </w:rPr>
      </w:pPr>
      <w:ins w:id="9644" w:author="JIE  SUN" w:date="2018-06-22T17:27:00Z">
        <w:r>
          <w:t xml:space="preserve">First: </w:t>
        </w:r>
      </w:ins>
      <w:ins w:id="9645" w:author="JIE  SUN" w:date="2018-06-22T17:32:00Z">
        <w:r>
          <w:t xml:space="preserve"> a valid gesture happened should be there are more than</w:t>
        </w:r>
      </w:ins>
      <w:ins w:id="9646" w:author="JIE  SUN" w:date="2018-06-22T17:33:00Z">
        <w:r>
          <w:t xml:space="preserve"> </w:t>
        </w:r>
        <w:r w:rsidR="00396BC8">
          <w:t>4</w:t>
        </w:r>
      </w:ins>
      <w:ins w:id="9647" w:author="JIE  SUN" w:date="2018-06-22T17:32:00Z">
        <w:r>
          <w:t xml:space="preserve"> continuous valid data</w:t>
        </w:r>
      </w:ins>
      <w:ins w:id="9648" w:author="JIE  SUN" w:date="2018-06-22T17:33:00Z">
        <w:r w:rsidR="00396BC8">
          <w:t xml:space="preserve"> of the inclination angle meet the standards; in this way, it can avoid some individual abnormal data </w:t>
        </w:r>
      </w:ins>
      <w:ins w:id="9649" w:author="JIE  SUN" w:date="2018-06-22T17:35:00Z">
        <w:r w:rsidR="00396BC8">
          <w:t>affecting</w:t>
        </w:r>
      </w:ins>
      <w:ins w:id="9650" w:author="JIE  SUN" w:date="2018-06-22T17:33:00Z">
        <w:r w:rsidR="00396BC8">
          <w:t xml:space="preserve"> </w:t>
        </w:r>
      </w:ins>
      <w:ins w:id="9651" w:author="JIE  SUN" w:date="2018-06-22T17:35:00Z">
        <w:r w:rsidR="00396BC8">
          <w:t xml:space="preserve">the result. </w:t>
        </w:r>
      </w:ins>
    </w:p>
    <w:p w14:paraId="5C85FB8F" w14:textId="77777777" w:rsidR="00396BC8" w:rsidRDefault="00396BC8">
      <w:pPr>
        <w:rPr>
          <w:ins w:id="9652" w:author="JIE  SUN" w:date="2018-06-21T22:26:00Z"/>
        </w:rPr>
      </w:pPr>
      <w:ins w:id="9653" w:author="JIE  SUN" w:date="2018-06-22T17:35:00Z">
        <w:r>
          <w:t xml:space="preserve">Second: </w:t>
        </w:r>
      </w:ins>
      <w:ins w:id="9654"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655" w:author="JIE  SUN" w:date="2018-06-22T17:41:00Z">
        <w:r w:rsidR="00163D68">
          <w:t>there must be a module change</w:t>
        </w:r>
      </w:ins>
      <w:ins w:id="9656" w:author="JIE  SUN" w:date="2018-06-22T17:43:00Z">
        <w:r w:rsidR="00DD09CC">
          <w:t>,</w:t>
        </w:r>
      </w:ins>
      <w:ins w:id="9657" w:author="JIE  SUN" w:date="2018-06-22T17:46:00Z">
        <w:r w:rsidR="00163D68">
          <w:t xml:space="preserve"> </w:t>
        </w:r>
      </w:ins>
      <w:ins w:id="9658" w:author="JIE  SUN" w:date="2018-06-22T17:43:00Z">
        <w:r w:rsidR="00DD09CC">
          <w:t xml:space="preserve">which means the data </w:t>
        </w:r>
      </w:ins>
      <w:ins w:id="9659" w:author="JIE  SUN" w:date="2018-06-22T17:47:00Z">
        <w:r w:rsidR="00163D68">
          <w:t xml:space="preserve">of Inclination angle must change from invalid range to an invalid range to </w:t>
        </w:r>
      </w:ins>
      <w:ins w:id="9660" w:author="JIE  SUN" w:date="2018-06-22T17:48:00Z">
        <w:r w:rsidR="00163D68">
          <w:t>prove</w:t>
        </w:r>
      </w:ins>
      <w:ins w:id="9661" w:author="JIE  SUN" w:date="2018-06-22T17:47:00Z">
        <w:r w:rsidR="00163D68">
          <w:t xml:space="preserve"> </w:t>
        </w:r>
      </w:ins>
      <w:ins w:id="9662"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663" w:author="JIE  SUN" w:date="2018-06-22T17:48:00Z"/>
        </w:rPr>
      </w:pPr>
      <w:ins w:id="9664" w:author="JIE  SUN" w:date="2018-06-22T17:48:00Z">
        <w:r>
          <w:t>There is a piece of code</w:t>
        </w:r>
      </w:ins>
      <w:ins w:id="9665" w:author="JIE  SUN" w:date="2018-06-22T18:14:00Z">
        <w:r w:rsidR="00325963">
          <w:t xml:space="preserve"> below</w:t>
        </w:r>
      </w:ins>
      <w:ins w:id="9666" w:author="JIE  SUN" w:date="2018-06-22T17:48:00Z">
        <w:r>
          <w:t xml:space="preserve"> realizing the function, </w:t>
        </w:r>
      </w:ins>
      <w:ins w:id="9667" w:author="JIE  SUN" w:date="2018-06-22T17:49:00Z">
        <w:r>
          <w:t xml:space="preserve">for example. </w:t>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 xml:space="preserve">[0] </w:t>
        </w:r>
        <w:r w:rsidRPr="00163D68">
          <w:rPr>
            <w:rPrChange w:id="9668" w:author="JIE  SUN" w:date="2018-06-22T17:50:00Z">
              <w:rPr>
                <w:rFonts w:ascii="NSimSun" w:eastAsia="NSimSun" w:hAnsi="Times New Roman" w:cs="NSimSun"/>
                <w:color w:val="000000"/>
                <w:sz w:val="19"/>
                <w:szCs w:val="19"/>
              </w:rPr>
            </w:rPrChange>
          </w:rPr>
          <w:t>Gesture</w:t>
        </w:r>
      </w:ins>
      <w:ins w:id="9669" w:author="JIE  SUN" w:date="2018-06-22T17:50:00Z">
        <w:r>
          <w:t xml:space="preserve"> 1</w:t>
        </w:r>
      </w:ins>
      <w:ins w:id="9670" w:author="JIE  SUN" w:date="2018-06-22T17:49:00Z">
        <w:r w:rsidRPr="00163D68">
          <w:rPr>
            <w:rPrChange w:id="9671" w:author="JIE  SUN" w:date="2018-06-22T17:50:00Z">
              <w:rPr>
                <w:rFonts w:ascii="NSimSun" w:eastAsia="NSimSun" w:hAnsi="Times New Roman" w:cs="NSimSun"/>
                <w:color w:val="000000"/>
                <w:sz w:val="19"/>
                <w:szCs w:val="19"/>
              </w:rPr>
            </w:rPrChange>
          </w:rPr>
          <w:t xml:space="preserve"> flag variable</w:t>
        </w:r>
      </w:ins>
      <w:ins w:id="9672" w:author="JIE  SUN" w:date="2018-06-22T17:51:00Z">
        <w:r>
          <w:t xml:space="preserve"> and </w:t>
        </w:r>
        <w:proofErr w:type="spellStart"/>
        <w:r>
          <w:rPr>
            <w:rFonts w:ascii="NSimSun" w:eastAsia="NSimSun" w:hAnsi="Times New Roman" w:cs="NSimSun"/>
            <w:color w:val="000000"/>
            <w:sz w:val="19"/>
            <w:szCs w:val="19"/>
          </w:rPr>
          <w:t>aflag.last_times</w:t>
        </w:r>
        <w:proofErr w:type="spellEnd"/>
        <w:r>
          <w:rPr>
            <w:rFonts w:ascii="NSimSun" w:eastAsia="NSimSun" w:hAnsi="Times New Roman" w:cs="NSimSun"/>
            <w:color w:val="000000"/>
            <w:sz w:val="19"/>
            <w:szCs w:val="19"/>
          </w:rPr>
          <w:t>[1]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proofErr w:type="spellStart"/>
      <w:ins w:id="9673" w:author="JIE  SUN" w:date="2018-06-22T17:52:00Z">
        <w:r>
          <w:rPr>
            <w:rFonts w:ascii="NSimSun" w:eastAsia="NSimSun" w:hAnsi="Times New Roman" w:cs="NSimSun"/>
            <w:color w:val="000000"/>
            <w:sz w:val="19"/>
            <w:szCs w:val="19"/>
          </w:rPr>
          <w:t>aflag.previous_time</w:t>
        </w:r>
        <w:proofErr w:type="spellEnd"/>
        <w:r>
          <w:rPr>
            <w:rFonts w:ascii="NSimSun" w:eastAsia="NSimSun" w:hAnsi="Times New Roman" w:cs="NSimSun"/>
            <w:color w:val="000000"/>
            <w:sz w:val="19"/>
            <w:szCs w:val="19"/>
          </w:rPr>
          <w:t xml:space="preserve"> </w:t>
        </w:r>
        <w:r w:rsidRPr="00EF405F">
          <w:rPr>
            <w:rPrChange w:id="9674" w:author="JIE  SUN" w:date="2018-06-22T18:12:00Z">
              <w:rPr>
                <w:rFonts w:ascii="NSimSun" w:eastAsia="NSimSun" w:hAnsi="Times New Roman" w:cs="NSimSun"/>
                <w:color w:val="000000"/>
                <w:sz w:val="19"/>
                <w:szCs w:val="19"/>
              </w:rPr>
            </w:rPrChange>
          </w:rPr>
          <w:t xml:space="preserve">means how many times the </w:t>
        </w:r>
      </w:ins>
      <w:ins w:id="9675" w:author="JIE  SUN" w:date="2018-06-22T17:53:00Z">
        <w:r w:rsidRPr="00EF405F">
          <w:rPr>
            <w:rPrChange w:id="9676" w:author="JIE  SUN" w:date="2018-06-22T18:12:00Z">
              <w:rPr>
                <w:rFonts w:ascii="NSimSun" w:eastAsia="NSimSun" w:hAnsi="Times New Roman" w:cs="NSimSun"/>
                <w:color w:val="000000"/>
                <w:sz w:val="19"/>
                <w:szCs w:val="19"/>
              </w:rPr>
            </w:rPrChange>
          </w:rPr>
          <w:t>data continually meet the condition</w:t>
        </w:r>
      </w:ins>
      <w:ins w:id="9677" w:author="JIE  SUN" w:date="2018-06-22T17:52:00Z">
        <w:r w:rsidRPr="00EF405F">
          <w:rPr>
            <w:rPrChange w:id="9678" w:author="JIE  SUN" w:date="2018-06-22T18:12:00Z">
              <w:rPr>
                <w:rFonts w:ascii="NSimSun" w:eastAsia="NSimSun" w:hAnsi="Times New Roman" w:cs="NSimSun"/>
                <w:color w:val="000000"/>
                <w:sz w:val="19"/>
                <w:szCs w:val="19"/>
              </w:rPr>
            </w:rPrChange>
          </w:rPr>
          <w:t xml:space="preserve">, and  </w:t>
        </w:r>
      </w:ins>
      <w:ins w:id="9679" w:author="JIE  SUN" w:date="2018-06-22T18:12:00Z">
        <w:r w:rsidR="00EF405F">
          <w:rPr>
            <w:rFonts w:ascii="NSimSun" w:eastAsia="NSimSun" w:hAnsi="Times New Roman" w:cs="NSimSun"/>
            <w:color w:val="000000"/>
            <w:sz w:val="19"/>
            <w:szCs w:val="19"/>
          </w:rPr>
          <w:t xml:space="preserve">act </w:t>
        </w:r>
      </w:ins>
      <w:ins w:id="9680" w:author="JIE  SUN" w:date="2018-06-22T17:52:00Z">
        <w:r w:rsidRPr="00EF405F">
          <w:rPr>
            <w:rPrChange w:id="9681" w:author="JIE  SUN" w:date="2018-06-22T18:12:00Z">
              <w:rPr>
                <w:rFonts w:ascii="NSimSun" w:eastAsia="NSimSun" w:hAnsi="Times New Roman" w:cs="NSimSun"/>
                <w:color w:val="000000"/>
                <w:sz w:val="19"/>
                <w:szCs w:val="19"/>
              </w:rPr>
            </w:rPrChange>
          </w:rPr>
          <w:t xml:space="preserve">is a </w:t>
        </w:r>
      </w:ins>
      <w:ins w:id="9682" w:author="JIE  SUN" w:date="2018-06-22T18:12:00Z">
        <w:r w:rsidR="00EF405F">
          <w:t xml:space="preserve">flag for marking a gesture happens or not, if </w:t>
        </w:r>
      </w:ins>
      <w:ins w:id="9683"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684" w:author="JIE  SUN" w:date="2018-06-22T18:14:00Z"/>
          <w:rFonts w:ascii="NSimSun" w:eastAsia="NSimSun" w:hAnsi="Times New Roman" w:cs="NSimSun"/>
          <w:color w:val="000000"/>
          <w:sz w:val="19"/>
          <w:szCs w:val="19"/>
        </w:rPr>
      </w:pPr>
      <w:ins w:id="9685" w:author="JIE  SUN" w:date="2018-06-22T18:13:00Z">
        <w:r>
          <w:rPr>
            <w:rFonts w:ascii="NSimSun" w:eastAsia="NSimSun" w:hAnsi="Times New Roman" w:cs="NSimSun"/>
            <w:color w:val="000000"/>
            <w:sz w:val="19"/>
            <w:szCs w:val="19"/>
          </w:rPr>
          <w:t>== 1</w:t>
        </w:r>
      </w:ins>
      <w:ins w:id="9686" w:author="JIE  SUN" w:date="2018-06-22T17:52:00Z">
        <w:r w:rsidR="00163D68">
          <w:rPr>
            <w:rFonts w:ascii="NSimSun" w:eastAsia="NSimSun" w:hAnsi="Times New Roman" w:cs="NSimSun"/>
            <w:color w:val="000000"/>
            <w:sz w:val="19"/>
            <w:szCs w:val="19"/>
          </w:rPr>
          <w:t xml:space="preserve"> </w:t>
        </w:r>
      </w:ins>
      <w:ins w:id="9687" w:author="JIE  SUN" w:date="2018-06-22T18:13:00Z">
        <w:r w:rsidRPr="00EF405F">
          <w:rPr>
            <w:rPrChange w:id="9688" w:author="JIE  SUN" w:date="2018-06-22T18:13:00Z">
              <w:rPr>
                <w:rFonts w:ascii="NSimSun" w:eastAsia="NSimSun" w:hAnsi="Times New Roman" w:cs="NSimSun"/>
                <w:color w:val="000000"/>
                <w:sz w:val="19"/>
                <w:szCs w:val="19"/>
              </w:rPr>
            </w:rPrChange>
          </w:rPr>
          <w:t xml:space="preserve">means there is a </w:t>
        </w:r>
      </w:ins>
      <w:ins w:id="9689" w:author="JIE  SUN" w:date="2018-06-22T21:03:00Z">
        <w:r w:rsidR="0091419F">
          <w:t xml:space="preserve">correct </w:t>
        </w:r>
      </w:ins>
      <w:ins w:id="9690" w:author="JIE  SUN" w:date="2018-06-22T18:13:00Z">
        <w:r w:rsidRPr="00EF405F">
          <w:rPr>
            <w:rPrChange w:id="9691" w:author="JIE  SUN" w:date="2018-06-22T18:13:00Z">
              <w:rPr>
                <w:rFonts w:ascii="NSimSun" w:eastAsia="NSimSun" w:hAnsi="Times New Roman" w:cs="NSimSun"/>
                <w:color w:val="000000"/>
                <w:sz w:val="19"/>
                <w:szCs w:val="19"/>
              </w:rPr>
            </w:rPrChange>
          </w:rPr>
          <w:t>gesture caught</w:t>
        </w:r>
      </w:ins>
      <w:ins w:id="9692" w:author="JIE  SUN" w:date="2018-06-22T18:15:00Z">
        <w:r w:rsidR="003B5070">
          <w:t>.</w:t>
        </w:r>
      </w:ins>
      <w:ins w:id="9693" w:author="JIE  SUN" w:date="2018-06-22T17:33:00Z">
        <w:r w:rsidR="00396BC8" w:rsidRPr="00EF405F">
          <w:rPr>
            <w:rPrChange w:id="9694" w:author="JIE  SUN" w:date="2018-06-22T18:13:00Z">
              <w:rPr>
                <w:rFonts w:ascii="NSimSun" w:eastAsia="NSimSun" w:hAnsi="Times New Roman" w:cs="NSimSun"/>
                <w:color w:val="000000"/>
                <w:sz w:val="19"/>
                <w:szCs w:val="19"/>
              </w:rPr>
            </w:rPrChange>
          </w:rPr>
          <w:tab/>
        </w:r>
        <w:r w:rsidR="00396BC8" w:rsidRPr="00EF405F">
          <w:rPr>
            <w:rPrChange w:id="9695"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696"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697" w:author="JIE  SUN" w:date="2018-06-22T17:33:00Z"/>
          <w:rFonts w:ascii="NSimSun" w:eastAsia="NSimSun" w:hAnsi="Times New Roman" w:cs="NSimSun"/>
          <w:color w:val="000000"/>
          <w:sz w:val="19"/>
          <w:szCs w:val="19"/>
        </w:rPr>
        <w:pPrChange w:id="9698" w:author="JIE  SUN" w:date="2018-06-22T18:14:00Z">
          <w:pPr>
            <w:autoSpaceDE w:val="0"/>
            <w:autoSpaceDN w:val="0"/>
            <w:adjustRightInd w:val="0"/>
            <w:spacing w:after="0"/>
          </w:pPr>
        </w:pPrChange>
      </w:pPr>
      <w:ins w:id="9699"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[1] != 0)</w:t>
        </w:r>
      </w:ins>
    </w:p>
    <w:p w14:paraId="4989C4B4" w14:textId="77777777" w:rsidR="00396BC8" w:rsidRDefault="00396BC8" w:rsidP="00396BC8">
      <w:pPr>
        <w:autoSpaceDE w:val="0"/>
        <w:autoSpaceDN w:val="0"/>
        <w:adjustRightInd w:val="0"/>
        <w:spacing w:after="0"/>
        <w:rPr>
          <w:ins w:id="9700" w:author="JIE  SUN" w:date="2018-06-22T17:33:00Z"/>
          <w:rFonts w:ascii="NSimSun" w:eastAsia="NSimSun" w:hAnsi="Times New Roman" w:cs="NSimSun"/>
          <w:color w:val="000000"/>
          <w:sz w:val="19"/>
          <w:szCs w:val="19"/>
        </w:rPr>
      </w:pPr>
      <w:ins w:id="970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702" w:author="JIE  SUN" w:date="2018-06-22T17:33:00Z"/>
          <w:rFonts w:ascii="NSimSun" w:eastAsia="NSimSun" w:hAnsi="Times New Roman" w:cs="NSimSun"/>
          <w:color w:val="000000"/>
          <w:sz w:val="19"/>
          <w:szCs w:val="19"/>
        </w:rPr>
      </w:pPr>
      <w:ins w:id="970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[0] = 0;</w:t>
        </w:r>
      </w:ins>
    </w:p>
    <w:p w14:paraId="116AAC59" w14:textId="77777777" w:rsidR="00396BC8" w:rsidRDefault="00396BC8" w:rsidP="00396BC8">
      <w:pPr>
        <w:autoSpaceDE w:val="0"/>
        <w:autoSpaceDN w:val="0"/>
        <w:adjustRightInd w:val="0"/>
        <w:spacing w:after="0"/>
        <w:rPr>
          <w:ins w:id="9704" w:author="JIE  SUN" w:date="2018-06-22T17:33:00Z"/>
          <w:rFonts w:ascii="NSimSun" w:eastAsia="NSimSun" w:hAnsi="Times New Roman" w:cs="NSimSun"/>
          <w:color w:val="000000"/>
          <w:sz w:val="19"/>
          <w:szCs w:val="19"/>
        </w:rPr>
      </w:pPr>
      <w:ins w:id="970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[1] = 0;</w:t>
        </w:r>
      </w:ins>
    </w:p>
    <w:p w14:paraId="44629AA3" w14:textId="77777777" w:rsidR="00396BC8" w:rsidRDefault="00396BC8" w:rsidP="00396BC8">
      <w:pPr>
        <w:autoSpaceDE w:val="0"/>
        <w:autoSpaceDN w:val="0"/>
        <w:adjustRightInd w:val="0"/>
        <w:spacing w:after="0"/>
        <w:rPr>
          <w:ins w:id="9706" w:author="JIE  SUN" w:date="2018-06-22T17:33:00Z"/>
          <w:rFonts w:ascii="NSimSun" w:eastAsia="NSimSun" w:hAnsi="Times New Roman" w:cs="NSimSun"/>
          <w:color w:val="000000"/>
          <w:sz w:val="19"/>
          <w:szCs w:val="19"/>
        </w:rPr>
      </w:pPr>
      <w:ins w:id="970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proofErr w:type="spellStart"/>
        <w:proofErr w:type="gramStart"/>
        <w:r>
          <w:rPr>
            <w:rFonts w:ascii="NSimSun" w:eastAsia="NSimSun" w:hAnsi="Times New Roman" w:cs="NSimSun"/>
            <w:color w:val="000000"/>
            <w:sz w:val="19"/>
            <w:szCs w:val="19"/>
          </w:rPr>
          <w:t>aflag.previous</w:t>
        </w:r>
        <w:proofErr w:type="gramEnd"/>
        <w:r>
          <w:rPr>
            <w:rFonts w:ascii="NSimSun" w:eastAsia="NSimSun" w:hAnsi="Times New Roman" w:cs="NSimSun"/>
            <w:color w:val="000000"/>
            <w:sz w:val="19"/>
            <w:szCs w:val="19"/>
          </w:rPr>
          <w:t>_time</w:t>
        </w:r>
        <w:proofErr w:type="spellEnd"/>
        <w:r>
          <w:rPr>
            <w:rFonts w:ascii="NSimSun" w:eastAsia="NSimSun" w:hAnsi="Times New Roman" w:cs="NSimSun"/>
            <w:color w:val="000000"/>
            <w:sz w:val="19"/>
            <w:szCs w:val="19"/>
          </w:rPr>
          <w:t xml:space="preserve"> = 0;</w:t>
        </w:r>
      </w:ins>
    </w:p>
    <w:p w14:paraId="15D343EC" w14:textId="77777777" w:rsidR="00396BC8" w:rsidRDefault="00396BC8" w:rsidP="00396BC8">
      <w:pPr>
        <w:autoSpaceDE w:val="0"/>
        <w:autoSpaceDN w:val="0"/>
        <w:adjustRightInd w:val="0"/>
        <w:spacing w:after="0"/>
        <w:rPr>
          <w:ins w:id="9708" w:author="JIE  SUN" w:date="2018-06-22T17:33:00Z"/>
          <w:rFonts w:ascii="NSimSun" w:eastAsia="NSimSun" w:hAnsi="Times New Roman" w:cs="NSimSun"/>
          <w:color w:val="000000"/>
          <w:sz w:val="19"/>
          <w:szCs w:val="19"/>
        </w:rPr>
      </w:pPr>
      <w:ins w:id="970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710" w:author="JIE  SUN" w:date="2018-06-22T17:33:00Z"/>
          <w:rFonts w:ascii="NSimSun" w:eastAsia="NSimSun" w:hAnsi="Times New Roman" w:cs="NSimSun"/>
          <w:color w:val="000000"/>
          <w:sz w:val="19"/>
          <w:szCs w:val="19"/>
        </w:rPr>
      </w:pPr>
      <w:ins w:id="971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712" w:author="JIE  SUN" w:date="2018-06-22T17:33:00Z"/>
          <w:rFonts w:ascii="NSimSun" w:eastAsia="NSimSun" w:hAnsi="Times New Roman" w:cs="NSimSun"/>
          <w:color w:val="000000"/>
          <w:sz w:val="19"/>
          <w:szCs w:val="19"/>
        </w:rPr>
      </w:pPr>
      <w:ins w:id="971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714" w:author="JIE  SUN" w:date="2018-06-22T17:33:00Z"/>
          <w:rFonts w:ascii="NSimSun" w:eastAsia="NSimSun" w:hAnsi="Times New Roman" w:cs="NSimSun"/>
          <w:color w:val="000000"/>
          <w:sz w:val="19"/>
          <w:szCs w:val="19"/>
        </w:rPr>
      </w:pPr>
      <w:ins w:id="971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proofErr w:type="gramStart"/>
        <w:r>
          <w:rPr>
            <w:rFonts w:ascii="NSimSun" w:eastAsia="NSimSun" w:hAnsi="Times New Roman" w:cs="NSimSun"/>
            <w:color w:val="000000"/>
            <w:sz w:val="19"/>
            <w:szCs w:val="19"/>
          </w:rPr>
          <w:t>aflag.previous</w:t>
        </w:r>
        <w:proofErr w:type="gramEnd"/>
        <w:r>
          <w:rPr>
            <w:rFonts w:ascii="NSimSun" w:eastAsia="NSimSun" w:hAnsi="Times New Roman" w:cs="NSimSun"/>
            <w:color w:val="000000"/>
            <w:sz w:val="19"/>
            <w:szCs w:val="19"/>
          </w:rPr>
          <w:t>_time</w:t>
        </w:r>
        <w:proofErr w:type="spellEnd"/>
        <w:r>
          <w:rPr>
            <w:rFonts w:ascii="NSimSun" w:eastAsia="NSimSun" w:hAnsi="Times New Roman" w:cs="NSimSun"/>
            <w:color w:val="000000"/>
            <w:sz w:val="19"/>
            <w:szCs w:val="19"/>
          </w:rPr>
          <w:t xml:space="preserve"> == 4)</w:t>
        </w:r>
      </w:ins>
    </w:p>
    <w:p w14:paraId="279481A2" w14:textId="77777777" w:rsidR="00396BC8" w:rsidRDefault="00396BC8" w:rsidP="00396BC8">
      <w:pPr>
        <w:autoSpaceDE w:val="0"/>
        <w:autoSpaceDN w:val="0"/>
        <w:adjustRightInd w:val="0"/>
        <w:spacing w:after="0"/>
        <w:rPr>
          <w:ins w:id="9716" w:author="JIE  SUN" w:date="2018-06-22T17:33:00Z"/>
          <w:rFonts w:ascii="NSimSun" w:eastAsia="NSimSun" w:hAnsi="Times New Roman" w:cs="NSimSun"/>
          <w:color w:val="000000"/>
          <w:sz w:val="19"/>
          <w:szCs w:val="19"/>
        </w:rPr>
      </w:pPr>
      <w:ins w:id="971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[0]++;</w:t>
        </w:r>
      </w:ins>
    </w:p>
    <w:p w14:paraId="073DF467" w14:textId="77777777" w:rsidR="00396BC8" w:rsidRDefault="00396BC8" w:rsidP="00396BC8">
      <w:pPr>
        <w:autoSpaceDE w:val="0"/>
        <w:autoSpaceDN w:val="0"/>
        <w:adjustRightInd w:val="0"/>
        <w:spacing w:after="0"/>
        <w:rPr>
          <w:ins w:id="9718" w:author="JIE  SUN" w:date="2018-06-22T17:33:00Z"/>
          <w:rFonts w:ascii="NSimSun" w:eastAsia="NSimSun" w:hAnsi="Times New Roman" w:cs="NSimSun"/>
          <w:color w:val="000000"/>
          <w:sz w:val="19"/>
          <w:szCs w:val="19"/>
        </w:rPr>
      </w:pPr>
      <w:ins w:id="971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proofErr w:type="spellStart"/>
        <w:proofErr w:type="gramStart"/>
        <w:r>
          <w:rPr>
            <w:rFonts w:ascii="NSimSun" w:eastAsia="NSimSun" w:hAnsi="Times New Roman" w:cs="NSimSun"/>
            <w:color w:val="000000"/>
            <w:sz w:val="19"/>
            <w:szCs w:val="19"/>
          </w:rPr>
          <w:t>aflag.previous</w:t>
        </w:r>
        <w:proofErr w:type="gramEnd"/>
        <w:r>
          <w:rPr>
            <w:rFonts w:ascii="NSimSun" w:eastAsia="NSimSun" w:hAnsi="Times New Roman" w:cs="NSimSun"/>
            <w:color w:val="000000"/>
            <w:sz w:val="19"/>
            <w:szCs w:val="19"/>
          </w:rPr>
          <w:t>_time</w:t>
        </w:r>
        <w:proofErr w:type="spellEnd"/>
        <w:r>
          <w:rPr>
            <w:rFonts w:ascii="NSimSun" w:eastAsia="NSimSun" w:hAnsi="Times New Roman" w:cs="NSimSun"/>
            <w:color w:val="000000"/>
            <w:sz w:val="19"/>
            <w:szCs w:val="19"/>
          </w:rPr>
          <w:t>++;</w:t>
        </w:r>
      </w:ins>
    </w:p>
    <w:p w14:paraId="6ED5D102" w14:textId="77777777" w:rsidR="00396BC8" w:rsidRDefault="00396BC8" w:rsidP="00396BC8">
      <w:pPr>
        <w:autoSpaceDE w:val="0"/>
        <w:autoSpaceDN w:val="0"/>
        <w:adjustRightInd w:val="0"/>
        <w:spacing w:after="0"/>
        <w:rPr>
          <w:ins w:id="9720"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721"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722" w:author="JIE  SUN" w:date="2018-06-22T17:33:00Z"/>
          <w:rFonts w:ascii="NSimSun" w:eastAsia="NSimSun" w:hAnsi="Times New Roman" w:cs="NSimSun"/>
          <w:color w:val="000000"/>
          <w:sz w:val="19"/>
          <w:szCs w:val="19"/>
        </w:rPr>
      </w:pPr>
      <w:ins w:id="972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[0] == 1) {</w:t>
        </w:r>
      </w:ins>
    </w:p>
    <w:p w14:paraId="6BBD3151" w14:textId="77777777" w:rsidR="00396BC8" w:rsidRDefault="00396BC8" w:rsidP="00396BC8">
      <w:pPr>
        <w:autoSpaceDE w:val="0"/>
        <w:autoSpaceDN w:val="0"/>
        <w:adjustRightInd w:val="0"/>
        <w:spacing w:after="0"/>
        <w:rPr>
          <w:ins w:id="9724" w:author="JIE  SUN" w:date="2018-06-22T17:33:00Z"/>
          <w:rFonts w:ascii="NSimSun" w:eastAsia="NSimSun" w:hAnsi="Times New Roman" w:cs="NSimSun"/>
          <w:color w:val="000000"/>
          <w:sz w:val="19"/>
          <w:szCs w:val="19"/>
        </w:rPr>
      </w:pPr>
      <w:ins w:id="972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proofErr w:type="spellStart"/>
        <w:proofErr w:type="gramStart"/>
        <w:r>
          <w:rPr>
            <w:rFonts w:ascii="NSimSun" w:eastAsia="NSimSun" w:hAnsi="Times New Roman" w:cs="NSimSun"/>
            <w:color w:val="000000"/>
            <w:sz w:val="19"/>
            <w:szCs w:val="19"/>
          </w:rPr>
          <w:t>aflag.last</w:t>
        </w:r>
        <w:proofErr w:type="gramEnd"/>
        <w:r>
          <w:rPr>
            <w:rFonts w:ascii="NSimSun" w:eastAsia="NSimSun" w:hAnsi="Times New Roman" w:cs="NSimSun"/>
            <w:color w:val="000000"/>
            <w:sz w:val="19"/>
            <w:szCs w:val="19"/>
          </w:rPr>
          <w:t>_times</w:t>
        </w:r>
        <w:proofErr w:type="spellEnd"/>
        <w:r>
          <w:rPr>
            <w:rFonts w:ascii="NSimSun" w:eastAsia="NSimSun" w:hAnsi="Times New Roman" w:cs="NSimSun"/>
            <w:color w:val="000000"/>
            <w:sz w:val="19"/>
            <w:szCs w:val="19"/>
          </w:rPr>
          <w:t>[0] = 0;</w:t>
        </w:r>
      </w:ins>
    </w:p>
    <w:p w14:paraId="5419CF5C" w14:textId="77777777" w:rsidR="00396BC8" w:rsidRDefault="00396BC8" w:rsidP="00396BC8">
      <w:pPr>
        <w:autoSpaceDE w:val="0"/>
        <w:autoSpaceDN w:val="0"/>
        <w:adjustRightInd w:val="0"/>
        <w:spacing w:after="0"/>
        <w:rPr>
          <w:ins w:id="9726" w:author="JIE  SUN" w:date="2018-06-22T17:33:00Z"/>
          <w:rFonts w:ascii="NSimSun" w:eastAsia="NSimSun" w:hAnsi="Times New Roman" w:cs="NSimSun"/>
          <w:color w:val="000000"/>
          <w:sz w:val="19"/>
          <w:szCs w:val="19"/>
        </w:rPr>
      </w:pPr>
      <w:ins w:id="972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728" w:author="JIE  SUN" w:date="2018-06-22T17:33:00Z"/>
          <w:rFonts w:ascii="NSimSun" w:eastAsia="NSimSun" w:hAnsi="Times New Roman" w:cs="NSimSun"/>
          <w:color w:val="000000"/>
          <w:sz w:val="19"/>
          <w:szCs w:val="19"/>
        </w:rPr>
      </w:pPr>
      <w:ins w:id="972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730" w:author="JIE  SUN" w:date="2018-06-22T17:33:00Z"/>
          <w:rFonts w:ascii="NSimSun" w:eastAsia="NSimSun" w:hAnsi="Times New Roman" w:cs="NSimSun"/>
          <w:color w:val="000000"/>
          <w:sz w:val="19"/>
          <w:szCs w:val="19"/>
        </w:rPr>
      </w:pPr>
      <w:ins w:id="973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732" w:author="JIE  SUN" w:date="2018-06-22T17:33:00Z"/>
          <w:rFonts w:ascii="NSimSun" w:eastAsia="NSimSun" w:hAnsi="Times New Roman" w:cs="NSimSun"/>
          <w:color w:val="000000"/>
          <w:sz w:val="19"/>
          <w:szCs w:val="19"/>
        </w:rPr>
      </w:pPr>
      <w:ins w:id="973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734" w:author="JIE  SUN" w:date="2018-06-22T17:33:00Z"/>
          <w:rFonts w:ascii="NSimSun" w:eastAsia="NSimSun" w:hAnsi="Times New Roman" w:cs="NSimSun"/>
          <w:color w:val="000000"/>
          <w:sz w:val="19"/>
          <w:szCs w:val="19"/>
        </w:rPr>
      </w:pPr>
      <w:ins w:id="973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736" w:author="JIE  SUN" w:date="2018-06-22T17:33:00Z"/>
          <w:rFonts w:ascii="NSimSun" w:eastAsia="NSimSun" w:hAnsi="Times New Roman" w:cs="NSimSun"/>
          <w:color w:val="000000"/>
          <w:sz w:val="19"/>
          <w:szCs w:val="19"/>
        </w:rPr>
      </w:pPr>
      <w:ins w:id="973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738" w:author="像个男人一样" w:date="2018-03-22T12:29:00Z"/>
        </w:rPr>
      </w:pPr>
      <w:ins w:id="9739" w:author="JIE  SUN" w:date="2018-06-22T17:33:00Z">
        <w:r>
          <w:rPr>
            <w:rFonts w:ascii="NSimSun" w:eastAsia="NSimSun" w:hAnsi="Times New Roman" w:cs="NSimSun"/>
            <w:color w:val="000000"/>
            <w:sz w:val="19"/>
            <w:szCs w:val="19"/>
          </w:rPr>
          <w:lastRenderedPageBreak/>
          <w:tab/>
        </w:r>
      </w:ins>
    </w:p>
    <w:p w14:paraId="37456EDA" w14:textId="0C22AF26" w:rsidR="00601451" w:rsidRDefault="00601451" w:rsidP="00601451">
      <w:pPr>
        <w:pStyle w:val="Heading2"/>
        <w:rPr>
          <w:ins w:id="9740" w:author="jie sun" w:date="2018-04-11T21:01:00Z"/>
          <w:lang w:val="en-US"/>
        </w:rPr>
      </w:pPr>
      <w:bookmarkStart w:id="9741" w:name="_Toc518649195"/>
      <w:ins w:id="9742" w:author="jie sun" w:date="2018-04-11T20:59:00Z">
        <w:r>
          <w:rPr>
            <w:lang w:val="en-US"/>
          </w:rPr>
          <w:t xml:space="preserve">The </w:t>
        </w:r>
      </w:ins>
      <w:ins w:id="9743" w:author="jie sun" w:date="2018-04-16T21:28:00Z">
        <w:r w:rsidR="0077421C">
          <w:rPr>
            <w:lang w:val="en-US"/>
          </w:rPr>
          <w:t>T</w:t>
        </w:r>
      </w:ins>
      <w:ins w:id="9744" w:author="jie sun" w:date="2018-04-11T20:59:00Z">
        <w:r>
          <w:rPr>
            <w:lang w:val="en-US"/>
          </w:rPr>
          <w:t xml:space="preserve">est </w:t>
        </w:r>
      </w:ins>
      <w:ins w:id="9745" w:author="jie sun" w:date="2018-04-16T21:28:00Z">
        <w:r w:rsidR="0077421C">
          <w:rPr>
            <w:lang w:val="en-US"/>
          </w:rPr>
          <w:t>P</w:t>
        </w:r>
      </w:ins>
      <w:ins w:id="9746" w:author="jie sun" w:date="2018-04-11T20:59:00Z">
        <w:r>
          <w:rPr>
            <w:lang w:val="en-US"/>
          </w:rPr>
          <w:t>rogram</w:t>
        </w:r>
      </w:ins>
      <w:ins w:id="9747" w:author="jie sun" w:date="2018-04-11T21:00:00Z">
        <w:r w:rsidR="000820B3">
          <w:rPr>
            <w:lang w:val="en-US"/>
          </w:rPr>
          <w:t xml:space="preserve"> </w:t>
        </w:r>
      </w:ins>
      <w:ins w:id="9748" w:author="jie sun" w:date="2018-04-18T17:35:00Z">
        <w:r w:rsidR="009C6D16">
          <w:rPr>
            <w:rFonts w:hint="eastAsia"/>
            <w:lang w:val="en-US"/>
          </w:rPr>
          <w:t>o</w:t>
        </w:r>
      </w:ins>
      <w:ins w:id="9749" w:author="jie sun" w:date="2018-04-11T21:00:00Z">
        <w:r w:rsidR="000820B3">
          <w:rPr>
            <w:lang w:val="en-US"/>
          </w:rPr>
          <w:t xml:space="preserve">f </w:t>
        </w:r>
      </w:ins>
      <w:ins w:id="9750" w:author="JIE  SUN" w:date="2018-06-24T18:48:00Z">
        <w:r w:rsidR="009B5EF7">
          <w:rPr>
            <w:rFonts w:hint="eastAsia"/>
            <w:lang w:val="en-US"/>
          </w:rPr>
          <w:t>t</w:t>
        </w:r>
      </w:ins>
      <w:ins w:id="9751" w:author="jie sun" w:date="2018-04-16T21:28:00Z">
        <w:del w:id="9752" w:author="JIE  SUN" w:date="2018-06-24T18:48:00Z">
          <w:r w:rsidR="0077421C" w:rsidDel="009B5EF7">
            <w:rPr>
              <w:lang w:val="en-US"/>
            </w:rPr>
            <w:delText>T</w:delText>
          </w:r>
        </w:del>
      </w:ins>
      <w:ins w:id="9753" w:author="jie sun" w:date="2018-04-11T21:00:00Z">
        <w:r w:rsidR="000820B3">
          <w:rPr>
            <w:lang w:val="en-US"/>
          </w:rPr>
          <w:t xml:space="preserve">he </w:t>
        </w:r>
      </w:ins>
      <w:ins w:id="9754" w:author="jie sun" w:date="2018-04-16T21:28:00Z">
        <w:r w:rsidR="0077421C">
          <w:rPr>
            <w:lang w:val="en-US"/>
          </w:rPr>
          <w:t>A</w:t>
        </w:r>
      </w:ins>
      <w:ins w:id="9755" w:author="jie sun" w:date="2018-04-11T21:00:00Z">
        <w:r w:rsidR="000820B3">
          <w:rPr>
            <w:lang w:val="en-US"/>
          </w:rPr>
          <w:t xml:space="preserve">ction </w:t>
        </w:r>
      </w:ins>
      <w:ins w:id="9756" w:author="jie sun" w:date="2018-04-16T21:29:00Z">
        <w:r w:rsidR="0077421C">
          <w:rPr>
            <w:lang w:val="en-US"/>
          </w:rPr>
          <w:t>R</w:t>
        </w:r>
      </w:ins>
      <w:ins w:id="9757" w:author="jie sun" w:date="2018-04-11T21:00:00Z">
        <w:r w:rsidR="000820B3">
          <w:rPr>
            <w:lang w:val="en-US"/>
          </w:rPr>
          <w:t>ecognition</w:t>
        </w:r>
      </w:ins>
      <w:bookmarkEnd w:id="9741"/>
    </w:p>
    <w:p w14:paraId="7DBA6D8B" w14:textId="77777777" w:rsidR="00195668" w:rsidRPr="00195668" w:rsidRDefault="00195668">
      <w:pPr>
        <w:rPr>
          <w:ins w:id="9758" w:author="jie sun" w:date="2018-04-11T20:59:00Z"/>
          <w:lang w:val="en-US"/>
          <w:rPrChange w:id="9759" w:author="jie sun" w:date="2018-04-11T21:01:00Z">
            <w:rPr>
              <w:ins w:id="9760" w:author="jie sun" w:date="2018-04-11T20:59:00Z"/>
            </w:rPr>
          </w:rPrChange>
        </w:rPr>
        <w:pPrChange w:id="9761" w:author="jie sun" w:date="2018-04-11T21:01:00Z">
          <w:pPr>
            <w:pStyle w:val="Heading2"/>
          </w:pPr>
        </w:pPrChange>
      </w:pPr>
    </w:p>
    <w:p w14:paraId="74097138" w14:textId="3B73F2EA" w:rsidR="0087014B" w:rsidRDefault="007122A6" w:rsidP="00F97A28">
      <w:pPr>
        <w:pStyle w:val="Heading3"/>
        <w:rPr>
          <w:ins w:id="9762" w:author="jie sun" w:date="2018-04-11T21:51:00Z"/>
        </w:rPr>
      </w:pPr>
      <w:bookmarkStart w:id="9763" w:name="_Toc518649196"/>
      <w:ins w:id="9764" w:author="jie sun" w:date="2018-04-11T21:50:00Z">
        <w:r>
          <w:t xml:space="preserve">The </w:t>
        </w:r>
      </w:ins>
      <w:ins w:id="9765" w:author="jie sun" w:date="2018-04-16T21:29:00Z">
        <w:r w:rsidR="0077421C">
          <w:t>I</w:t>
        </w:r>
      </w:ins>
      <w:ins w:id="9766" w:author="jie sun" w:date="2018-04-11T21:50:00Z">
        <w:r>
          <w:t xml:space="preserve">nterface </w:t>
        </w:r>
      </w:ins>
      <w:ins w:id="9767" w:author="jie sun" w:date="2018-04-18T17:35:00Z">
        <w:r w:rsidR="009C6D16">
          <w:t>o</w:t>
        </w:r>
      </w:ins>
      <w:ins w:id="9768" w:author="jie sun" w:date="2018-04-11T21:50:00Z">
        <w:r>
          <w:t xml:space="preserve">f </w:t>
        </w:r>
      </w:ins>
      <w:ins w:id="9769" w:author="JIE  SUN" w:date="2018-06-24T18:49:00Z">
        <w:r w:rsidR="00CA1A44">
          <w:t>t</w:t>
        </w:r>
      </w:ins>
      <w:ins w:id="9770" w:author="jie sun" w:date="2018-04-16T21:29:00Z">
        <w:del w:id="9771" w:author="JIE  SUN" w:date="2018-06-24T18:49:00Z">
          <w:r w:rsidR="0077421C" w:rsidDel="00CA1A44">
            <w:delText>T</w:delText>
          </w:r>
        </w:del>
      </w:ins>
      <w:ins w:id="9772" w:author="jie sun" w:date="2018-04-11T21:50:00Z">
        <w:r>
          <w:t xml:space="preserve">he </w:t>
        </w:r>
      </w:ins>
      <w:ins w:id="9773" w:author="jie sun" w:date="2018-04-16T21:29:00Z">
        <w:r w:rsidR="0077421C">
          <w:t>P</w:t>
        </w:r>
      </w:ins>
      <w:ins w:id="9774" w:author="jie sun" w:date="2018-04-11T21:50:00Z">
        <w:r>
          <w:t>rogram</w:t>
        </w:r>
      </w:ins>
      <w:bookmarkEnd w:id="9763"/>
    </w:p>
    <w:p w14:paraId="294957C6" w14:textId="77777777" w:rsidR="007C70DB" w:rsidRPr="007C70DB" w:rsidRDefault="007739AB">
      <w:ins w:id="9775" w:author="jie sun" w:date="2018-04-12T11:07:00Z">
        <w:r>
          <w:rPr>
            <w:rFonts w:hint="eastAsia"/>
          </w:rPr>
          <w:t>The</w:t>
        </w:r>
        <w:r>
          <w:t xml:space="preserve"> program interface </w:t>
        </w:r>
        <w:r w:rsidR="00D4741C">
          <w:t xml:space="preserve">below </w:t>
        </w:r>
      </w:ins>
      <w:ins w:id="9776" w:author="jie sun" w:date="2018-04-12T11:08:00Z">
        <w:r w:rsidR="00D4741C">
          <w:t>can run two files, Acceleration file and Gyroscope file from iPhone, to calculate how many time</w:t>
        </w:r>
      </w:ins>
      <w:ins w:id="9777" w:author="jie sun" w:date="2018-04-12T11:10:00Z">
        <w:r w:rsidR="00D4741C">
          <w:t>s</w:t>
        </w:r>
      </w:ins>
      <w:ins w:id="9778" w:author="jie sun" w:date="2018-04-12T11:08:00Z">
        <w:r w:rsidR="00D4741C">
          <w:t xml:space="preserve"> those thre</w:t>
        </w:r>
      </w:ins>
      <w:ins w:id="9779" w:author="jie sun" w:date="2018-04-12T11:09:00Z">
        <w:r w:rsidR="00D4741C">
          <w:t>e actions happen</w:t>
        </w:r>
      </w:ins>
      <w:ins w:id="9780" w:author="jie sun" w:date="2018-04-12T11:10:00Z">
        <w:r w:rsidR="00D4741C">
          <w:t>s</w:t>
        </w:r>
      </w:ins>
      <w:ins w:id="9781" w:author="jie sun" w:date="2018-04-12T11:09:00Z">
        <w:r w:rsidR="00D4741C">
          <w:t xml:space="preserve">, so in this way, it can totally show the action recognition </w:t>
        </w:r>
      </w:ins>
      <w:ins w:id="9782" w:author="jie sun" w:date="2018-04-12T11:10:00Z">
        <w:r w:rsidR="00D4741C">
          <w:t>algori</w:t>
        </w:r>
      </w:ins>
      <w:ins w:id="9783" w:author="jie sun" w:date="2018-04-12T11:11:00Z">
        <w:r w:rsidR="00D4741C">
          <w:t xml:space="preserve">thm </w:t>
        </w:r>
      </w:ins>
      <w:ins w:id="9784" w:author="jie sun" w:date="2018-04-12T11:09:00Z">
        <w:r w:rsidR="00D4741C">
          <w:t xml:space="preserve">works and </w:t>
        </w:r>
      </w:ins>
      <w:ins w:id="9785" w:author="jie sun" w:date="2018-04-12T11:11:00Z">
        <w:r w:rsidR="00D4741C">
          <w:t xml:space="preserve">prove those kinds of products which </w:t>
        </w:r>
      </w:ins>
      <w:ins w:id="9786" w:author="jie sun" w:date="2018-04-12T11:13:00Z">
        <w:r w:rsidR="003F7DA4">
          <w:t>will</w:t>
        </w:r>
      </w:ins>
      <w:ins w:id="9787"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788" w:author="jie sun" w:date="2018-04-19T12:52:00Z"/>
          <w:iCs/>
          <w:color w:val="44546A" w:themeColor="text2"/>
          <w:sz w:val="21"/>
          <w:szCs w:val="18"/>
        </w:rPr>
      </w:pPr>
      <w:ins w:id="9789"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790" w:author="jie sun" w:date="2018-04-11T21:50:00Z">
        <w:del w:id="9791"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792" w:author="jie sun" w:date="2018-04-19T12:52:00Z"/>
        </w:rPr>
      </w:pPr>
    </w:p>
    <w:p w14:paraId="2B7077A0" w14:textId="3988CE14" w:rsidR="0087014B" w:rsidRPr="00862C00" w:rsidDel="0043181B" w:rsidRDefault="0043181B">
      <w:pPr>
        <w:pStyle w:val="Caption"/>
        <w:jc w:val="center"/>
        <w:rPr>
          <w:del w:id="9793" w:author="jie sun" w:date="2018-04-12T11:24:00Z"/>
        </w:rPr>
        <w:pPrChange w:id="9794" w:author="jie sun" w:date="2018-04-19T13:08:00Z">
          <w:pPr>
            <w:jc w:val="center"/>
          </w:pPr>
        </w:pPrChange>
      </w:pPr>
      <w:bookmarkStart w:id="9795" w:name="_Toc517801908"/>
      <w:ins w:id="9796" w:author="jie sun" w:date="2018-04-19T12:52:00Z">
        <w:r>
          <w:t xml:space="preserve">Figure </w:t>
        </w:r>
      </w:ins>
      <w:ins w:id="9797" w:author="JIE  SUN" w:date="2018-06-21T13:36:00Z">
        <w:r w:rsidR="00A64E7B">
          <w:rPr>
            <w:iCs w:val="0"/>
          </w:rPr>
          <w:fldChar w:fldCharType="begin"/>
        </w:r>
        <w:r w:rsidR="00A64E7B">
          <w:instrText xml:space="preserve"> STYLEREF 1 \s </w:instrText>
        </w:r>
      </w:ins>
      <w:r w:rsidR="00A64E7B">
        <w:rPr>
          <w:iCs w:val="0"/>
        </w:rPr>
        <w:fldChar w:fldCharType="separate"/>
      </w:r>
      <w:r w:rsidR="009F4579">
        <w:rPr>
          <w:noProof/>
        </w:rPr>
        <w:t>5</w:t>
      </w:r>
      <w:ins w:id="9798"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9F4579">
        <w:rPr>
          <w:noProof/>
        </w:rPr>
        <w:t>16</w:t>
      </w:r>
      <w:ins w:id="9799" w:author="JIE  SUN" w:date="2018-06-21T13:36:00Z">
        <w:r w:rsidR="00A64E7B">
          <w:rPr>
            <w:iCs w:val="0"/>
          </w:rPr>
          <w:fldChar w:fldCharType="end"/>
        </w:r>
      </w:ins>
      <w:ins w:id="9800" w:author="jie sun" w:date="2018-04-19T13:00:00Z">
        <w:del w:id="9801" w:author="JIE  SUN" w:date="2018-06-21T13:34:00Z">
          <w:r w:rsidR="00083FE7" w:rsidDel="00A64E7B">
            <w:rPr>
              <w:iCs w:val="0"/>
            </w:rPr>
            <w:fldChar w:fldCharType="begin"/>
          </w:r>
          <w:r w:rsidR="00083FE7" w:rsidDel="00A64E7B">
            <w:delInstrText xml:space="preserve"> STYLEREF 1 \s </w:delInstrText>
          </w:r>
        </w:del>
      </w:ins>
      <w:del w:id="9802" w:author="JIE  SUN" w:date="2018-06-21T13:34:00Z">
        <w:r w:rsidR="00083FE7" w:rsidDel="00A64E7B">
          <w:rPr>
            <w:iCs w:val="0"/>
          </w:rPr>
          <w:fldChar w:fldCharType="separate"/>
        </w:r>
        <w:r w:rsidR="00083FE7" w:rsidDel="00A64E7B">
          <w:rPr>
            <w:noProof/>
          </w:rPr>
          <w:delText>4</w:delText>
        </w:r>
      </w:del>
      <w:ins w:id="9803" w:author="jie sun" w:date="2018-04-19T13:00:00Z">
        <w:del w:id="9804"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805" w:author="JIE  SUN" w:date="2018-06-21T13:34:00Z">
        <w:r w:rsidR="00083FE7" w:rsidDel="00A64E7B">
          <w:rPr>
            <w:iCs w:val="0"/>
          </w:rPr>
          <w:fldChar w:fldCharType="separate"/>
        </w:r>
      </w:del>
      <w:ins w:id="9806" w:author="jie sun" w:date="2018-04-19T13:00:00Z">
        <w:del w:id="9807" w:author="JIE  SUN" w:date="2018-06-21T13:34:00Z">
          <w:r w:rsidR="00083FE7" w:rsidDel="00A64E7B">
            <w:rPr>
              <w:noProof/>
            </w:rPr>
            <w:delText>17</w:delText>
          </w:r>
          <w:r w:rsidR="00083FE7" w:rsidDel="00A64E7B">
            <w:rPr>
              <w:iCs w:val="0"/>
            </w:rPr>
            <w:fldChar w:fldCharType="end"/>
          </w:r>
        </w:del>
      </w:ins>
      <w:ins w:id="9808" w:author="jie sun" w:date="2018-04-19T12:52:00Z">
        <w:r>
          <w:t xml:space="preserve"> Action Report Interface</w:t>
        </w:r>
      </w:ins>
      <w:bookmarkEnd w:id="9795"/>
    </w:p>
    <w:p w14:paraId="14A9FF02" w14:textId="77777777" w:rsidR="0087014B" w:rsidDel="006E5371" w:rsidRDefault="0087014B">
      <w:pPr>
        <w:pStyle w:val="Caption"/>
        <w:jc w:val="center"/>
        <w:rPr>
          <w:ins w:id="9809" w:author="像个男人一样" w:date="2018-03-22T12:30:00Z"/>
          <w:del w:id="9810" w:author="jie sun" w:date="2018-04-12T11:24:00Z"/>
        </w:rPr>
        <w:pPrChange w:id="9811"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812" w:author="像个男人一样" w:date="2018-03-22T12:30:00Z"/>
          <w:del w:id="9813" w:author="jie sun" w:date="2018-04-15T19:38:00Z"/>
        </w:rPr>
        <w:pPrChange w:id="9814"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815" w:author="像个男人一样" w:date="2018-03-22T12:30:00Z"/>
          <w:del w:id="9816" w:author="jie sun" w:date="2018-04-15T19:38:00Z"/>
        </w:rPr>
        <w:pPrChange w:id="9817"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818" w:author="像个男人一样" w:date="2018-03-22T12:31:00Z"/>
          <w:del w:id="9819" w:author="jie sun" w:date="2018-04-15T19:38:00Z"/>
        </w:rPr>
        <w:pPrChange w:id="9820" w:author="jie sun" w:date="2018-04-19T13:08:00Z">
          <w:pPr>
            <w:pStyle w:val="Heading1"/>
            <w:numPr>
              <w:numId w:val="0"/>
            </w:numPr>
            <w:ind w:left="0" w:firstLine="0"/>
          </w:pPr>
        </w:pPrChange>
      </w:pPr>
    </w:p>
    <w:p w14:paraId="69BCB5C0" w14:textId="77777777" w:rsidR="00815F7F" w:rsidRDefault="00815F7F">
      <w:pPr>
        <w:pStyle w:val="Caption"/>
        <w:jc w:val="center"/>
        <w:rPr>
          <w:ins w:id="9821" w:author="jie sun" w:date="2018-04-15T19:38:00Z"/>
        </w:rPr>
        <w:pPrChange w:id="9822" w:author="jie sun" w:date="2018-04-19T13:08:00Z">
          <w:pPr>
            <w:ind w:left="432" w:hanging="432"/>
          </w:pPr>
        </w:pPrChange>
      </w:pPr>
    </w:p>
    <w:p w14:paraId="0795889B" w14:textId="2A74DC45" w:rsidR="0025599D" w:rsidRPr="0025599D" w:rsidRDefault="00B24752">
      <w:pPr>
        <w:pStyle w:val="Heading3"/>
        <w:rPr>
          <w:ins w:id="9823" w:author="jie sun" w:date="2018-04-15T21:11:00Z"/>
        </w:rPr>
      </w:pPr>
      <w:ins w:id="9824" w:author="jie sun" w:date="2018-04-15T19:38:00Z">
        <w:del w:id="9825" w:author="JIE  SUN" w:date="2018-06-25T18:34:00Z">
          <w:r w:rsidRPr="002B2555" w:rsidDel="009C1383">
            <w:delText>Action</w:delText>
          </w:r>
        </w:del>
      </w:ins>
      <w:bookmarkStart w:id="9826" w:name="_Toc518649197"/>
      <w:ins w:id="9827" w:author="JIE  SUN" w:date="2018-06-25T18:34:00Z">
        <w:r w:rsidR="009C1383">
          <w:t xml:space="preserve">Gesture </w:t>
        </w:r>
      </w:ins>
      <w:ins w:id="9828" w:author="jie sun" w:date="2018-04-15T19:38:00Z">
        <w:del w:id="9829" w:author="JIE  SUN" w:date="2018-06-25T18:35:00Z">
          <w:r w:rsidRPr="002B2555" w:rsidDel="009C1383">
            <w:delText xml:space="preserve"> </w:delText>
          </w:r>
        </w:del>
        <w:r w:rsidRPr="002B2555">
          <w:t xml:space="preserve">Recognition </w:t>
        </w:r>
        <w:del w:id="9830" w:author="JIE  SUN" w:date="2018-06-25T20:42:00Z">
          <w:r w:rsidR="00815F7F" w:rsidRPr="002B2555" w:rsidDel="00847D06">
            <w:delText>Algorithms</w:delText>
          </w:r>
        </w:del>
      </w:ins>
      <w:ins w:id="9831" w:author="JIE  SUN" w:date="2018-06-25T20:42:00Z">
        <w:r w:rsidR="00847D06">
          <w:t>Accuracy</w:t>
        </w:r>
      </w:ins>
      <w:r w:rsidR="00442E4E">
        <w:t xml:space="preserve"> Using This To</w:t>
      </w:r>
      <w:r w:rsidR="00442E4E">
        <w:rPr>
          <w:rFonts w:hint="eastAsia"/>
        </w:rPr>
        <w:t>ol</w:t>
      </w:r>
      <w:bookmarkEnd w:id="9826"/>
    </w:p>
    <w:p w14:paraId="0EA64D78" w14:textId="77777777" w:rsidR="006715F5" w:rsidRDefault="00D46A9F" w:rsidP="00F63614">
      <w:pPr>
        <w:rPr>
          <w:ins w:id="9832" w:author="jie sun" w:date="2018-04-19T11:56:00Z"/>
        </w:rPr>
      </w:pPr>
      <w:ins w:id="9833" w:author="jie sun" w:date="2018-04-18T20:56:00Z">
        <w:del w:id="9834" w:author="JIE  SUN" w:date="2018-06-25T18:34:00Z">
          <w:r w:rsidDel="009C1383">
            <w:rPr>
              <w:rFonts w:hint="eastAsia"/>
            </w:rPr>
            <w:delText xml:space="preserve">Action </w:delText>
          </w:r>
        </w:del>
      </w:ins>
      <w:ins w:id="9835" w:author="JIE  SUN" w:date="2018-06-25T18:34:00Z">
        <w:r w:rsidR="009C1383">
          <w:rPr>
            <w:rFonts w:hint="eastAsia"/>
          </w:rPr>
          <w:t>G</w:t>
        </w:r>
        <w:r w:rsidR="009C1383">
          <w:t xml:space="preserve">esture </w:t>
        </w:r>
      </w:ins>
      <w:ins w:id="9836" w:author="jie sun" w:date="2018-04-18T20:56:00Z">
        <w:r>
          <w:t>1</w:t>
        </w:r>
      </w:ins>
      <w:ins w:id="9837" w:author="jie sun" w:date="2018-04-19T12:36:00Z">
        <w:del w:id="9838" w:author="JIE  SUN" w:date="2018-06-25T20:41:00Z">
          <w:r w:rsidR="00776EFA" w:rsidDel="00847D06">
            <w:delText xml:space="preserve"> algorithm</w:delText>
          </w:r>
        </w:del>
      </w:ins>
      <w:ins w:id="9839" w:author="jie sun" w:date="2018-04-18T20:56:00Z">
        <w:r>
          <w:t xml:space="preserve">: </w:t>
        </w:r>
      </w:ins>
      <w:ins w:id="9840" w:author="jie sun" w:date="2018-04-19T11:57:00Z">
        <w:r w:rsidR="00BB0E31">
          <w:t xml:space="preserve"> </w:t>
        </w:r>
        <w:del w:id="9841" w:author="JIE  SUN" w:date="2018-06-25T20:42:00Z">
          <w:r w:rsidR="00BB0E31" w:rsidDel="00847D06">
            <w:rPr>
              <w:rFonts w:hint="eastAsia"/>
            </w:rPr>
            <w:delText xml:space="preserve">Doing </w:delText>
          </w:r>
        </w:del>
        <w:del w:id="9842" w:author="JIE  SUN" w:date="2018-06-25T18:34:00Z">
          <w:r w:rsidR="00BB0E31" w:rsidDel="009C1383">
            <w:rPr>
              <w:rFonts w:hint="eastAsia"/>
            </w:rPr>
            <w:delText>action</w:delText>
          </w:r>
        </w:del>
        <w:del w:id="9843" w:author="JIE  SUN" w:date="2018-06-25T20:42:00Z">
          <w:r w:rsidR="00BB0E31" w:rsidDel="00847D06">
            <w:rPr>
              <w:rFonts w:hint="eastAsia"/>
            </w:rPr>
            <w:delText xml:space="preserve"> 1 </w:delText>
          </w:r>
        </w:del>
      </w:ins>
      <w:ins w:id="9844" w:author="jie sun" w:date="2018-04-19T12:36:00Z">
        <w:del w:id="9845" w:author="JIE  SUN" w:date="2018-06-25T20:42:00Z">
          <w:r w:rsidR="000A09FC" w:rsidDel="00847D06">
            <w:rPr>
              <w:rFonts w:hint="eastAsia"/>
            </w:rPr>
            <w:delText>exact</w:delText>
          </w:r>
        </w:del>
      </w:ins>
      <w:ins w:id="9846" w:author="jie sun" w:date="2018-04-19T11:57:00Z">
        <w:del w:id="9847" w:author="JIE  SUN" w:date="2018-06-25T20:42:00Z">
          <w:r w:rsidR="00BB0E31" w:rsidDel="00847D06">
            <w:rPr>
              <w:rFonts w:hint="eastAsia"/>
            </w:rPr>
            <w:delText xml:space="preserve"> </w:delText>
          </w:r>
        </w:del>
        <w:del w:id="9848" w:author="JIE  SUN" w:date="2018-06-25T18:39:00Z">
          <w:r w:rsidR="00BB0E31" w:rsidDel="00085A56">
            <w:rPr>
              <w:rFonts w:hint="eastAsia"/>
            </w:rPr>
            <w:delText>25</w:delText>
          </w:r>
        </w:del>
        <w:del w:id="9849" w:author="JIE  SUN" w:date="2018-06-25T20:42:00Z">
          <w:r w:rsidR="00BB0E31" w:rsidDel="00847D06">
            <w:rPr>
              <w:rFonts w:hint="eastAsia"/>
            </w:rPr>
            <w:delText xml:space="preserve"> times, get the data below</w:delText>
          </w:r>
        </w:del>
      </w:ins>
      <w:ins w:id="9850" w:author="jie sun" w:date="2018-04-19T12:03:00Z">
        <w:del w:id="9851" w:author="JIE  SUN" w:date="2018-06-25T20:42:00Z">
          <w:r w:rsidR="00617CB5" w:rsidDel="00847D06">
            <w:rPr>
              <w:rFonts w:hint="eastAsia"/>
            </w:rPr>
            <w:delText>.</w:delText>
          </w:r>
        </w:del>
      </w:ins>
      <w:ins w:id="9852"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853" w:author="jie sun" w:date="2018-04-18T21:00:00Z"/>
        </w:rPr>
        <w:pPrChange w:id="9854" w:author="jie sun" w:date="2018-04-19T12:51:00Z">
          <w:pPr/>
        </w:pPrChange>
      </w:pPr>
      <w:ins w:id="9855" w:author="JIE  SUN" w:date="2018-06-25T18:39:00Z">
        <w:r>
          <w:rPr>
            <w:noProof/>
          </w:rPr>
          <w:lastRenderedPageBreak/>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856" w:author="jie sun" w:date="2018-04-19T12:17:00Z">
        <w:del w:id="9857"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73E87BAB" w:rsidR="00BC5AFE" w:rsidRDefault="0043181B">
      <w:pPr>
        <w:pStyle w:val="Caption"/>
        <w:jc w:val="center"/>
        <w:rPr>
          <w:ins w:id="9858" w:author="JIE  SUN" w:date="2018-06-25T18:39:00Z"/>
        </w:rPr>
        <w:pPrChange w:id="9859" w:author="jie sun" w:date="2018-04-19T12:51:00Z">
          <w:pPr/>
        </w:pPrChange>
      </w:pPr>
      <w:bookmarkStart w:id="9860" w:name="_Toc517801909"/>
      <w:ins w:id="9861" w:author="jie sun" w:date="2018-04-19T12:47:00Z">
        <w:r>
          <w:t xml:space="preserve">Figure </w:t>
        </w:r>
      </w:ins>
      <w:ins w:id="9862" w:author="JIE  SUN" w:date="2018-06-21T13:36:00Z">
        <w:r w:rsidR="00A64E7B">
          <w:fldChar w:fldCharType="begin"/>
        </w:r>
        <w:r w:rsidR="00A64E7B">
          <w:instrText xml:space="preserve"> STYLEREF 1 \s </w:instrText>
        </w:r>
      </w:ins>
      <w:r w:rsidR="00A64E7B">
        <w:fldChar w:fldCharType="separate"/>
      </w:r>
      <w:r w:rsidR="009F4579">
        <w:rPr>
          <w:noProof/>
        </w:rPr>
        <w:t>5</w:t>
      </w:r>
      <w:ins w:id="986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17</w:t>
      </w:r>
      <w:ins w:id="9864" w:author="JIE  SUN" w:date="2018-06-21T13:36:00Z">
        <w:r w:rsidR="00A64E7B">
          <w:fldChar w:fldCharType="end"/>
        </w:r>
      </w:ins>
      <w:ins w:id="9865" w:author="jie sun" w:date="2018-04-19T13:00:00Z">
        <w:del w:id="9866" w:author="JIE  SUN" w:date="2018-06-21T13:34:00Z">
          <w:r w:rsidR="00083FE7" w:rsidDel="00A64E7B">
            <w:fldChar w:fldCharType="begin"/>
          </w:r>
          <w:r w:rsidR="00083FE7" w:rsidDel="00A64E7B">
            <w:delInstrText xml:space="preserve"> STYLEREF 1 \s </w:delInstrText>
          </w:r>
        </w:del>
      </w:ins>
      <w:del w:id="9867" w:author="JIE  SUN" w:date="2018-06-21T13:34:00Z">
        <w:r w:rsidR="00083FE7" w:rsidDel="00A64E7B">
          <w:fldChar w:fldCharType="separate"/>
        </w:r>
        <w:r w:rsidR="00083FE7" w:rsidDel="00A64E7B">
          <w:rPr>
            <w:noProof/>
          </w:rPr>
          <w:delText>4</w:delText>
        </w:r>
      </w:del>
      <w:ins w:id="9868" w:author="jie sun" w:date="2018-04-19T13:00:00Z">
        <w:del w:id="986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870" w:author="JIE  SUN" w:date="2018-06-21T13:34:00Z">
        <w:r w:rsidR="00083FE7" w:rsidDel="00A64E7B">
          <w:fldChar w:fldCharType="separate"/>
        </w:r>
      </w:del>
      <w:ins w:id="9871" w:author="jie sun" w:date="2018-04-19T13:00:00Z">
        <w:del w:id="9872" w:author="JIE  SUN" w:date="2018-06-21T13:34:00Z">
          <w:r w:rsidR="00083FE7" w:rsidDel="00A64E7B">
            <w:rPr>
              <w:noProof/>
            </w:rPr>
            <w:delText>18</w:delText>
          </w:r>
          <w:r w:rsidR="00083FE7" w:rsidDel="00A64E7B">
            <w:fldChar w:fldCharType="end"/>
          </w:r>
        </w:del>
      </w:ins>
      <w:ins w:id="9873" w:author="jie sun" w:date="2018-04-19T12:47:00Z">
        <w:r>
          <w:t xml:space="preserve"> </w:t>
        </w:r>
        <w:del w:id="9874" w:author="JIE  SUN" w:date="2018-06-25T18:38:00Z">
          <w:r w:rsidDel="009C1383">
            <w:delText>Action</w:delText>
          </w:r>
        </w:del>
      </w:ins>
      <w:ins w:id="9875" w:author="JIE  SUN" w:date="2018-06-25T18:38:00Z">
        <w:r w:rsidR="009C1383">
          <w:t>Gesture</w:t>
        </w:r>
      </w:ins>
      <w:ins w:id="9876" w:author="jie sun" w:date="2018-04-19T12:47:00Z">
        <w:r>
          <w:t xml:space="preserve"> 1 Gyro Data</w:t>
        </w:r>
      </w:ins>
      <w:bookmarkEnd w:id="9860"/>
    </w:p>
    <w:p w14:paraId="45062A05" w14:textId="77777777" w:rsidR="00085A56" w:rsidRPr="00085A56" w:rsidDel="00527F81" w:rsidRDefault="00085A56">
      <w:pPr>
        <w:jc w:val="center"/>
        <w:rPr>
          <w:ins w:id="9877" w:author="jie sun" w:date="2018-04-18T20:57:00Z"/>
          <w:del w:id="9878" w:author="JIE  SUN" w:date="2018-06-25T18:41:00Z"/>
        </w:rPr>
        <w:pPrChange w:id="9879" w:author="JIE  SUN" w:date="2018-06-25T18:40:00Z">
          <w:pPr/>
        </w:pPrChange>
      </w:pPr>
      <w:ins w:id="9880"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881" w:author="jie sun" w:date="2018-04-19T13:00:00Z"/>
        </w:rPr>
      </w:pPr>
      <w:ins w:id="9882" w:author="jie sun" w:date="2018-04-19T13:00:00Z">
        <w:del w:id="9883"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1330A8B3" w:rsidR="00083FE7" w:rsidRDefault="00083FE7">
      <w:pPr>
        <w:pStyle w:val="Caption"/>
        <w:jc w:val="center"/>
        <w:rPr>
          <w:ins w:id="9884" w:author="jie sun" w:date="2018-04-19T13:00:00Z"/>
        </w:rPr>
        <w:pPrChange w:id="9885" w:author="jie sun" w:date="2018-04-19T13:00:00Z">
          <w:pPr>
            <w:jc w:val="center"/>
          </w:pPr>
        </w:pPrChange>
      </w:pPr>
      <w:bookmarkStart w:id="9886" w:name="_Toc517801910"/>
      <w:ins w:id="9887" w:author="jie sun" w:date="2018-04-19T13:00:00Z">
        <w:r>
          <w:t xml:space="preserve">Figure </w:t>
        </w:r>
      </w:ins>
      <w:ins w:id="9888" w:author="JIE  SUN" w:date="2018-06-21T13:36:00Z">
        <w:r w:rsidR="00A64E7B">
          <w:fldChar w:fldCharType="begin"/>
        </w:r>
        <w:r w:rsidR="00A64E7B">
          <w:instrText xml:space="preserve"> STYLEREF 1 \s </w:instrText>
        </w:r>
      </w:ins>
      <w:r w:rsidR="00A64E7B">
        <w:fldChar w:fldCharType="separate"/>
      </w:r>
      <w:r w:rsidR="009F4579">
        <w:rPr>
          <w:noProof/>
        </w:rPr>
        <w:t>5</w:t>
      </w:r>
      <w:ins w:id="98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18</w:t>
      </w:r>
      <w:ins w:id="9890" w:author="JIE  SUN" w:date="2018-06-21T13:36:00Z">
        <w:r w:rsidR="00A64E7B">
          <w:fldChar w:fldCharType="end"/>
        </w:r>
      </w:ins>
      <w:ins w:id="9891" w:author="jie sun" w:date="2018-04-19T13:00:00Z">
        <w:del w:id="9892" w:author="JIE  SUN" w:date="2018-06-21T13:34:00Z">
          <w:r w:rsidDel="00A64E7B">
            <w:fldChar w:fldCharType="begin"/>
          </w:r>
          <w:r w:rsidDel="00A64E7B">
            <w:delInstrText xml:space="preserve"> STYLEREF 1 \s </w:delInstrText>
          </w:r>
        </w:del>
      </w:ins>
      <w:del w:id="9893" w:author="JIE  SUN" w:date="2018-06-21T13:34:00Z">
        <w:r w:rsidDel="00A64E7B">
          <w:fldChar w:fldCharType="separate"/>
        </w:r>
        <w:r w:rsidDel="00A64E7B">
          <w:rPr>
            <w:noProof/>
          </w:rPr>
          <w:delText>4</w:delText>
        </w:r>
      </w:del>
      <w:ins w:id="9894" w:author="jie sun" w:date="2018-04-19T13:00:00Z">
        <w:del w:id="9895"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896" w:author="JIE  SUN" w:date="2018-06-21T13:34:00Z">
        <w:r w:rsidDel="00A64E7B">
          <w:fldChar w:fldCharType="separate"/>
        </w:r>
      </w:del>
      <w:ins w:id="9897" w:author="jie sun" w:date="2018-04-19T13:00:00Z">
        <w:del w:id="9898" w:author="JIE  SUN" w:date="2018-06-21T13:34:00Z">
          <w:r w:rsidDel="00A64E7B">
            <w:rPr>
              <w:noProof/>
            </w:rPr>
            <w:delText>19</w:delText>
          </w:r>
          <w:r w:rsidDel="00A64E7B">
            <w:fldChar w:fldCharType="end"/>
          </w:r>
        </w:del>
        <w:r>
          <w:t xml:space="preserve"> : </w:t>
        </w:r>
        <w:del w:id="9899" w:author="JIE  SUN" w:date="2018-06-25T18:41:00Z">
          <w:r w:rsidDel="00527F81">
            <w:delText>Action</w:delText>
          </w:r>
        </w:del>
      </w:ins>
      <w:ins w:id="9900" w:author="JIE  SUN" w:date="2018-06-25T18:41:00Z">
        <w:r w:rsidR="00527F81">
          <w:t>Gesture</w:t>
        </w:r>
      </w:ins>
      <w:ins w:id="9901" w:author="jie sun" w:date="2018-04-19T13:00:00Z">
        <w:r>
          <w:t xml:space="preserve"> 1 Acceleration Data</w:t>
        </w:r>
        <w:bookmarkEnd w:id="9886"/>
      </w:ins>
    </w:p>
    <w:p w14:paraId="1F3267BB" w14:textId="77777777" w:rsidR="00083FE7" w:rsidRPr="000F5157" w:rsidRDefault="00083FE7">
      <w:pPr>
        <w:jc w:val="center"/>
        <w:rPr>
          <w:ins w:id="9902" w:author="jie sun" w:date="2018-04-17T14:01:00Z"/>
        </w:rPr>
        <w:pPrChange w:id="9903" w:author="jie sun" w:date="2018-04-19T13:00:00Z">
          <w:pPr/>
        </w:pPrChange>
      </w:pPr>
    </w:p>
    <w:p w14:paraId="6BC2436D" w14:textId="77777777" w:rsidR="00C30F16" w:rsidRDefault="00776EFA">
      <w:pPr>
        <w:jc w:val="center"/>
        <w:rPr>
          <w:ins w:id="9904" w:author="jie sun" w:date="2018-04-17T14:01:00Z"/>
        </w:rPr>
        <w:pPrChange w:id="9905" w:author="jie sun" w:date="2018-04-19T12:51:00Z">
          <w:pPr/>
        </w:pPrChange>
      </w:pPr>
      <w:ins w:id="9906" w:author="jie sun" w:date="2018-04-19T12:36:00Z">
        <w:del w:id="9907" w:author="JIE  SUN" w:date="2018-06-25T20:56:00Z">
          <w:r w:rsidRPr="00776EFA" w:rsidDel="0025599D">
            <w:rPr>
              <w:noProof/>
            </w:rPr>
            <w:lastRenderedPageBreak/>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908"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7978D435" w:rsidR="00C30F16" w:rsidRDefault="0043181B">
      <w:pPr>
        <w:pStyle w:val="Caption"/>
        <w:jc w:val="center"/>
        <w:rPr>
          <w:ins w:id="9909" w:author="JIE  SUN" w:date="2018-06-25T20:56:00Z"/>
        </w:rPr>
        <w:pPrChange w:id="9910" w:author="jie sun" w:date="2018-04-19T12:51:00Z">
          <w:pPr/>
        </w:pPrChange>
      </w:pPr>
      <w:bookmarkStart w:id="9911" w:name="_Toc517801911"/>
      <w:ins w:id="9912" w:author="jie sun" w:date="2018-04-19T12:51:00Z">
        <w:r>
          <w:t xml:space="preserve">Figure </w:t>
        </w:r>
      </w:ins>
      <w:ins w:id="9913" w:author="JIE  SUN" w:date="2018-06-21T13:36:00Z">
        <w:r w:rsidR="00A64E7B">
          <w:fldChar w:fldCharType="begin"/>
        </w:r>
        <w:r w:rsidR="00A64E7B">
          <w:instrText xml:space="preserve"> STYLEREF 1 \s </w:instrText>
        </w:r>
      </w:ins>
      <w:r w:rsidR="00A64E7B">
        <w:fldChar w:fldCharType="separate"/>
      </w:r>
      <w:r w:rsidR="009F4579">
        <w:rPr>
          <w:noProof/>
        </w:rPr>
        <w:t>5</w:t>
      </w:r>
      <w:ins w:id="99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9F4579">
        <w:rPr>
          <w:noProof/>
        </w:rPr>
        <w:t>19</w:t>
      </w:r>
      <w:ins w:id="9915" w:author="JIE  SUN" w:date="2018-06-21T13:36:00Z">
        <w:r w:rsidR="00A64E7B">
          <w:fldChar w:fldCharType="end"/>
        </w:r>
      </w:ins>
      <w:ins w:id="9916" w:author="jie sun" w:date="2018-04-19T13:00:00Z">
        <w:del w:id="9917" w:author="JIE  SUN" w:date="2018-06-21T13:34:00Z">
          <w:r w:rsidR="00083FE7" w:rsidDel="00A64E7B">
            <w:fldChar w:fldCharType="begin"/>
          </w:r>
          <w:r w:rsidR="00083FE7" w:rsidDel="00A64E7B">
            <w:delInstrText xml:space="preserve"> STYLEREF 1 \s </w:delInstrText>
          </w:r>
        </w:del>
      </w:ins>
      <w:del w:id="9918" w:author="JIE  SUN" w:date="2018-06-21T13:34:00Z">
        <w:r w:rsidR="00083FE7" w:rsidDel="00A64E7B">
          <w:fldChar w:fldCharType="separate"/>
        </w:r>
        <w:r w:rsidR="00083FE7" w:rsidDel="00A64E7B">
          <w:rPr>
            <w:noProof/>
          </w:rPr>
          <w:delText>4</w:delText>
        </w:r>
      </w:del>
      <w:ins w:id="9919" w:author="jie sun" w:date="2018-04-19T13:00:00Z">
        <w:del w:id="99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921" w:author="JIE  SUN" w:date="2018-06-21T13:34:00Z">
        <w:r w:rsidR="00083FE7" w:rsidDel="00A64E7B">
          <w:fldChar w:fldCharType="separate"/>
        </w:r>
      </w:del>
      <w:ins w:id="9922" w:author="jie sun" w:date="2018-04-19T13:00:00Z">
        <w:del w:id="9923" w:author="JIE  SUN" w:date="2018-06-21T13:34:00Z">
          <w:r w:rsidR="00083FE7" w:rsidDel="00A64E7B">
            <w:rPr>
              <w:noProof/>
            </w:rPr>
            <w:delText>20</w:delText>
          </w:r>
          <w:r w:rsidR="00083FE7" w:rsidDel="00A64E7B">
            <w:fldChar w:fldCharType="end"/>
          </w:r>
        </w:del>
      </w:ins>
      <w:ins w:id="9924" w:author="jie sun" w:date="2018-04-19T12:51:00Z">
        <w:r>
          <w:t xml:space="preserve"> Action 1 Calculation</w:t>
        </w:r>
      </w:ins>
      <w:ins w:id="9925" w:author="jie sun" w:date="2018-04-19T13:08:00Z">
        <w:r w:rsidR="00833C88">
          <w:t xml:space="preserve"> Result</w:t>
        </w:r>
      </w:ins>
      <w:bookmarkEnd w:id="9911"/>
    </w:p>
    <w:p w14:paraId="535AE70D" w14:textId="77777777" w:rsidR="0025599D" w:rsidRDefault="0025599D">
      <w:pPr>
        <w:rPr>
          <w:ins w:id="9926" w:author="JIE  SUN" w:date="2018-06-25T20:56:00Z"/>
        </w:rPr>
      </w:pPr>
      <w:bookmarkStart w:id="9927" w:name="OLE_LINK43"/>
      <w:bookmarkStart w:id="9928" w:name="OLE_LINK44"/>
      <w:ins w:id="9929" w:author="JIE  SUN" w:date="2018-06-25T20:56:00Z">
        <w:r>
          <w:t>The accuracy of this gesture tool can be calculated below:</w:t>
        </w:r>
      </w:ins>
    </w:p>
    <w:tbl>
      <w:tblPr>
        <w:tblStyle w:val="TableGrid"/>
        <w:tblW w:w="0" w:type="auto"/>
        <w:tblLook w:val="04A0" w:firstRow="1" w:lastRow="0" w:firstColumn="1" w:lastColumn="0" w:noHBand="0" w:noVBand="1"/>
        <w:tblPrChange w:id="9930"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931">
          <w:tblGrid>
            <w:gridCol w:w="2254"/>
            <w:gridCol w:w="2254"/>
            <w:gridCol w:w="2254"/>
            <w:gridCol w:w="2254"/>
          </w:tblGrid>
        </w:tblGridChange>
      </w:tblGrid>
      <w:tr w:rsidR="0025599D" w14:paraId="02F33730" w14:textId="77777777" w:rsidTr="0025599D">
        <w:trPr>
          <w:ins w:id="9932" w:author="JIE  SUN" w:date="2018-06-25T20:58:00Z"/>
        </w:trPr>
        <w:tc>
          <w:tcPr>
            <w:tcW w:w="2122" w:type="dxa"/>
            <w:tcPrChange w:id="9933" w:author="JIE  SUN" w:date="2018-06-25T20:58:00Z">
              <w:tcPr>
                <w:tcW w:w="2254" w:type="dxa"/>
              </w:tcPr>
            </w:tcPrChange>
          </w:tcPr>
          <w:p w14:paraId="615EAD98" w14:textId="77777777" w:rsidR="0025599D" w:rsidRDefault="0025599D">
            <w:pPr>
              <w:jc w:val="center"/>
              <w:rPr>
                <w:ins w:id="9934" w:author="JIE  SUN" w:date="2018-06-25T20:58:00Z"/>
              </w:rPr>
              <w:pPrChange w:id="9935" w:author="JIE  SUN" w:date="2018-06-25T21:00:00Z">
                <w:pPr/>
              </w:pPrChange>
            </w:pPr>
            <w:ins w:id="9936" w:author="JIE  SUN" w:date="2018-06-25T20:58:00Z">
              <w:r>
                <w:t>Gesture Number</w:t>
              </w:r>
            </w:ins>
          </w:p>
        </w:tc>
        <w:tc>
          <w:tcPr>
            <w:tcW w:w="2551" w:type="dxa"/>
            <w:tcPrChange w:id="9937" w:author="JIE  SUN" w:date="2018-06-25T20:58:00Z">
              <w:tcPr>
                <w:tcW w:w="2254" w:type="dxa"/>
              </w:tcPr>
            </w:tcPrChange>
          </w:tcPr>
          <w:p w14:paraId="08369230" w14:textId="77777777" w:rsidR="0025599D" w:rsidRDefault="0025599D">
            <w:pPr>
              <w:jc w:val="center"/>
              <w:rPr>
                <w:ins w:id="9938" w:author="JIE  SUN" w:date="2018-06-25T20:58:00Z"/>
              </w:rPr>
              <w:pPrChange w:id="9939" w:author="JIE  SUN" w:date="2018-06-25T21:00:00Z">
                <w:pPr/>
              </w:pPrChange>
            </w:pPr>
            <w:ins w:id="9940" w:author="JIE  SUN" w:date="2018-06-25T20:58:00Z">
              <w:r>
                <w:t>Exact Shaking times</w:t>
              </w:r>
            </w:ins>
          </w:p>
        </w:tc>
        <w:tc>
          <w:tcPr>
            <w:tcW w:w="2268" w:type="dxa"/>
            <w:tcPrChange w:id="9941" w:author="JIE  SUN" w:date="2018-06-25T20:58:00Z">
              <w:tcPr>
                <w:tcW w:w="2254" w:type="dxa"/>
              </w:tcPr>
            </w:tcPrChange>
          </w:tcPr>
          <w:p w14:paraId="3092F97B" w14:textId="77777777" w:rsidR="0025599D" w:rsidRDefault="0025599D">
            <w:pPr>
              <w:jc w:val="center"/>
              <w:rPr>
                <w:ins w:id="9942" w:author="JIE  SUN" w:date="2018-06-25T20:58:00Z"/>
              </w:rPr>
              <w:pPrChange w:id="9943" w:author="JIE  SUN" w:date="2018-06-25T21:00:00Z">
                <w:pPr/>
              </w:pPrChange>
            </w:pPr>
            <w:ins w:id="9944" w:author="JIE  SUN" w:date="2018-06-25T20:59:00Z">
              <w:r>
                <w:t>Testers tests</w:t>
              </w:r>
            </w:ins>
          </w:p>
        </w:tc>
        <w:tc>
          <w:tcPr>
            <w:tcW w:w="2075" w:type="dxa"/>
            <w:tcPrChange w:id="9945" w:author="JIE  SUN" w:date="2018-06-25T20:58:00Z">
              <w:tcPr>
                <w:tcW w:w="2254" w:type="dxa"/>
              </w:tcPr>
            </w:tcPrChange>
          </w:tcPr>
          <w:p w14:paraId="1179A673" w14:textId="77777777" w:rsidR="0025599D" w:rsidRDefault="0025599D">
            <w:pPr>
              <w:jc w:val="center"/>
              <w:rPr>
                <w:ins w:id="9946" w:author="JIE  SUN" w:date="2018-06-25T20:58:00Z"/>
              </w:rPr>
              <w:pPrChange w:id="9947" w:author="JIE  SUN" w:date="2018-06-25T21:00:00Z">
                <w:pPr/>
              </w:pPrChange>
            </w:pPr>
            <w:ins w:id="9948" w:author="JIE  SUN" w:date="2018-06-25T20:59:00Z">
              <w:r>
                <w:t>Accuracy</w:t>
              </w:r>
            </w:ins>
          </w:p>
        </w:tc>
      </w:tr>
      <w:tr w:rsidR="0025599D" w14:paraId="32CB3732" w14:textId="77777777" w:rsidTr="0025599D">
        <w:trPr>
          <w:ins w:id="9949" w:author="JIE  SUN" w:date="2018-06-25T20:58:00Z"/>
        </w:trPr>
        <w:tc>
          <w:tcPr>
            <w:tcW w:w="2122" w:type="dxa"/>
            <w:tcPrChange w:id="9950" w:author="JIE  SUN" w:date="2018-06-25T20:58:00Z">
              <w:tcPr>
                <w:tcW w:w="2254" w:type="dxa"/>
              </w:tcPr>
            </w:tcPrChange>
          </w:tcPr>
          <w:p w14:paraId="4798E2C3" w14:textId="77777777" w:rsidR="0025599D" w:rsidRDefault="0025599D">
            <w:pPr>
              <w:jc w:val="center"/>
              <w:rPr>
                <w:ins w:id="9951" w:author="JIE  SUN" w:date="2018-06-25T20:58:00Z"/>
              </w:rPr>
              <w:pPrChange w:id="9952" w:author="JIE  SUN" w:date="2018-06-25T21:00:00Z">
                <w:pPr/>
              </w:pPrChange>
            </w:pPr>
            <w:ins w:id="9953" w:author="JIE  SUN" w:date="2018-06-25T20:58:00Z">
              <w:r>
                <w:t>1</w:t>
              </w:r>
            </w:ins>
          </w:p>
        </w:tc>
        <w:tc>
          <w:tcPr>
            <w:tcW w:w="2551" w:type="dxa"/>
            <w:tcPrChange w:id="9954" w:author="JIE  SUN" w:date="2018-06-25T20:58:00Z">
              <w:tcPr>
                <w:tcW w:w="2254" w:type="dxa"/>
              </w:tcPr>
            </w:tcPrChange>
          </w:tcPr>
          <w:p w14:paraId="4F4020C4" w14:textId="77777777" w:rsidR="0025599D" w:rsidRDefault="0025599D">
            <w:pPr>
              <w:jc w:val="center"/>
              <w:rPr>
                <w:ins w:id="9955" w:author="JIE  SUN" w:date="2018-06-25T20:58:00Z"/>
              </w:rPr>
              <w:pPrChange w:id="9956" w:author="JIE  SUN" w:date="2018-06-25T21:00:00Z">
                <w:pPr/>
              </w:pPrChange>
            </w:pPr>
            <w:ins w:id="9957" w:author="JIE  SUN" w:date="2018-06-25T20:58:00Z">
              <w:r>
                <w:t>20</w:t>
              </w:r>
            </w:ins>
          </w:p>
        </w:tc>
        <w:tc>
          <w:tcPr>
            <w:tcW w:w="2268" w:type="dxa"/>
            <w:tcPrChange w:id="9958" w:author="JIE  SUN" w:date="2018-06-25T20:58:00Z">
              <w:tcPr>
                <w:tcW w:w="2254" w:type="dxa"/>
              </w:tcPr>
            </w:tcPrChange>
          </w:tcPr>
          <w:p w14:paraId="6A35EC72" w14:textId="77777777" w:rsidR="0025599D" w:rsidRDefault="0025599D">
            <w:pPr>
              <w:jc w:val="center"/>
              <w:rPr>
                <w:ins w:id="9959" w:author="JIE  SUN" w:date="2018-06-25T20:58:00Z"/>
              </w:rPr>
              <w:pPrChange w:id="9960" w:author="JIE  SUN" w:date="2018-06-25T21:00:00Z">
                <w:pPr/>
              </w:pPrChange>
            </w:pPr>
            <w:ins w:id="9961" w:author="JIE  SUN" w:date="2018-06-25T20:59:00Z">
              <w:r>
                <w:t>18</w:t>
              </w:r>
            </w:ins>
          </w:p>
        </w:tc>
        <w:tc>
          <w:tcPr>
            <w:tcW w:w="2075" w:type="dxa"/>
            <w:tcPrChange w:id="9962" w:author="JIE  SUN" w:date="2018-06-25T20:58:00Z">
              <w:tcPr>
                <w:tcW w:w="2254" w:type="dxa"/>
              </w:tcPr>
            </w:tcPrChange>
          </w:tcPr>
          <w:p w14:paraId="31BCCB2C" w14:textId="77777777" w:rsidR="0025599D" w:rsidRDefault="0025599D">
            <w:pPr>
              <w:jc w:val="center"/>
              <w:rPr>
                <w:ins w:id="9963" w:author="JIE  SUN" w:date="2018-06-25T20:58:00Z"/>
              </w:rPr>
              <w:pPrChange w:id="9964" w:author="JIE  SUN" w:date="2018-06-25T21:00:00Z">
                <w:pPr/>
              </w:pPrChange>
            </w:pPr>
            <w:ins w:id="9965" w:author="JIE  SUN" w:date="2018-06-25T20:59:00Z">
              <w:r>
                <w:t>90%</w:t>
              </w:r>
            </w:ins>
          </w:p>
        </w:tc>
      </w:tr>
      <w:bookmarkEnd w:id="9927"/>
      <w:bookmarkEnd w:id="9928"/>
    </w:tbl>
    <w:p w14:paraId="39113555" w14:textId="77777777" w:rsidR="0025599D" w:rsidRPr="0025599D" w:rsidRDefault="0025599D">
      <w:pPr>
        <w:rPr>
          <w:ins w:id="9966" w:author="jie sun" w:date="2018-04-17T14:01:00Z"/>
        </w:rPr>
      </w:pPr>
    </w:p>
    <w:p w14:paraId="6437D23F" w14:textId="77777777" w:rsidR="00C30F16" w:rsidDel="00BF34BB" w:rsidRDefault="00C30F16" w:rsidP="00806241">
      <w:pPr>
        <w:rPr>
          <w:del w:id="9967" w:author="jie sun" w:date="2018-04-18T00:14:00Z"/>
          <w:b/>
        </w:rPr>
      </w:pPr>
    </w:p>
    <w:p w14:paraId="4C89A8F5" w14:textId="77777777" w:rsidR="00BF34BB" w:rsidDel="0025599D" w:rsidRDefault="00BF34BB">
      <w:pPr>
        <w:pStyle w:val="Heading1"/>
        <w:numPr>
          <w:ilvl w:val="0"/>
          <w:numId w:val="0"/>
        </w:numPr>
        <w:rPr>
          <w:ins w:id="9968" w:author="jie sun" w:date="2018-06-09T18:10:00Z"/>
          <w:del w:id="9969" w:author="JIE  SUN" w:date="2018-06-25T20:56:00Z"/>
          <w:rFonts w:eastAsiaTheme="minorEastAsia" w:cstheme="minorBidi"/>
          <w:sz w:val="24"/>
          <w:szCs w:val="22"/>
        </w:rPr>
      </w:pPr>
    </w:p>
    <w:p w14:paraId="58239253" w14:textId="77777777" w:rsidR="00BF34BB" w:rsidDel="0025599D" w:rsidRDefault="00BF34BB" w:rsidP="00BF34BB">
      <w:pPr>
        <w:rPr>
          <w:ins w:id="9970" w:author="jie sun" w:date="2018-06-09T18:10:00Z"/>
          <w:del w:id="9971" w:author="JIE  SUN" w:date="2018-06-25T20:56:00Z"/>
        </w:rPr>
      </w:pPr>
    </w:p>
    <w:p w14:paraId="67B15364" w14:textId="77777777" w:rsidR="00BF34BB" w:rsidDel="0025599D" w:rsidRDefault="00BF34BB" w:rsidP="00BF34BB">
      <w:pPr>
        <w:rPr>
          <w:ins w:id="9972" w:author="jie sun" w:date="2018-06-09T18:10:00Z"/>
          <w:del w:id="9973" w:author="JIE  SUN" w:date="2018-06-25T20:56:00Z"/>
        </w:rPr>
      </w:pPr>
      <w:ins w:id="9974" w:author="jie sun" w:date="2018-06-09T18:10:00Z">
        <w:del w:id="9975"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976" w:author="jie sun" w:date="2018-06-09T18:10:00Z"/>
          <w:del w:id="9977" w:author="JIE  SUN" w:date="2018-06-25T20:56:00Z"/>
        </w:rPr>
      </w:pPr>
      <w:ins w:id="9978" w:author="jie sun" w:date="2018-06-09T18:10:00Z">
        <w:del w:id="9979" w:author="JIE  SUN" w:date="2018-06-25T20:56:00Z">
          <w:r w:rsidDel="0025599D">
            <w:delText>Action judge algorithm:</w:delText>
          </w:r>
        </w:del>
      </w:ins>
    </w:p>
    <w:p w14:paraId="5960B62D" w14:textId="77777777" w:rsidR="006A4A14" w:rsidDel="0025599D" w:rsidRDefault="006A4A14" w:rsidP="00BF34BB">
      <w:pPr>
        <w:rPr>
          <w:ins w:id="9980" w:author="jie sun" w:date="2018-06-09T18:11:00Z"/>
          <w:del w:id="9981" w:author="JIE  SUN" w:date="2018-06-25T20:52:00Z"/>
        </w:rPr>
      </w:pPr>
      <w:ins w:id="9982" w:author="jie sun" w:date="2018-06-09T18:10:00Z">
        <w:del w:id="9983" w:author="JIE  SUN" w:date="2018-06-25T20:52:00Z">
          <w:r w:rsidDel="0025599D">
            <w:tab/>
            <w:delText>There are some conditions it m</w:delText>
          </w:r>
        </w:del>
      </w:ins>
      <w:ins w:id="9984" w:author="jie sun" w:date="2018-06-09T18:11:00Z">
        <w:del w:id="9985"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986" w:author="jie sun" w:date="2018-06-09T18:11:00Z"/>
          <w:del w:id="9987" w:author="JIE  SUN" w:date="2018-06-25T20:52:00Z"/>
        </w:trPr>
        <w:tc>
          <w:tcPr>
            <w:tcW w:w="4508" w:type="dxa"/>
          </w:tcPr>
          <w:p w14:paraId="6E39CDF0" w14:textId="77777777" w:rsidR="00573551" w:rsidDel="0025599D" w:rsidRDefault="00573551" w:rsidP="00BF34BB">
            <w:pPr>
              <w:rPr>
                <w:ins w:id="9988" w:author="jie sun" w:date="2018-06-09T18:11:00Z"/>
                <w:del w:id="9989" w:author="JIE  SUN" w:date="2018-06-25T20:52:00Z"/>
              </w:rPr>
            </w:pPr>
            <w:ins w:id="9990" w:author="jie sun" w:date="2018-06-09T18:11:00Z">
              <w:del w:id="9991" w:author="JIE  SUN" w:date="2018-06-25T20:52:00Z">
                <w:r w:rsidDel="0025599D">
                  <w:delText>1. Z get an position w</w:delText>
                </w:r>
              </w:del>
            </w:ins>
            <w:ins w:id="9992" w:author="jie sun" w:date="2018-06-09T18:12:00Z">
              <w:del w:id="9993"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994" w:author="jie sun" w:date="2018-06-09T18:11:00Z"/>
                <w:del w:id="9995" w:author="JIE  SUN" w:date="2018-06-25T20:52:00Z"/>
              </w:rPr>
            </w:pPr>
            <w:ins w:id="9996" w:author="jie sun" w:date="2018-06-09T18:12:00Z">
              <w:del w:id="9997" w:author="JIE  SUN" w:date="2018-06-25T20:52:00Z">
                <w:r w:rsidDel="0025599D">
                  <w:delText xml:space="preserve"> Angle Z must be bigger than </w:delText>
                </w:r>
              </w:del>
            </w:ins>
            <w:ins w:id="9998" w:author="jie sun" w:date="2018-06-09T18:13:00Z">
              <w:del w:id="9999"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10000" w:author="jie sun" w:date="2018-06-09T18:11:00Z"/>
          <w:del w:id="10001" w:author="JIE  SUN" w:date="2018-06-25T20:52:00Z"/>
        </w:trPr>
        <w:tc>
          <w:tcPr>
            <w:tcW w:w="4508" w:type="dxa"/>
          </w:tcPr>
          <w:p w14:paraId="12B57AB0" w14:textId="77777777" w:rsidR="00573551" w:rsidDel="0025599D" w:rsidRDefault="00EE241A">
            <w:pPr>
              <w:rPr>
                <w:ins w:id="10002" w:author="jie sun" w:date="2018-06-09T18:11:00Z"/>
                <w:del w:id="10003" w:author="JIE  SUN" w:date="2018-06-25T20:52:00Z"/>
              </w:rPr>
            </w:pPr>
            <w:ins w:id="10004" w:author="jie sun" w:date="2018-06-09T18:15:00Z">
              <w:del w:id="10005" w:author="JIE  SUN" w:date="2018-06-25T20:52:00Z">
                <w:r w:rsidDel="0025599D">
                  <w:delText xml:space="preserve">2. </w:delText>
                </w:r>
              </w:del>
            </w:ins>
            <w:ins w:id="10006" w:author="jie sun" w:date="2018-06-09T18:13:00Z">
              <w:del w:id="10007" w:author="JIE  SUN" w:date="2018-06-25T20:52:00Z">
                <w:r w:rsidR="00B04DDB" w:rsidDel="0025599D">
                  <w:delText>And then</w:delText>
                </w:r>
              </w:del>
            </w:ins>
            <w:ins w:id="10008" w:author="jie sun" w:date="2018-06-09T18:17:00Z">
              <w:del w:id="10009" w:author="JIE  SUN" w:date="2018-06-25T20:52:00Z">
                <w:r w:rsidR="00511EB4" w:rsidDel="0025599D">
                  <w:delText xml:space="preserve"> Y</w:delText>
                </w:r>
              </w:del>
            </w:ins>
            <w:ins w:id="10010" w:author="jie sun" w:date="2018-06-09T18:18:00Z">
              <w:del w:id="10011" w:author="JIE  SUN" w:date="2018-06-25T20:52:00Z">
                <w:r w:rsidR="00535D4E" w:rsidDel="0025599D">
                  <w:delText xml:space="preserve"> must be</w:delText>
                </w:r>
              </w:del>
            </w:ins>
            <w:ins w:id="10012" w:author="jie sun" w:date="2018-06-09T18:13:00Z">
              <w:del w:id="10013" w:author="JIE  SUN" w:date="2018-06-25T20:52:00Z">
                <w:r w:rsidR="00B04DDB" w:rsidDel="0025599D">
                  <w:delText xml:space="preserve"> </w:delText>
                </w:r>
              </w:del>
            </w:ins>
            <w:ins w:id="10014" w:author="jie sun" w:date="2018-06-09T18:14:00Z">
              <w:del w:id="10015"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10016" w:author="jie sun" w:date="2018-06-09T18:11:00Z"/>
                <w:del w:id="10017" w:author="JIE  SUN" w:date="2018-06-25T20:52:00Z"/>
              </w:rPr>
            </w:pPr>
            <w:ins w:id="10018" w:author="jie sun" w:date="2018-06-09T18:14:00Z">
              <w:del w:id="10019" w:author="JIE  SUN" w:date="2018-06-25T20:52:00Z">
                <w:r w:rsidDel="0025599D">
                  <w:delText xml:space="preserve">Angle Y must be bigger than -20 and </w:delText>
                </w:r>
              </w:del>
            </w:ins>
            <w:ins w:id="10020" w:author="jie sun" w:date="2018-06-09T18:15:00Z">
              <w:del w:id="10021" w:author="JIE  SUN" w:date="2018-06-25T20:52:00Z">
                <w:r w:rsidDel="0025599D">
                  <w:delText>less 20</w:delText>
                </w:r>
              </w:del>
            </w:ins>
          </w:p>
        </w:tc>
      </w:tr>
      <w:tr w:rsidR="00573551" w:rsidDel="0025599D" w14:paraId="3EDF068D" w14:textId="77777777" w:rsidTr="00573551">
        <w:trPr>
          <w:ins w:id="10022" w:author="jie sun" w:date="2018-06-09T18:11:00Z"/>
          <w:del w:id="10023" w:author="JIE  SUN" w:date="2018-06-25T20:52:00Z"/>
        </w:trPr>
        <w:tc>
          <w:tcPr>
            <w:tcW w:w="4508" w:type="dxa"/>
          </w:tcPr>
          <w:p w14:paraId="29BF9B44" w14:textId="77777777" w:rsidR="00573551" w:rsidDel="0025599D" w:rsidRDefault="00773046">
            <w:pPr>
              <w:rPr>
                <w:ins w:id="10024" w:author="jie sun" w:date="2018-06-09T18:11:00Z"/>
                <w:del w:id="10025" w:author="JIE  SUN" w:date="2018-06-25T20:52:00Z"/>
              </w:rPr>
            </w:pPr>
            <w:ins w:id="10026" w:author="jie sun" w:date="2018-06-09T18:17:00Z">
              <w:del w:id="10027" w:author="JIE  SUN" w:date="2018-06-25T20:52:00Z">
                <w:r w:rsidDel="0025599D">
                  <w:delText xml:space="preserve">3. </w:delText>
                </w:r>
              </w:del>
            </w:ins>
            <w:ins w:id="10028" w:author="jie sun" w:date="2018-06-09T18:15:00Z">
              <w:del w:id="10029" w:author="JIE  SUN" w:date="2018-06-25T20:52:00Z">
                <w:r w:rsidR="00EE241A" w:rsidDel="0025599D">
                  <w:delText xml:space="preserve">X is </w:delText>
                </w:r>
              </w:del>
            </w:ins>
            <w:ins w:id="10030" w:author="jie sun" w:date="2018-06-09T18:16:00Z">
              <w:del w:id="10031"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10032" w:author="jie sun" w:date="2018-06-09T18:11:00Z"/>
                <w:del w:id="10033" w:author="JIE  SUN" w:date="2018-06-25T20:52:00Z"/>
              </w:rPr>
            </w:pPr>
            <w:ins w:id="10034" w:author="jie sun" w:date="2018-06-09T18:17:00Z">
              <w:del w:id="10035" w:author="JIE  SUN" w:date="2018-06-25T20:52:00Z">
                <w:r w:rsidDel="0025599D">
                  <w:delText>Angle X must be bigger than -20 and less 20</w:delText>
                </w:r>
              </w:del>
            </w:ins>
          </w:p>
        </w:tc>
      </w:tr>
    </w:tbl>
    <w:p w14:paraId="0D0B13A3" w14:textId="77777777" w:rsidR="0025599D" w:rsidRPr="000B317B" w:rsidRDefault="0025599D" w:rsidP="0025599D">
      <w:pPr>
        <w:rPr>
          <w:ins w:id="10036" w:author="JIE  SUN" w:date="2018-06-25T21:01:00Z"/>
        </w:rPr>
      </w:pPr>
    </w:p>
    <w:p w14:paraId="7CFD0178" w14:textId="77777777" w:rsidR="0025599D" w:rsidRDefault="0025599D" w:rsidP="0025599D">
      <w:pPr>
        <w:rPr>
          <w:ins w:id="10037" w:author="JIE  SUN" w:date="2018-06-25T21:04:00Z"/>
        </w:rPr>
      </w:pPr>
      <w:ins w:id="10038"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10039" w:author="JIE  SUN" w:date="2018-06-25T21:04:00Z"/>
        </w:rPr>
      </w:pPr>
      <w:ins w:id="10040" w:author="JIE  SUN" w:date="2018-06-25T21:38:00Z">
        <w:r>
          <w:rPr>
            <w:noProof/>
          </w:rPr>
          <w:lastRenderedPageBreak/>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47E21A44" w:rsidR="005106E4" w:rsidRDefault="005106E4" w:rsidP="005106E4">
      <w:pPr>
        <w:pStyle w:val="Caption"/>
        <w:jc w:val="center"/>
        <w:rPr>
          <w:ins w:id="10041" w:author="JIE  SUN" w:date="2018-06-25T21:38:00Z"/>
        </w:rPr>
      </w:pPr>
      <w:bookmarkStart w:id="10042" w:name="_Toc517801912"/>
      <w:ins w:id="10043" w:author="JIE  SUN" w:date="2018-06-25T21:38:00Z">
        <w:r>
          <w:t xml:space="preserve">Figure </w:t>
        </w:r>
        <w:r>
          <w:fldChar w:fldCharType="begin"/>
        </w:r>
        <w:r>
          <w:instrText xml:space="preserve"> STYLEREF 1 \s </w:instrText>
        </w:r>
        <w:r>
          <w:fldChar w:fldCharType="separate"/>
        </w:r>
      </w:ins>
      <w:r w:rsidR="009F4579">
        <w:rPr>
          <w:noProof/>
        </w:rPr>
        <w:t>5</w:t>
      </w:r>
      <w:ins w:id="10044" w:author="JIE  SUN" w:date="2018-06-25T21:38:00Z">
        <w:r>
          <w:fldChar w:fldCharType="end"/>
        </w:r>
        <w:r>
          <w:noBreakHyphen/>
        </w:r>
        <w:r>
          <w:fldChar w:fldCharType="begin"/>
        </w:r>
        <w:r>
          <w:instrText xml:space="preserve"> SEQ Figure \* ARABIC \s 1 </w:instrText>
        </w:r>
        <w:r>
          <w:fldChar w:fldCharType="separate"/>
        </w:r>
      </w:ins>
      <w:r w:rsidR="009F4579">
        <w:rPr>
          <w:noProof/>
        </w:rPr>
        <w:t>20</w:t>
      </w:r>
      <w:ins w:id="10045" w:author="JIE  SUN" w:date="2018-06-25T21:38:00Z">
        <w:r>
          <w:fldChar w:fldCharType="end"/>
        </w:r>
        <w:r>
          <w:t xml:space="preserve"> Gesture </w:t>
        </w:r>
      </w:ins>
      <w:ins w:id="10046" w:author="JIE  SUN" w:date="2018-06-25T21:40:00Z">
        <w:r w:rsidR="003736DB">
          <w:t>2</w:t>
        </w:r>
      </w:ins>
      <w:ins w:id="10047" w:author="JIE  SUN" w:date="2018-06-25T21:38:00Z">
        <w:r>
          <w:t xml:space="preserve"> Gyro Data</w:t>
        </w:r>
        <w:bookmarkEnd w:id="10042"/>
      </w:ins>
    </w:p>
    <w:p w14:paraId="0648891A" w14:textId="77777777" w:rsidR="00424186" w:rsidRDefault="00E87F72" w:rsidP="0025599D">
      <w:pPr>
        <w:rPr>
          <w:ins w:id="10048" w:author="JIE  SUN" w:date="2018-06-25T21:04:00Z"/>
        </w:rPr>
      </w:pPr>
      <w:ins w:id="10049"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6344B007" w:rsidR="00981D22" w:rsidRDefault="00981D22" w:rsidP="00981D22">
      <w:pPr>
        <w:pStyle w:val="Caption"/>
        <w:jc w:val="center"/>
        <w:rPr>
          <w:ins w:id="10050" w:author="JIE  SUN" w:date="2018-06-25T21:40:00Z"/>
        </w:rPr>
      </w:pPr>
      <w:bookmarkStart w:id="10051" w:name="_Toc517801913"/>
      <w:ins w:id="10052" w:author="JIE  SUN" w:date="2018-06-25T21:40:00Z">
        <w:r>
          <w:t xml:space="preserve">Figure </w:t>
        </w:r>
        <w:r>
          <w:fldChar w:fldCharType="begin"/>
        </w:r>
        <w:r>
          <w:instrText xml:space="preserve"> STYLEREF 1 \s </w:instrText>
        </w:r>
        <w:r>
          <w:fldChar w:fldCharType="separate"/>
        </w:r>
      </w:ins>
      <w:r w:rsidR="009F4579">
        <w:rPr>
          <w:noProof/>
        </w:rPr>
        <w:t>5</w:t>
      </w:r>
      <w:ins w:id="10053" w:author="JIE  SUN" w:date="2018-06-25T21:40:00Z">
        <w:r>
          <w:fldChar w:fldCharType="end"/>
        </w:r>
        <w:r>
          <w:noBreakHyphen/>
        </w:r>
        <w:r>
          <w:fldChar w:fldCharType="begin"/>
        </w:r>
        <w:r>
          <w:instrText xml:space="preserve"> SEQ Figure \* ARABIC \s 1 </w:instrText>
        </w:r>
        <w:r>
          <w:fldChar w:fldCharType="separate"/>
        </w:r>
      </w:ins>
      <w:r w:rsidR="009F4579">
        <w:rPr>
          <w:noProof/>
        </w:rPr>
        <w:t>21</w:t>
      </w:r>
      <w:ins w:id="10054" w:author="JIE  SUN" w:date="2018-06-25T21:40:00Z">
        <w:r>
          <w:fldChar w:fldCharType="end"/>
        </w:r>
        <w:r>
          <w:t xml:space="preserve"> : Gesture</w:t>
        </w:r>
        <w:r w:rsidR="003736DB">
          <w:t xml:space="preserve"> 2</w:t>
        </w:r>
        <w:r>
          <w:t xml:space="preserve"> Acceleration Data</w:t>
        </w:r>
        <w:bookmarkEnd w:id="10051"/>
      </w:ins>
    </w:p>
    <w:p w14:paraId="1AB4AED7" w14:textId="77777777" w:rsidR="00424186" w:rsidRDefault="00424186" w:rsidP="0025599D">
      <w:pPr>
        <w:rPr>
          <w:ins w:id="10055" w:author="JIE  SUN" w:date="2018-06-25T21:04:00Z"/>
        </w:rPr>
      </w:pPr>
    </w:p>
    <w:p w14:paraId="20A42315" w14:textId="77777777" w:rsidR="00424186" w:rsidRDefault="00424186" w:rsidP="0025599D">
      <w:pPr>
        <w:rPr>
          <w:ins w:id="10056" w:author="JIE  SUN" w:date="2018-06-25T21:01:00Z"/>
        </w:rPr>
      </w:pPr>
    </w:p>
    <w:p w14:paraId="53E2A037" w14:textId="77777777" w:rsidR="006A4A14" w:rsidRPr="00BF34BB" w:rsidRDefault="0086065B">
      <w:pPr>
        <w:rPr>
          <w:ins w:id="10057" w:author="jie sun" w:date="2018-06-09T18:10:00Z"/>
        </w:rPr>
        <w:pPrChange w:id="10058" w:author="jie sun" w:date="2018-06-09T18:10:00Z">
          <w:pPr>
            <w:pStyle w:val="Heading1"/>
            <w:numPr>
              <w:numId w:val="0"/>
            </w:numPr>
            <w:ind w:left="0" w:firstLine="0"/>
          </w:pPr>
        </w:pPrChange>
      </w:pPr>
      <w:ins w:id="10059" w:author="JIE  SUN" w:date="2018-06-25T21:57:00Z">
        <w:r w:rsidRPr="0086065B">
          <w:rPr>
            <w:noProof/>
          </w:rPr>
          <w:lastRenderedPageBreak/>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11AC61B7" w:rsidR="0086065B" w:rsidRDefault="003D2A8D" w:rsidP="0086065B">
      <w:pPr>
        <w:pStyle w:val="Caption"/>
        <w:jc w:val="center"/>
        <w:rPr>
          <w:ins w:id="10060" w:author="JIE  SUN" w:date="2018-06-25T21:57:00Z"/>
        </w:rPr>
      </w:pPr>
      <w:ins w:id="10061" w:author="JIE  SUN" w:date="2018-06-25T21:18:00Z">
        <w:r>
          <w:tab/>
        </w:r>
      </w:ins>
      <w:bookmarkStart w:id="10062" w:name="_Toc517801914"/>
      <w:ins w:id="10063" w:author="JIE  SUN" w:date="2018-06-25T21:57:00Z">
        <w:r w:rsidR="0086065B">
          <w:t xml:space="preserve">Figure </w:t>
        </w:r>
        <w:r w:rsidR="0086065B">
          <w:fldChar w:fldCharType="begin"/>
        </w:r>
        <w:r w:rsidR="0086065B">
          <w:instrText xml:space="preserve"> STYLEREF 1 \s </w:instrText>
        </w:r>
        <w:r w:rsidR="0086065B">
          <w:fldChar w:fldCharType="separate"/>
        </w:r>
      </w:ins>
      <w:r w:rsidR="009F4579">
        <w:rPr>
          <w:noProof/>
        </w:rPr>
        <w:t>5</w:t>
      </w:r>
      <w:ins w:id="10064"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9F4579">
        <w:rPr>
          <w:noProof/>
        </w:rPr>
        <w:t>22</w:t>
      </w:r>
      <w:ins w:id="10065" w:author="JIE  SUN" w:date="2018-06-25T21:57:00Z">
        <w:r w:rsidR="0086065B">
          <w:fldChar w:fldCharType="end"/>
        </w:r>
        <w:r w:rsidR="0086065B">
          <w:t xml:space="preserve"> Action 2 Calculation Result</w:t>
        </w:r>
        <w:bookmarkEnd w:id="10062"/>
      </w:ins>
    </w:p>
    <w:p w14:paraId="1F638F91" w14:textId="77777777" w:rsidR="009D68D0" w:rsidRDefault="009D68D0" w:rsidP="009D68D0">
      <w:pPr>
        <w:rPr>
          <w:ins w:id="10066" w:author="JIE  SUN" w:date="2018-06-25T21:57:00Z"/>
        </w:rPr>
      </w:pPr>
      <w:ins w:id="10067"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10068" w:author="JIE  SUN" w:date="2018-06-25T21:57:00Z"/>
        </w:trPr>
        <w:tc>
          <w:tcPr>
            <w:tcW w:w="2122" w:type="dxa"/>
          </w:tcPr>
          <w:p w14:paraId="49877FB9" w14:textId="77777777" w:rsidR="009D68D0" w:rsidRDefault="009D68D0" w:rsidP="008B2622">
            <w:pPr>
              <w:jc w:val="center"/>
              <w:rPr>
                <w:ins w:id="10069" w:author="JIE  SUN" w:date="2018-06-25T21:57:00Z"/>
              </w:rPr>
            </w:pPr>
            <w:ins w:id="10070" w:author="JIE  SUN" w:date="2018-06-25T21:57:00Z">
              <w:r>
                <w:t>Gesture Number</w:t>
              </w:r>
            </w:ins>
          </w:p>
        </w:tc>
        <w:tc>
          <w:tcPr>
            <w:tcW w:w="2551" w:type="dxa"/>
          </w:tcPr>
          <w:p w14:paraId="6E3BB213" w14:textId="77777777" w:rsidR="009D68D0" w:rsidRDefault="009D68D0" w:rsidP="008B2622">
            <w:pPr>
              <w:jc w:val="center"/>
              <w:rPr>
                <w:ins w:id="10071" w:author="JIE  SUN" w:date="2018-06-25T21:57:00Z"/>
              </w:rPr>
            </w:pPr>
            <w:ins w:id="10072" w:author="JIE  SUN" w:date="2018-06-25T21:57:00Z">
              <w:r>
                <w:t>Exact Shaking times</w:t>
              </w:r>
            </w:ins>
          </w:p>
        </w:tc>
        <w:tc>
          <w:tcPr>
            <w:tcW w:w="2268" w:type="dxa"/>
          </w:tcPr>
          <w:p w14:paraId="032B62E4" w14:textId="77777777" w:rsidR="009D68D0" w:rsidRDefault="009D68D0" w:rsidP="008B2622">
            <w:pPr>
              <w:jc w:val="center"/>
              <w:rPr>
                <w:ins w:id="10073" w:author="JIE  SUN" w:date="2018-06-25T21:57:00Z"/>
              </w:rPr>
            </w:pPr>
            <w:ins w:id="10074" w:author="JIE  SUN" w:date="2018-06-25T21:57:00Z">
              <w:r>
                <w:t>Testers tests</w:t>
              </w:r>
            </w:ins>
          </w:p>
        </w:tc>
        <w:tc>
          <w:tcPr>
            <w:tcW w:w="2075" w:type="dxa"/>
          </w:tcPr>
          <w:p w14:paraId="327D6C2B" w14:textId="77777777" w:rsidR="009D68D0" w:rsidRDefault="009D68D0" w:rsidP="008B2622">
            <w:pPr>
              <w:jc w:val="center"/>
              <w:rPr>
                <w:ins w:id="10075" w:author="JIE  SUN" w:date="2018-06-25T21:57:00Z"/>
              </w:rPr>
            </w:pPr>
            <w:ins w:id="10076" w:author="JIE  SUN" w:date="2018-06-25T21:57:00Z">
              <w:r>
                <w:t>Accuracy</w:t>
              </w:r>
            </w:ins>
          </w:p>
        </w:tc>
      </w:tr>
      <w:tr w:rsidR="009D68D0" w14:paraId="4419D51F" w14:textId="77777777" w:rsidTr="008B2622">
        <w:trPr>
          <w:ins w:id="10077" w:author="JIE  SUN" w:date="2018-06-25T21:57:00Z"/>
        </w:trPr>
        <w:tc>
          <w:tcPr>
            <w:tcW w:w="2122" w:type="dxa"/>
          </w:tcPr>
          <w:p w14:paraId="1BCCACD6" w14:textId="77777777" w:rsidR="009D68D0" w:rsidRDefault="005630A6" w:rsidP="008B2622">
            <w:pPr>
              <w:jc w:val="center"/>
              <w:rPr>
                <w:ins w:id="10078" w:author="JIE  SUN" w:date="2018-06-25T21:57:00Z"/>
              </w:rPr>
            </w:pPr>
            <w:r>
              <w:t>2</w:t>
            </w:r>
          </w:p>
        </w:tc>
        <w:tc>
          <w:tcPr>
            <w:tcW w:w="2551" w:type="dxa"/>
          </w:tcPr>
          <w:p w14:paraId="160F3C93" w14:textId="77777777" w:rsidR="009D68D0" w:rsidRDefault="009D68D0" w:rsidP="008B2622">
            <w:pPr>
              <w:jc w:val="center"/>
              <w:rPr>
                <w:ins w:id="10079" w:author="JIE  SUN" w:date="2018-06-25T21:57:00Z"/>
              </w:rPr>
            </w:pPr>
            <w:ins w:id="10080" w:author="JIE  SUN" w:date="2018-06-25T21:57:00Z">
              <w:r>
                <w:t>20</w:t>
              </w:r>
            </w:ins>
          </w:p>
        </w:tc>
        <w:tc>
          <w:tcPr>
            <w:tcW w:w="2268" w:type="dxa"/>
          </w:tcPr>
          <w:p w14:paraId="61939B08" w14:textId="77777777" w:rsidR="009D68D0" w:rsidRDefault="009D68D0" w:rsidP="008B2622">
            <w:pPr>
              <w:jc w:val="center"/>
              <w:rPr>
                <w:ins w:id="10081" w:author="JIE  SUN" w:date="2018-06-25T21:57:00Z"/>
              </w:rPr>
            </w:pPr>
            <w:ins w:id="10082" w:author="JIE  SUN" w:date="2018-06-25T21:57:00Z">
              <w:r>
                <w:t>1</w:t>
              </w:r>
            </w:ins>
            <w:r w:rsidR="005630A6">
              <w:t>7</w:t>
            </w:r>
          </w:p>
        </w:tc>
        <w:tc>
          <w:tcPr>
            <w:tcW w:w="2075" w:type="dxa"/>
          </w:tcPr>
          <w:p w14:paraId="76AF749E" w14:textId="77777777" w:rsidR="009D68D0" w:rsidRDefault="005630A6" w:rsidP="008B2622">
            <w:pPr>
              <w:jc w:val="center"/>
              <w:rPr>
                <w:ins w:id="10083" w:author="JIE  SUN" w:date="2018-06-25T21:57:00Z"/>
              </w:rPr>
            </w:pPr>
            <w:r>
              <w:t>85</w:t>
            </w:r>
            <w:ins w:id="10084" w:author="JIE  SUN" w:date="2018-06-25T21:57:00Z">
              <w:r w:rsidR="009D68D0">
                <w:t>%</w:t>
              </w:r>
            </w:ins>
          </w:p>
        </w:tc>
      </w:tr>
    </w:tbl>
    <w:p w14:paraId="2E11ECB1" w14:textId="77777777" w:rsidR="001264EE" w:rsidRDefault="001264EE" w:rsidP="00806241">
      <w:pPr>
        <w:rPr>
          <w:ins w:id="10085"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10086" w:name="_Toc518649198"/>
      <w:r w:rsidRPr="004D21D7">
        <w:rPr>
          <w:lang w:val="en-US"/>
        </w:rPr>
        <w:t>Summary</w:t>
      </w:r>
      <w:bookmarkEnd w:id="10086"/>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 xml:space="preserve">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w:t>
      </w:r>
      <w:r w:rsidR="003B31B5">
        <w:rPr>
          <w:lang w:val="en-US"/>
        </w:rPr>
        <w:lastRenderedPageBreak/>
        <w:t>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10087" w:name="_Toc518649199"/>
      <w:r w:rsidRPr="00716BF2">
        <w:t>Conclusion and future work</w:t>
      </w:r>
      <w:bookmarkEnd w:id="10087"/>
    </w:p>
    <w:p w14:paraId="15E25DEE" w14:textId="77777777" w:rsidR="009559CD" w:rsidRDefault="009559CD" w:rsidP="00A31369">
      <w:pPr>
        <w:rPr>
          <w:lang w:val="en-US"/>
        </w:rPr>
      </w:pPr>
      <w:r>
        <w:rPr>
          <w:lang w:val="en-US"/>
        </w:rPr>
        <w:t xml:space="preserve">In this chapter we provide a complete summary of </w:t>
      </w:r>
      <w:proofErr w:type="gramStart"/>
      <w:r>
        <w:rPr>
          <w:lang w:val="en-US"/>
        </w:rPr>
        <w:t>all of</w:t>
      </w:r>
      <w:proofErr w:type="gramEnd"/>
      <w:r>
        <w:rPr>
          <w:lang w:val="en-US"/>
        </w:rPr>
        <w:t xml:space="preserve"> the work in last four chapters.</w:t>
      </w:r>
      <w:r w:rsidR="00F67DA6">
        <w:rPr>
          <w:lang w:val="en-US"/>
        </w:rPr>
        <w:t xml:space="preserve"> </w:t>
      </w:r>
      <w:proofErr w:type="gramStart"/>
      <w:r w:rsidR="00F67DA6">
        <w:rPr>
          <w:lang w:val="en-US"/>
        </w:rPr>
        <w:t>First of all</w:t>
      </w:r>
      <w:proofErr w:type="gramEnd"/>
      <w:r w:rsidR="00F67DA6">
        <w:rPr>
          <w:lang w:val="en-US"/>
        </w:rPr>
        <w:t xml:space="preserve">,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10088" w:name="_Toc518649200"/>
      <w:r>
        <w:rPr>
          <w:lang w:val="en-US"/>
        </w:rPr>
        <w:t>The Summary of Research</w:t>
      </w:r>
      <w:bookmarkEnd w:id="10088"/>
    </w:p>
    <w:p w14:paraId="15656B40" w14:textId="11990B13" w:rsidR="00B732D8" w:rsidRDefault="00F67DA6" w:rsidP="00B732D8">
      <w:pPr>
        <w:rPr>
          <w:lang w:val="en-US"/>
        </w:rPr>
      </w:pPr>
      <w:proofErr w:type="gramStart"/>
      <w:r>
        <w:rPr>
          <w:lang w:val="en-US"/>
        </w:rPr>
        <w:t>First and foremost</w:t>
      </w:r>
      <w:proofErr w:type="gramEnd"/>
      <w:r>
        <w:rPr>
          <w:lang w:val="en-US"/>
        </w:rPr>
        <w:t xml:space="preserve">,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 xml:space="preserve">research the gesture recognition algorithm based on the study in previous three </w:t>
      </w:r>
      <w:proofErr w:type="gramStart"/>
      <w:r w:rsidR="00164704">
        <w:rPr>
          <w:lang w:val="en-US"/>
        </w:rPr>
        <w:t>chapters, and</w:t>
      </w:r>
      <w:proofErr w:type="gramEnd"/>
      <w:r w:rsidR="00164704">
        <w:rPr>
          <w:lang w:val="en-US"/>
        </w:rPr>
        <w:t xml:space="preserve">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10089" w:name="OLE_LINK47"/>
      <w:bookmarkStart w:id="10090" w:name="OLE_LINK48"/>
      <w:r w:rsidR="00FC38F9">
        <w:rPr>
          <w:lang w:val="en-US"/>
        </w:rPr>
        <w:t xml:space="preserve">for </w:t>
      </w:r>
      <w:r w:rsidR="00822372">
        <w:rPr>
          <w:lang w:val="en-US"/>
        </w:rPr>
        <w:t xml:space="preserve">the number of shaking times. </w:t>
      </w:r>
    </w:p>
    <w:bookmarkEnd w:id="10089"/>
    <w:bookmarkEnd w:id="10090"/>
    <w:p w14:paraId="6ED036FC" w14:textId="6F1BBF96" w:rsidR="00F11348" w:rsidRDefault="00F11348" w:rsidP="00B732D8">
      <w:pPr>
        <w:rPr>
          <w:lang w:val="en-US"/>
        </w:rPr>
      </w:pPr>
    </w:p>
    <w:p w14:paraId="1691C3D9" w14:textId="4F858207" w:rsidR="00533D6D" w:rsidRPr="00B732D8" w:rsidRDefault="00533D6D" w:rsidP="00B732D8">
      <w:pPr>
        <w:rPr>
          <w:lang w:val="en-US"/>
        </w:rPr>
      </w:pPr>
      <w:r>
        <w:rPr>
          <w:lang w:val="en-US"/>
        </w:rPr>
        <w:t xml:space="preserve">After researching this thesis, we can </w:t>
      </w:r>
      <w:r w:rsidR="00036A9E">
        <w:rPr>
          <w:lang w:val="en-US"/>
        </w:rPr>
        <w:t>use some mode</w:t>
      </w: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10091" w:author="JIE  SUN" w:date="2018-06-25T21:58:00Z"/>
        </w:rPr>
      </w:pPr>
    </w:p>
    <w:p w14:paraId="60CB87C0" w14:textId="77777777" w:rsidR="00806241" w:rsidDel="0025599D" w:rsidRDefault="002A4CE9" w:rsidP="00806241">
      <w:pPr>
        <w:rPr>
          <w:ins w:id="10092" w:author="jie sun" w:date="2018-06-09T18:20:00Z"/>
          <w:del w:id="10093" w:author="JIE  SUN" w:date="2018-06-25T21:01:00Z"/>
        </w:rPr>
      </w:pPr>
      <w:ins w:id="10094" w:author="jie sun" w:date="2018-06-09T18:20:00Z">
        <w:del w:id="10095" w:author="JIE  SUN" w:date="2018-06-25T21:01:00Z">
          <w:r w:rsidDel="0025599D">
            <w:delText>Action mode algorithm:</w:delText>
          </w:r>
        </w:del>
      </w:ins>
    </w:p>
    <w:p w14:paraId="7B23C0D7" w14:textId="77777777" w:rsidR="002A4CE9" w:rsidDel="0025599D" w:rsidRDefault="002A4CE9" w:rsidP="00806241">
      <w:pPr>
        <w:rPr>
          <w:ins w:id="10096" w:author="jie sun" w:date="2018-04-18T00:14:00Z"/>
          <w:del w:id="10097" w:author="JIE  SUN" w:date="2018-06-25T21:01:00Z"/>
        </w:rPr>
      </w:pPr>
      <w:ins w:id="10098" w:author="jie sun" w:date="2018-06-09T18:20:00Z">
        <w:del w:id="10099" w:author="JIE  SUN" w:date="2018-06-25T21:01:00Z">
          <w:r w:rsidDel="0025599D">
            <w:delText xml:space="preserve">If it is in a static condition, it should </w:delText>
          </w:r>
        </w:del>
      </w:ins>
      <w:ins w:id="10100" w:author="jie sun" w:date="2018-06-09T18:21:00Z">
        <w:del w:id="10101" w:author="JIE  SUN" w:date="2018-06-25T21:01:00Z">
          <w:r w:rsidDel="0025599D">
            <w:delText>not be recorded as an action.</w:delText>
          </w:r>
        </w:del>
      </w:ins>
    </w:p>
    <w:p w14:paraId="25A9EE1F" w14:textId="77777777" w:rsidR="00806241" w:rsidRDefault="00806241" w:rsidP="00806241">
      <w:pPr>
        <w:rPr>
          <w:ins w:id="10102" w:author="jie sun" w:date="2018-04-18T00:14:00Z"/>
        </w:rPr>
      </w:pPr>
    </w:p>
    <w:customXmlInsRangeStart w:id="10103" w:author="jie sun" w:date="2018-04-18T15:21:00Z"/>
    <w:bookmarkStart w:id="10104" w:name="_Toc518649201" w:displacedByCustomXml="next"/>
    <w:sdt>
      <w:sdtPr>
        <w:rPr>
          <w:rFonts w:eastAsiaTheme="minorEastAsia" w:cstheme="minorBidi"/>
          <w:b w:val="0"/>
          <w:sz w:val="24"/>
          <w:szCs w:val="22"/>
        </w:rPr>
        <w:id w:val="1299875541"/>
        <w:docPartObj>
          <w:docPartGallery w:val="Bibliographies"/>
          <w:docPartUnique/>
        </w:docPartObj>
      </w:sdtPr>
      <w:sdtContent>
        <w:customXmlInsRangeEnd w:id="10103"/>
        <w:p w14:paraId="0320D20A" w14:textId="77777777" w:rsidR="00D149CF" w:rsidRDefault="00D149CF">
          <w:pPr>
            <w:pStyle w:val="Heading1"/>
            <w:rPr>
              <w:ins w:id="10105" w:author="jie sun" w:date="2018-04-18T15:21:00Z"/>
            </w:rPr>
          </w:pPr>
          <w:ins w:id="10106" w:author="jie sun" w:date="2018-04-18T15:21:00Z">
            <w:r>
              <w:t>Bibliography</w:t>
            </w:r>
            <w:bookmarkEnd w:id="10104"/>
          </w:ins>
        </w:p>
        <w:customXmlInsRangeStart w:id="10107" w:author="jie sun" w:date="2018-04-18T15:21:00Z"/>
        <w:sdt>
          <w:sdtPr>
            <w:id w:val="111145805"/>
            <w:bibliography/>
          </w:sdtPr>
          <w:sdtContent>
            <w:customXmlInsRangeEnd w:id="10107"/>
            <w:p w14:paraId="598FD553" w14:textId="2CF4F95D" w:rsidR="008216AB" w:rsidRDefault="00D149CF" w:rsidP="008216AB">
              <w:pPr>
                <w:pStyle w:val="Bibliography"/>
                <w:ind w:left="720" w:hanging="720"/>
                <w:rPr>
                  <w:noProof/>
                  <w:szCs w:val="24"/>
                  <w:lang w:val="en-US"/>
                </w:rPr>
              </w:pPr>
              <w:ins w:id="10108" w:author="jie sun" w:date="2018-04-18T15:21:00Z">
                <w:r>
                  <w:fldChar w:fldCharType="begin"/>
                </w:r>
                <w:r>
                  <w:instrText xml:space="preserve"> BIBLIOGRAPHY </w:instrText>
                </w:r>
                <w:r>
                  <w:fldChar w:fldCharType="separate"/>
                </w:r>
              </w:ins>
            </w:p>
            <w:p w14:paraId="7DF7A7B1" w14:textId="77777777" w:rsidR="008216AB" w:rsidRDefault="008216AB" w:rsidP="008216AB">
              <w:pPr>
                <w:pStyle w:val="Bibliography"/>
                <w:ind w:left="720" w:hanging="720"/>
                <w:rPr>
                  <w:noProof/>
                </w:rPr>
              </w:pPr>
              <w:r>
                <w:rPr>
                  <w:noProof/>
                </w:rPr>
                <w:t xml:space="preserve">CATRINE TUDOR-LOCKE, WILLIAM D. JOHNSON, PETER T. KATZMARZYK. (2010). Accelerometer-Determined Steps per Day in US Children and Youth. </w:t>
              </w:r>
              <w:r>
                <w:rPr>
                  <w:i/>
                  <w:iCs/>
                  <w:noProof/>
                </w:rPr>
                <w:t>Pennington Biomedical Research Center, Baton Rouge, LA</w:t>
              </w:r>
              <w:r>
                <w:rPr>
                  <w:noProof/>
                </w:rPr>
                <w:t>, 1-7.</w:t>
              </w:r>
            </w:p>
            <w:p w14:paraId="20E929A3" w14:textId="77777777" w:rsidR="008216AB" w:rsidRDefault="008216AB" w:rsidP="008216AB">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2BEF2144" w14:textId="77777777" w:rsidR="008216AB" w:rsidRDefault="008216AB" w:rsidP="008216AB">
              <w:pPr>
                <w:pStyle w:val="Bibliography"/>
                <w:ind w:left="720" w:hanging="720"/>
                <w:rPr>
                  <w:noProof/>
                </w:rPr>
              </w:pPr>
              <w:r>
                <w:rPr>
                  <w:noProof/>
                </w:rPr>
                <w:t xml:space="preserve">Derick A. Johnson, Mohan M. Trivedi. (2011). Driving Style Recognition Using a Smartphone as a Sensor Platform. </w:t>
              </w:r>
              <w:r>
                <w:rPr>
                  <w:i/>
                  <w:iCs/>
                  <w:noProof/>
                </w:rPr>
                <w:t>14th International IEEE Conference</w:t>
              </w:r>
              <w:r>
                <w:rPr>
                  <w:noProof/>
                </w:rPr>
                <w:t xml:space="preserve"> (pp. 1-7). Washington: Laboratory for Intelligent and Safe Automobiles.</w:t>
              </w:r>
            </w:p>
            <w:p w14:paraId="0FDBF962" w14:textId="77777777" w:rsidR="008216AB" w:rsidRDefault="008216AB" w:rsidP="008216AB">
              <w:pPr>
                <w:pStyle w:val="Bibliography"/>
                <w:ind w:left="720" w:hanging="720"/>
                <w:rPr>
                  <w:noProof/>
                </w:rPr>
              </w:pPr>
              <w:r>
                <w:rPr>
                  <w:noProof/>
                </w:rPr>
                <w:t>Emma Fortune, Vipul Lugade, Melissa Morrow, Kenton Kaufman</w:t>
              </w:r>
              <w:r>
                <w:rPr>
                  <w:rFonts w:ascii="MS Gothic" w:eastAsia="MS Gothic" w:hAnsi="MS Gothic" w:cs="MS Gothic" w:hint="eastAsia"/>
                  <w:noProof/>
                </w:rPr>
                <w:t>∗</w:t>
              </w:r>
              <w:r>
                <w:rPr>
                  <w:noProof/>
                </w:rPr>
                <w:t xml:space="preserve">. (2013). Validity of using tri-axial accelerometers to measure humanmovement </w:t>
              </w:r>
              <w:r>
                <w:rPr>
                  <w:rFonts w:eastAsia="Microsoft JhengHei" w:cs="Microsoft JhengHei" w:hint="eastAsia"/>
                  <w:noProof/>
                </w:rPr>
                <w:t>–</w:t>
              </w:r>
              <w:r>
                <w:rPr>
                  <w:noProof/>
                </w:rPr>
                <w:t xml:space="preserve"> Part II: Step counts at a wide range of gait velocities. </w:t>
              </w:r>
              <w:r>
                <w:rPr>
                  <w:i/>
                  <w:iCs/>
                  <w:noProof/>
                </w:rPr>
                <w:t>ScienceDirect</w:t>
              </w:r>
              <w:r>
                <w:rPr>
                  <w:noProof/>
                </w:rPr>
                <w:t>, 1-11.</w:t>
              </w:r>
            </w:p>
            <w:p w14:paraId="04FAE99D" w14:textId="77777777" w:rsidR="008216AB" w:rsidRDefault="008216AB" w:rsidP="008216AB">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28E0EAAD" w14:textId="77777777" w:rsidR="008216AB" w:rsidRDefault="008216AB" w:rsidP="008216AB">
              <w:pPr>
                <w:pStyle w:val="Bibliography"/>
                <w:ind w:left="720" w:hanging="720"/>
                <w:rPr>
                  <w:noProof/>
                </w:rPr>
              </w:pPr>
              <w:r>
                <w:rPr>
                  <w:noProof/>
                </w:rPr>
                <w:t xml:space="preserve">H. J. Luinge P.H. Veltink. (2005). Measuring orientation of human body segments using miniature gyroscopes and accelerometers. </w:t>
              </w:r>
              <w:r>
                <w:rPr>
                  <w:i/>
                  <w:iCs/>
                  <w:noProof/>
                </w:rPr>
                <w:t>Med. Biol. Eng. Comput.</w:t>
              </w:r>
              <w:r>
                <w:rPr>
                  <w:noProof/>
                </w:rPr>
                <w:t>, 273-282.</w:t>
              </w:r>
            </w:p>
            <w:p w14:paraId="5797C2FE" w14:textId="77777777" w:rsidR="008216AB" w:rsidRDefault="008216AB" w:rsidP="008216AB">
              <w:pPr>
                <w:pStyle w:val="Bibliography"/>
                <w:ind w:left="720" w:hanging="720"/>
                <w:rPr>
                  <w:noProof/>
                </w:rPr>
              </w:pPr>
              <w:r>
                <w:rPr>
                  <w:noProof/>
                </w:rPr>
                <w:t xml:space="preserve">Kealy, A. (2017, 7 28). </w:t>
              </w:r>
              <w:r>
                <w:rPr>
                  <w:i/>
                  <w:iCs/>
                  <w:noProof/>
                </w:rPr>
                <w:t>MEMS and wireless options: User localization in cellular phones</w:t>
              </w:r>
              <w:r>
                <w:rPr>
                  <w:noProof/>
                </w:rPr>
                <w:t>. Retrieved from GPSworld: http://gpsworld.com/mems-and-wireless-options-user-localization-in-cellular-phones/</w:t>
              </w:r>
            </w:p>
            <w:p w14:paraId="7420636F" w14:textId="77777777" w:rsidR="008216AB" w:rsidRDefault="008216AB" w:rsidP="008216AB">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19939F60" w14:textId="77777777" w:rsidR="008216AB" w:rsidRDefault="008216AB" w:rsidP="008216AB">
              <w:pPr>
                <w:pStyle w:val="Bibliography"/>
                <w:ind w:left="720" w:hanging="720"/>
                <w:rPr>
                  <w:noProof/>
                  <w:lang w:val="en-US"/>
                </w:rPr>
              </w:pPr>
              <w:r>
                <w:rPr>
                  <w:noProof/>
                  <w:lang w:val="en-US"/>
                </w:rPr>
                <w:t xml:space="preserve">Nisticò, A. (2013). </w:t>
              </w:r>
              <w:r>
                <w:rPr>
                  <w:i/>
                  <w:iCs/>
                  <w:noProof/>
                  <w:lang w:val="en-US"/>
                </w:rPr>
                <w:t>Working principle of a capacitive accelerometer.</w:t>
              </w:r>
              <w:r>
                <w:rPr>
                  <w:noProof/>
                  <w:lang w:val="en-US"/>
                </w:rPr>
                <w:t xml:space="preserve"> Retrieved from Working principle of a capacitive accelerometer: http://engineering-</w:t>
              </w:r>
              <w:r>
                <w:rPr>
                  <w:noProof/>
                  <w:lang w:val="en-US"/>
                </w:rPr>
                <w:lastRenderedPageBreak/>
                <w:t>sciences.uniroma2.it/MENU/DOC/TESI/2013/2013_tesi%20NISTICO%20Andrea.pdf</w:t>
              </w:r>
            </w:p>
            <w:p w14:paraId="4F55D7B4" w14:textId="77777777" w:rsidR="008216AB" w:rsidRDefault="008216AB" w:rsidP="008216AB">
              <w:pPr>
                <w:pStyle w:val="Bibliography"/>
                <w:ind w:left="720" w:hanging="720"/>
                <w:rPr>
                  <w:noProof/>
                  <w:lang w:val="en-US"/>
                </w:rPr>
              </w:pPr>
              <w:r>
                <w:rPr>
                  <w:noProof/>
                  <w:lang w:val="en-US"/>
                </w:rPr>
                <w:t xml:space="preserve">Oxforddictionaries. (Mid 19th century). </w:t>
              </w:r>
              <w:r>
                <w:rPr>
                  <w:i/>
                  <w:iCs/>
                  <w:noProof/>
                  <w:lang w:val="en-US"/>
                </w:rPr>
                <w:t>gyroscope definition</w:t>
              </w:r>
              <w:r>
                <w:rPr>
                  <w:noProof/>
                  <w:lang w:val="en-US"/>
                </w:rPr>
                <w:t>. Retrieved from oxforddictionaries: https://en.oxforddictionaries.com/definition/gyroscope</w:t>
              </w:r>
            </w:p>
            <w:p w14:paraId="2B40E637" w14:textId="77777777" w:rsidR="008216AB" w:rsidRDefault="008216AB" w:rsidP="008216AB">
              <w:pPr>
                <w:pStyle w:val="Bibliography"/>
                <w:ind w:left="720" w:hanging="720"/>
                <w:rPr>
                  <w:noProof/>
                  <w:lang w:val="en-US"/>
                </w:rPr>
              </w:pPr>
              <w:r>
                <w:rPr>
                  <w:noProof/>
                  <w:lang w:val="en-US"/>
                </w:rPr>
                <w:t xml:space="preserve">Pieter-Jan. (2016, 9 6). </w:t>
              </w:r>
              <w:r>
                <w:rPr>
                  <w:i/>
                  <w:iCs/>
                  <w:noProof/>
                  <w:lang w:val="en-US"/>
                </w:rPr>
                <w:t>Getting the angular position from gyroscope data</w:t>
              </w:r>
              <w:r>
                <w:rPr>
                  <w:noProof/>
                  <w:lang w:val="en-US"/>
                </w:rPr>
                <w:t>. Retrieved from http://www.pieter-jan.com/node/7: http://www.pieter-jan.com/node/7</w:t>
              </w:r>
            </w:p>
            <w:p w14:paraId="73CC8CF1" w14:textId="77777777" w:rsidR="008216AB" w:rsidRDefault="008216AB" w:rsidP="008216AB">
              <w:pPr>
                <w:pStyle w:val="Bibliography"/>
                <w:ind w:left="720" w:hanging="720"/>
                <w:rPr>
                  <w:noProof/>
                  <w:lang w:val="en-US"/>
                </w:rPr>
              </w:pPr>
              <w:r>
                <w:rPr>
                  <w:noProof/>
                  <w:lang w:val="en-US"/>
                </w:rPr>
                <w:t xml:space="preserve">Pigeon's nest. (n.d.). </w:t>
              </w:r>
              <w:r>
                <w:rPr>
                  <w:i/>
                  <w:iCs/>
                  <w:noProof/>
                  <w:lang w:val="en-US"/>
                </w:rPr>
                <w:t>Gyroscope</w:t>
              </w:r>
              <w:r>
                <w:rPr>
                  <w:noProof/>
                  <w:lang w:val="en-US"/>
                </w:rPr>
                <w:t>. Retrieved from Pigeonsnest: http://pigeonsnest.co.uk/stuff/howards-stuff/gyro/gyro.html</w:t>
              </w:r>
            </w:p>
            <w:p w14:paraId="0947E5E7" w14:textId="77777777" w:rsidR="008216AB" w:rsidRDefault="008216AB" w:rsidP="008216AB">
              <w:pPr>
                <w:pStyle w:val="Bibliography"/>
                <w:ind w:left="720" w:hanging="720"/>
                <w:rPr>
                  <w:noProof/>
                  <w:lang w:val="en-US"/>
                </w:rPr>
              </w:pPr>
              <w:r>
                <w:rPr>
                  <w:noProof/>
                  <w:lang w:val="en-US"/>
                </w:rPr>
                <w:t xml:space="preserve">Przemek. (2014, 11 27). </w:t>
              </w:r>
              <w:r>
                <w:rPr>
                  <w:i/>
                  <w:iCs/>
                  <w:noProof/>
                  <w:lang w:val="en-US"/>
                </w:rPr>
                <w:t>Scanning rooms with an iPhone</w:t>
              </w:r>
              <w:r>
                <w:rPr>
                  <w:noProof/>
                  <w:lang w:val="en-US"/>
                </w:rPr>
                <w:t>. Retrieved from nomtek: https://www.nomtek.com/scanning-rooms-with-an-iphone/</w:t>
              </w:r>
            </w:p>
            <w:p w14:paraId="264B7535" w14:textId="77777777" w:rsidR="008216AB" w:rsidRDefault="008216AB" w:rsidP="008216AB">
              <w:pPr>
                <w:pStyle w:val="Bibliography"/>
                <w:ind w:left="720" w:hanging="720"/>
                <w:rPr>
                  <w:noProof/>
                </w:rPr>
              </w:pPr>
              <w:r>
                <w:rPr>
                  <w:noProof/>
                </w:rPr>
                <w:t xml:space="preserve">Sampath J ayalath, Nimsiri Abhayasinghe. (2013). A Gyroscopic Data based Pedometer Algorithm. </w:t>
              </w:r>
              <w:r>
                <w:rPr>
                  <w:i/>
                  <w:iCs/>
                  <w:noProof/>
                </w:rPr>
                <w:t>The 8th International Conference on Computer Science &amp; Education (ICCSE 2013)</w:t>
              </w:r>
              <w:r>
                <w:rPr>
                  <w:noProof/>
                </w:rPr>
                <w:t xml:space="preserve"> (pp. 1-5). Colombo: The 8th International Conference.</w:t>
              </w:r>
            </w:p>
            <w:p w14:paraId="37DC4520" w14:textId="77777777" w:rsidR="008216AB" w:rsidRDefault="008216AB" w:rsidP="008216AB">
              <w:pPr>
                <w:pStyle w:val="Bibliography"/>
                <w:ind w:left="720" w:hanging="720"/>
                <w:rPr>
                  <w:noProof/>
                </w:rPr>
              </w:pPr>
              <w:r>
                <w:rPr>
                  <w:noProof/>
                </w:rPr>
                <w:t xml:space="preserve">Stefan Dernbach,Barnan Das, Narayanan C. Krishnan,Brian L. Thomas, Diane J. Cook. (2012). Simple and Complex Activity Recognition Through Smart Phone. </w:t>
              </w:r>
              <w:r>
                <w:rPr>
                  <w:i/>
                  <w:iCs/>
                  <w:noProof/>
                </w:rPr>
                <w:t>2012 Eighth International Conference on Intelligent Environments</w:t>
              </w:r>
              <w:r>
                <w:rPr>
                  <w:noProof/>
                </w:rPr>
                <w:t xml:space="preserve"> (pp. 1-8). USA: IEEE Computer Science.</w:t>
              </w:r>
            </w:p>
            <w:p w14:paraId="1854B26C" w14:textId="77777777" w:rsidR="008216AB" w:rsidRDefault="008216AB" w:rsidP="008216AB">
              <w:pPr>
                <w:pStyle w:val="Bibliography"/>
                <w:ind w:left="720" w:hanging="720"/>
                <w:rPr>
                  <w:noProof/>
                  <w:lang w:val="en-US"/>
                </w:rPr>
              </w:pPr>
              <w:r>
                <w:rPr>
                  <w:noProof/>
                  <w:lang w:val="en-US"/>
                </w:rPr>
                <w:t xml:space="preserve">Wilimedia. (2006, Oct 4). </w:t>
              </w:r>
              <w:r>
                <w:rPr>
                  <w:i/>
                  <w:iCs/>
                  <w:noProof/>
                  <w:lang w:val="en-US"/>
                </w:rPr>
                <w:t>3D Gyroscope.png</w:t>
              </w:r>
              <w:r>
                <w:rPr>
                  <w:noProof/>
                  <w:lang w:val="en-US"/>
                </w:rPr>
                <w:t>. Retrieved from Wilimedia: https://commons.wikimedia.org/wiki/File:3D_Gyroscope.png</w:t>
              </w:r>
            </w:p>
            <w:p w14:paraId="044D8BE4" w14:textId="77777777" w:rsidR="008216AB" w:rsidRDefault="008216AB" w:rsidP="008216AB">
              <w:pPr>
                <w:pStyle w:val="Bibliography"/>
                <w:ind w:left="720" w:hanging="720"/>
                <w:rPr>
                  <w:noProof/>
                  <w:lang w:val="en-US"/>
                </w:rPr>
              </w:pPr>
              <w:r>
                <w:rPr>
                  <w:noProof/>
                  <w:lang w:val="en-US"/>
                </w:rPr>
                <w:t xml:space="preserve">YingWen, B. (2014). </w:t>
              </w:r>
              <w:r>
                <w:rPr>
                  <w:i/>
                  <w:iCs/>
                  <w:noProof/>
                  <w:lang w:val="en-US"/>
                </w:rPr>
                <w:t>http://ieeexplore.ieee.org/document/6901041/.</w:t>
              </w:r>
              <w:r>
                <w:rPr>
                  <w:noProof/>
                  <w:lang w:val="en-US"/>
                </w:rPr>
                <w:t xml:space="preserve"> Retrieved from ieeexplore.ieee.org: http://ieeexplore.ieee.org/document/6901041/</w:t>
              </w:r>
            </w:p>
            <w:p w14:paraId="2DFC5537" w14:textId="77777777" w:rsidR="008216AB" w:rsidRDefault="008216AB" w:rsidP="008216AB">
              <w:pPr>
                <w:pStyle w:val="Bibliography"/>
                <w:ind w:left="720" w:hanging="720"/>
                <w:rPr>
                  <w:noProof/>
                  <w:lang w:val="en-US"/>
                </w:rPr>
              </w:pPr>
              <w:r>
                <w:rPr>
                  <w:noProof/>
                  <w:lang w:val="en-US"/>
                </w:rPr>
                <w:t xml:space="preserve">Zhao, N. (2008). </w:t>
              </w:r>
              <w:r>
                <w:rPr>
                  <w:i/>
                  <w:iCs/>
                  <w:noProof/>
                  <w:lang w:val="en-US"/>
                </w:rPr>
                <w:t>Understanding the Model.</w:t>
              </w:r>
              <w:r>
                <w:rPr>
                  <w:noProof/>
                  <w:lang w:val="en-US"/>
                </w:rPr>
                <w:t xml:space="preserve"> Retrieved from Analog dialogue: http://www.analog.com/en/analog-dialogue/articles/pedometer-design-3-axis-digital-acceler.html</w:t>
              </w:r>
            </w:p>
            <w:p w14:paraId="05D9DCE7" w14:textId="2B765922" w:rsidR="00D149CF" w:rsidRDefault="00D149CF" w:rsidP="008216AB">
              <w:pPr>
                <w:rPr>
                  <w:ins w:id="10109" w:author="jie sun" w:date="2018-04-18T15:21:00Z"/>
                </w:rPr>
              </w:pPr>
              <w:ins w:id="10110" w:author="jie sun" w:date="2018-04-18T15:21:00Z">
                <w:r>
                  <w:rPr>
                    <w:b/>
                    <w:bCs/>
                    <w:noProof/>
                  </w:rPr>
                  <w:fldChar w:fldCharType="end"/>
                </w:r>
              </w:ins>
            </w:p>
            <w:customXmlInsRangeStart w:id="10111" w:author="jie sun" w:date="2018-04-18T15:21:00Z"/>
          </w:sdtContent>
        </w:sdt>
        <w:customXmlInsRangeEnd w:id="10111"/>
        <w:customXmlInsRangeStart w:id="10112" w:author="jie sun" w:date="2018-04-18T15:21:00Z"/>
      </w:sdtContent>
    </w:sdt>
    <w:customXmlInsRangeEnd w:id="10112"/>
    <w:p w14:paraId="11FC46FD" w14:textId="77777777" w:rsidR="00806241" w:rsidRDefault="00806241" w:rsidP="00806241">
      <w:pPr>
        <w:rPr>
          <w:ins w:id="10113" w:author="jie sun" w:date="2018-04-18T00:14:00Z"/>
        </w:rPr>
      </w:pPr>
    </w:p>
    <w:p w14:paraId="163C0CD0" w14:textId="77777777" w:rsidR="00806241" w:rsidRPr="00CD4D88" w:rsidRDefault="00806241">
      <w:pPr>
        <w:rPr>
          <w:ins w:id="10114" w:author="jie sun" w:date="2018-04-18T00:14:00Z"/>
        </w:rPr>
        <w:pPrChange w:id="10115" w:author="jie sun" w:date="2018-04-18T00:14:00Z">
          <w:pPr>
            <w:pStyle w:val="Heading1"/>
            <w:numPr>
              <w:numId w:val="0"/>
            </w:numPr>
            <w:ind w:left="0" w:firstLine="0"/>
          </w:pPr>
        </w:pPrChange>
      </w:pPr>
    </w:p>
    <w:p w14:paraId="18C4442F" w14:textId="77777777" w:rsidR="0087014B" w:rsidDel="00806241" w:rsidRDefault="0087014B">
      <w:pPr>
        <w:ind w:left="432" w:hanging="432"/>
        <w:rPr>
          <w:ins w:id="10116" w:author="像个男人一样" w:date="2018-03-22T12:31:00Z"/>
          <w:del w:id="10117" w:author="jie sun" w:date="2018-04-18T00:14:00Z"/>
        </w:rPr>
        <w:pPrChange w:id="10118"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10119" w:author="jie sun" w:date="2018-03-22T12:34:00Z"/>
        </w:numPr>
        <w:rPr>
          <w:del w:id="10120" w:author="jie sun" w:date="2018-04-17T14:01:00Z"/>
        </w:rPr>
      </w:pPr>
      <w:ins w:id="10121" w:author="像个男人一样" w:date="2018-03-22T12:34:00Z">
        <w:del w:id="10122" w:author="jie sun" w:date="2018-04-08T15:36:00Z">
          <w:r w:rsidDel="00DA0F8B">
            <w:rPr>
              <w:rFonts w:hint="eastAsia"/>
              <w:lang w:val="en-US"/>
            </w:rPr>
            <w:delText>Re</w:delText>
          </w:r>
        </w:del>
        <w:del w:id="10123"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10124" w:author="jie sun" w:date="2018-03-22T12:34:00Z"/>
        </w:numPr>
        <w:rPr>
          <w:del w:id="10125" w:author="像个男人一样" w:date="2018-03-22T12:33:00Z"/>
        </w:rPr>
        <w:pPrChange w:id="10126" w:author="jie sun" w:date="2018-04-17T14:01:00Z">
          <w:pPr>
            <w:pStyle w:val="Heading1"/>
          </w:pPr>
        </w:pPrChange>
      </w:pPr>
      <w:bookmarkStart w:id="10127" w:name="_Toc20792"/>
      <w:bookmarkStart w:id="10128" w:name="_Toc18981"/>
      <w:bookmarkStart w:id="10129" w:name="_Toc16999"/>
      <w:bookmarkStart w:id="10130" w:name="_Toc12205"/>
      <w:bookmarkStart w:id="10131" w:name="_Toc16877"/>
      <w:bookmarkStart w:id="10132" w:name="_Toc28373"/>
      <w:bookmarkStart w:id="10133" w:name="_Toc4344"/>
      <w:bookmarkStart w:id="10134" w:name="_Toc11207"/>
      <w:bookmarkStart w:id="10135" w:name="_Toc19636"/>
      <w:del w:id="10136" w:author="像个男人一样" w:date="2018-03-22T12:33:00Z">
        <w:r>
          <w:delText>References</w:delText>
        </w:r>
        <w:bookmarkEnd w:id="10127"/>
        <w:bookmarkEnd w:id="10128"/>
        <w:bookmarkEnd w:id="10129"/>
        <w:bookmarkEnd w:id="10130"/>
        <w:bookmarkEnd w:id="10131"/>
        <w:bookmarkEnd w:id="10132"/>
        <w:bookmarkEnd w:id="10133"/>
        <w:bookmarkEnd w:id="10134"/>
        <w:bookmarkEnd w:id="10135"/>
      </w:del>
    </w:p>
    <w:bookmarkStart w:id="10137" w:name="_Toc10134"/>
    <w:bookmarkStart w:id="10138" w:name="_Toc31032"/>
    <w:bookmarkStart w:id="10139" w:name="_Toc13970"/>
    <w:p w14:paraId="53BE6B88" w14:textId="77777777" w:rsidR="0087014B" w:rsidRDefault="00D5184D">
      <w:pPr>
        <w:pStyle w:val="Heading1"/>
        <w:numPr>
          <w:ilvl w:val="0"/>
          <w:numId w:val="0"/>
        </w:numPr>
        <w:rPr>
          <w:del w:id="10140" w:author="像个男人一样" w:date="2018-03-22T12:33:00Z"/>
        </w:rPr>
        <w:pPrChange w:id="10141" w:author="jie sun" w:date="2018-04-17T14:01:00Z">
          <w:pPr>
            <w:pStyle w:val="Bibliography1"/>
            <w:ind w:left="720" w:hanging="720"/>
          </w:pPr>
        </w:pPrChange>
      </w:pPr>
      <w:del w:id="10142"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10143" w:name="OLE_LINK21"/>
        <w:r>
          <w:delText>https://uk.mathworks.com/hardware-support/android-sensor.html?s_tid=test</w:delText>
        </w:r>
        <w:bookmarkEnd w:id="10137"/>
        <w:bookmarkEnd w:id="10138"/>
        <w:bookmarkEnd w:id="10139"/>
        <w:bookmarkEnd w:id="10143"/>
      </w:del>
    </w:p>
    <w:bookmarkStart w:id="10144" w:name="_Toc10533"/>
    <w:bookmarkStart w:id="10145" w:name="_Toc19748"/>
    <w:bookmarkStart w:id="10146" w:name="_Toc3650"/>
    <w:p w14:paraId="4B302B07" w14:textId="77777777" w:rsidR="0087014B" w:rsidRDefault="00D5184D">
      <w:pPr>
        <w:pStyle w:val="Heading1"/>
        <w:numPr>
          <w:ilvl w:val="0"/>
          <w:numId w:val="0"/>
        </w:numPr>
        <w:rPr>
          <w:del w:id="10147" w:author="像个男人一样" w:date="2018-03-22T12:33:00Z"/>
        </w:rPr>
        <w:pPrChange w:id="10148" w:author="jie sun" w:date="2018-04-17T14:01:00Z">
          <w:pPr/>
        </w:pPrChange>
      </w:pPr>
      <w:del w:id="10149" w:author="像个男人一样" w:date="2018-03-22T12:33:00Z">
        <w:r>
          <w:fldChar w:fldCharType="end"/>
        </w:r>
        <w:r>
          <w:delText>Uk.mathworks.com. (2018). Android Sensor Support from MATLAB. [online]</w:delText>
        </w:r>
        <w:bookmarkEnd w:id="10144"/>
        <w:bookmarkEnd w:id="10145"/>
        <w:bookmarkEnd w:id="10146"/>
      </w:del>
    </w:p>
    <w:p w14:paraId="11EF9798" w14:textId="77777777" w:rsidR="0087014B" w:rsidRDefault="00D5184D">
      <w:pPr>
        <w:pStyle w:val="Heading1"/>
        <w:numPr>
          <w:ilvl w:val="0"/>
          <w:numId w:val="0"/>
        </w:numPr>
        <w:rPr>
          <w:del w:id="10150" w:author="像个男人一样" w:date="2018-03-22T12:33:00Z"/>
        </w:rPr>
        <w:pPrChange w:id="10151" w:author="jie sun" w:date="2018-04-17T14:01:00Z">
          <w:pPr/>
        </w:pPrChange>
      </w:pPr>
      <w:del w:id="10152" w:author="像个男人一样" w:date="2018-03-22T12:33:00Z">
        <w:r>
          <w:delText xml:space="preserve"> </w:delText>
        </w:r>
        <w:bookmarkStart w:id="10153" w:name="_Toc3121"/>
        <w:bookmarkStart w:id="10154" w:name="_Toc28999"/>
        <w:bookmarkStart w:id="10155"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10153"/>
        <w:bookmarkEnd w:id="10154"/>
        <w:bookmarkEnd w:id="10155"/>
      </w:del>
    </w:p>
    <w:p w14:paraId="2F9752D9" w14:textId="77777777" w:rsidR="0087014B" w:rsidRDefault="00D5184D">
      <w:pPr>
        <w:pStyle w:val="Heading1"/>
        <w:numPr>
          <w:ilvl w:val="0"/>
          <w:numId w:val="0"/>
        </w:numPr>
        <w:pPrChange w:id="10156" w:author="jie sun" w:date="2018-04-17T14:01:00Z">
          <w:pPr/>
        </w:pPrChange>
      </w:pPr>
      <w:del w:id="10157" w:author="像个男人一样" w:date="2018-03-22T12:33:00Z">
        <w:r>
          <w:delText xml:space="preserve"> </w:delText>
        </w:r>
        <w:bookmarkStart w:id="10158" w:name="_Toc2394"/>
        <w:bookmarkStart w:id="10159" w:name="_Toc6950"/>
        <w:bookmarkStart w:id="10160" w:name="_Toc28330"/>
        <w:r>
          <w:delText>[Accessed 20 Mar. 2018].</w:delText>
        </w:r>
      </w:del>
      <w:bookmarkEnd w:id="10158"/>
      <w:bookmarkEnd w:id="10159"/>
      <w:bookmarkEnd w:id="10160"/>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E64A8" w14:textId="77777777" w:rsidR="000948B4" w:rsidRDefault="000948B4"/>
  </w:endnote>
  <w:endnote w:type="continuationSeparator" w:id="0">
    <w:p w14:paraId="079D756A" w14:textId="77777777" w:rsidR="000948B4" w:rsidRDefault="000948B4">
      <w:r>
        <w:continuationSeparator/>
      </w:r>
    </w:p>
  </w:endnote>
  <w:endnote w:id="1">
    <w:p w14:paraId="134DB80D" w14:textId="77777777" w:rsidR="007C3001" w:rsidRPr="00DA0F8B" w:rsidDel="00DA0F8B" w:rsidRDefault="007C3001" w:rsidP="00553580">
      <w:pPr>
        <w:pStyle w:val="Bibliography"/>
        <w:ind w:left="720" w:hanging="720"/>
        <w:rPr>
          <w:ins w:id="720" w:author="jie sun" w:date="2018-04-08T15:34:00Z"/>
          <w:del w:id="721" w:author="jie sun" w:date="2018-04-08T15:38:00Z"/>
          <w:iCs/>
          <w:color w:val="44546A" w:themeColor="text2"/>
          <w:sz w:val="21"/>
          <w:szCs w:val="18"/>
          <w:rPrChange w:id="722" w:author="jie sun" w:date="2018-04-08T15:34:00Z">
            <w:rPr>
              <w:ins w:id="723" w:author="jie sun" w:date="2018-04-08T15:34:00Z"/>
              <w:del w:id="724" w:author="jie sun" w:date="2018-04-08T15:38:00Z"/>
              <w:noProof/>
              <w:szCs w:val="24"/>
            </w:rPr>
          </w:rPrChange>
        </w:rPr>
      </w:pPr>
      <w:ins w:id="725" w:author="jie sun" w:date="2018-04-08T15:34:00Z">
        <w:del w:id="726"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27" w:author="jie sun" w:date="2018-04-08T15:34:00Z">
                <w:rPr/>
              </w:rPrChange>
            </w:rPr>
            <w:delInstrText xml:space="preserve"> BIBLIOGRAPHY  \l 2052 </w:delInstrText>
          </w:r>
        </w:del>
      </w:ins>
      <w:del w:id="728" w:author="jie sun" w:date="2018-04-08T15:38:00Z">
        <w:r w:rsidRPr="00F0688D" w:rsidDel="00DA0F8B">
          <w:rPr>
            <w:iCs/>
            <w:color w:val="44546A" w:themeColor="text2"/>
            <w:sz w:val="21"/>
            <w:szCs w:val="18"/>
            <w:rPrChange w:id="729" w:author="jie sun" w:date="2018-04-08T15:34:00Z">
              <w:rPr>
                <w:vertAlign w:val="superscript"/>
              </w:rPr>
            </w:rPrChange>
          </w:rPr>
          <w:fldChar w:fldCharType="separate"/>
        </w:r>
      </w:del>
      <w:ins w:id="730" w:author="jie sun" w:date="2018-04-08T15:34:00Z">
        <w:del w:id="731" w:author="jie sun" w:date="2018-04-08T15:38:00Z">
          <w:r w:rsidRPr="00DA0F8B" w:rsidDel="00DA0F8B">
            <w:rPr>
              <w:iCs/>
              <w:color w:val="44546A" w:themeColor="text2"/>
              <w:sz w:val="21"/>
              <w:szCs w:val="18"/>
              <w:rPrChange w:id="732" w:author="jie sun" w:date="2018-04-08T15:34:00Z">
                <w:rPr>
                  <w:noProof/>
                </w:rPr>
              </w:rPrChange>
            </w:rPr>
            <w:delText>AndreaNistic</w:delText>
          </w:r>
          <w:r w:rsidRPr="00DA0F8B" w:rsidDel="00DA0F8B">
            <w:rPr>
              <w:rFonts w:hint="eastAsia"/>
              <w:iCs/>
              <w:color w:val="44546A" w:themeColor="text2"/>
              <w:sz w:val="21"/>
              <w:szCs w:val="18"/>
              <w:rPrChange w:id="733" w:author="jie sun" w:date="2018-04-08T15:34:00Z">
                <w:rPr>
                  <w:rFonts w:hint="eastAsia"/>
                  <w:noProof/>
                </w:rPr>
              </w:rPrChange>
            </w:rPr>
            <w:delText>ò</w:delText>
          </w:r>
          <w:r w:rsidRPr="00DA0F8B" w:rsidDel="00DA0F8B">
            <w:rPr>
              <w:iCs/>
              <w:color w:val="44546A" w:themeColor="text2"/>
              <w:sz w:val="21"/>
              <w:szCs w:val="18"/>
              <w:rPrChange w:id="734" w:author="jie sun" w:date="2018-04-08T15:34:00Z">
                <w:rPr>
                  <w:noProof/>
                </w:rPr>
              </w:rPrChange>
            </w:rPr>
            <w:delText>. (</w:delText>
          </w:r>
          <w:r w:rsidRPr="00DA0F8B" w:rsidDel="00DA0F8B">
            <w:rPr>
              <w:rFonts w:hint="eastAsia"/>
              <w:iCs/>
              <w:color w:val="44546A" w:themeColor="text2"/>
              <w:sz w:val="21"/>
              <w:szCs w:val="18"/>
              <w:rPrChange w:id="735" w:author="jie sun" w:date="2018-04-08T15:34:00Z">
                <w:rPr>
                  <w:rFonts w:hint="eastAsia"/>
                  <w:noProof/>
                </w:rPr>
              </w:rPrChange>
            </w:rPr>
            <w:delText>无日期</w:delText>
          </w:r>
          <w:r w:rsidRPr="00DA0F8B" w:rsidDel="00DA0F8B">
            <w:rPr>
              <w:iCs/>
              <w:color w:val="44546A" w:themeColor="text2"/>
              <w:sz w:val="21"/>
              <w:szCs w:val="18"/>
              <w:rPrChange w:id="736"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37" w:author="jie sun" w:date="2018-04-08T15:34:00Z">
                <w:rPr>
                  <w:rFonts w:hint="eastAsia"/>
                  <w:noProof/>
                </w:rPr>
              </w:rPrChange>
            </w:rPr>
            <w:delText>检索来源</w:delText>
          </w:r>
          <w:r w:rsidRPr="00DA0F8B" w:rsidDel="00DA0F8B">
            <w:rPr>
              <w:iCs/>
              <w:color w:val="44546A" w:themeColor="text2"/>
              <w:sz w:val="21"/>
              <w:szCs w:val="18"/>
              <w:rPrChange w:id="738" w:author="jie sun" w:date="2018-04-08T15:34:00Z">
                <w:rPr>
                  <w:noProof/>
                </w:rPr>
              </w:rPrChange>
            </w:rPr>
            <w:delText>: Working principle of a capacitive accelerometer: http://engineering-sciences.uniroma2.it/MENU/DOC/TESI/2013/2013_tesi%20NISTICO%20Andrea.pdf</w:delText>
          </w:r>
        </w:del>
      </w:ins>
    </w:p>
    <w:p w14:paraId="279A92A8" w14:textId="77777777" w:rsidR="007C3001" w:rsidRPr="00DA0F8B" w:rsidDel="00DA0F8B" w:rsidRDefault="007C3001" w:rsidP="00553580">
      <w:pPr>
        <w:pStyle w:val="Bibliography"/>
        <w:ind w:left="720" w:hanging="720"/>
        <w:rPr>
          <w:ins w:id="739" w:author="jie sun" w:date="2018-04-08T15:34:00Z"/>
          <w:del w:id="740" w:author="jie sun" w:date="2018-04-08T15:38:00Z"/>
          <w:iCs/>
          <w:color w:val="44546A" w:themeColor="text2"/>
          <w:sz w:val="21"/>
          <w:szCs w:val="18"/>
          <w:rPrChange w:id="741" w:author="jie sun" w:date="2018-04-08T15:34:00Z">
            <w:rPr>
              <w:ins w:id="742" w:author="jie sun" w:date="2018-04-08T15:34:00Z"/>
              <w:del w:id="743" w:author="jie sun" w:date="2018-04-08T15:38:00Z"/>
              <w:noProof/>
            </w:rPr>
          </w:rPrChange>
        </w:rPr>
      </w:pPr>
      <w:ins w:id="744" w:author="jie sun" w:date="2018-04-08T15:34:00Z">
        <w:del w:id="745" w:author="jie sun" w:date="2018-04-08T15:38:00Z">
          <w:r w:rsidRPr="00DA0F8B" w:rsidDel="00DA0F8B">
            <w:rPr>
              <w:iCs/>
              <w:color w:val="44546A" w:themeColor="text2"/>
              <w:sz w:val="21"/>
              <w:szCs w:val="18"/>
              <w:rPrChange w:id="746" w:author="jie sun" w:date="2018-04-08T15:34:00Z">
                <w:rPr>
                  <w:noProof/>
                </w:rPr>
              </w:rPrChange>
            </w:rPr>
            <w:delText>uk.mathworks.com. (2018</w:delText>
          </w:r>
          <w:r w:rsidRPr="00DA0F8B" w:rsidDel="00DA0F8B">
            <w:rPr>
              <w:rFonts w:hint="eastAsia"/>
              <w:iCs/>
              <w:color w:val="44546A" w:themeColor="text2"/>
              <w:sz w:val="21"/>
              <w:szCs w:val="18"/>
              <w:rPrChange w:id="747" w:author="jie sun" w:date="2018-04-08T15:34:00Z">
                <w:rPr>
                  <w:rFonts w:hint="eastAsia"/>
                  <w:noProof/>
                </w:rPr>
              </w:rPrChange>
            </w:rPr>
            <w:delText>年</w:delText>
          </w:r>
          <w:r w:rsidRPr="00DA0F8B" w:rsidDel="00DA0F8B">
            <w:rPr>
              <w:iCs/>
              <w:color w:val="44546A" w:themeColor="text2"/>
              <w:sz w:val="21"/>
              <w:szCs w:val="18"/>
              <w:rPrChange w:id="748" w:author="jie sun" w:date="2018-04-08T15:34:00Z">
                <w:rPr>
                  <w:noProof/>
                </w:rPr>
              </w:rPrChange>
            </w:rPr>
            <w:delText>Feb</w:delText>
          </w:r>
          <w:r w:rsidRPr="00DA0F8B" w:rsidDel="00DA0F8B">
            <w:rPr>
              <w:rFonts w:hint="eastAsia"/>
              <w:iCs/>
              <w:color w:val="44546A" w:themeColor="text2"/>
              <w:sz w:val="21"/>
              <w:szCs w:val="18"/>
              <w:rPrChange w:id="749" w:author="jie sun" w:date="2018-04-08T15:34:00Z">
                <w:rPr>
                  <w:rFonts w:hint="eastAsia"/>
                  <w:noProof/>
                </w:rPr>
              </w:rPrChange>
            </w:rPr>
            <w:delText>月</w:delText>
          </w:r>
          <w:r w:rsidRPr="00DA0F8B" w:rsidDel="00DA0F8B">
            <w:rPr>
              <w:iCs/>
              <w:color w:val="44546A" w:themeColor="text2"/>
              <w:sz w:val="21"/>
              <w:szCs w:val="18"/>
              <w:rPrChange w:id="750" w:author="jie sun" w:date="2018-04-08T15:34:00Z">
                <w:rPr>
                  <w:noProof/>
                </w:rPr>
              </w:rPrChange>
            </w:rPr>
            <w:delText>1</w:delText>
          </w:r>
          <w:r w:rsidRPr="00DA0F8B" w:rsidDel="00DA0F8B">
            <w:rPr>
              <w:rFonts w:hint="eastAsia"/>
              <w:iCs/>
              <w:color w:val="44546A" w:themeColor="text2"/>
              <w:sz w:val="21"/>
              <w:szCs w:val="18"/>
              <w:rPrChange w:id="751" w:author="jie sun" w:date="2018-04-08T15:34:00Z">
                <w:rPr>
                  <w:rFonts w:hint="eastAsia"/>
                  <w:noProof/>
                </w:rPr>
              </w:rPrChange>
            </w:rPr>
            <w:delText>日</w:delText>
          </w:r>
          <w:r w:rsidRPr="00DA0F8B" w:rsidDel="00DA0F8B">
            <w:rPr>
              <w:iCs/>
              <w:color w:val="44546A" w:themeColor="text2"/>
              <w:sz w:val="21"/>
              <w:szCs w:val="18"/>
              <w:rPrChange w:id="752" w:author="jie sun" w:date="2018-04-08T15:34:00Z">
                <w:rPr>
                  <w:noProof/>
                </w:rPr>
              </w:rPrChange>
            </w:rPr>
            <w:delText xml:space="preserve">). uk.mathworks.com. </w:delText>
          </w:r>
          <w:r w:rsidRPr="00DA0F8B" w:rsidDel="00DA0F8B">
            <w:rPr>
              <w:rFonts w:hint="eastAsia"/>
              <w:iCs/>
              <w:color w:val="44546A" w:themeColor="text2"/>
              <w:sz w:val="21"/>
              <w:szCs w:val="18"/>
              <w:rPrChange w:id="753" w:author="jie sun" w:date="2018-04-08T15:34:00Z">
                <w:rPr>
                  <w:rFonts w:hint="eastAsia"/>
                  <w:noProof/>
                </w:rPr>
              </w:rPrChange>
            </w:rPr>
            <w:delText>检索来源</w:delText>
          </w:r>
          <w:r w:rsidRPr="00DA0F8B" w:rsidDel="00DA0F8B">
            <w:rPr>
              <w:iCs/>
              <w:color w:val="44546A" w:themeColor="text2"/>
              <w:sz w:val="21"/>
              <w:szCs w:val="18"/>
              <w:rPrChange w:id="754" w:author="jie sun" w:date="2018-04-08T15:34:00Z">
                <w:rPr>
                  <w:noProof/>
                </w:rPr>
              </w:rPrChange>
            </w:rPr>
            <w:delText>: uk.mathworks.com: https://uk.mathworks.com/hardware-support/android-sensor.html?s_tid=test</w:delText>
          </w:r>
        </w:del>
      </w:ins>
    </w:p>
    <w:p w14:paraId="6FF8F8E4" w14:textId="77777777" w:rsidR="007C3001" w:rsidRPr="00F0688D" w:rsidDel="00DA0F8B" w:rsidRDefault="007C3001">
      <w:pPr>
        <w:pStyle w:val="Bibliography"/>
        <w:ind w:left="720" w:hanging="720"/>
        <w:rPr>
          <w:ins w:id="755" w:author="像个男人一样" w:date="2018-03-22T12:30:00Z"/>
          <w:del w:id="756" w:author="jie sun" w:date="2018-04-08T15:38:00Z"/>
          <w:iCs/>
          <w:color w:val="44546A" w:themeColor="text2"/>
          <w:sz w:val="21"/>
          <w:szCs w:val="18"/>
          <w:rPrChange w:id="757" w:author="jie sun" w:date="2018-04-11T17:41:00Z">
            <w:rPr>
              <w:ins w:id="758" w:author="像个男人一样" w:date="2018-03-22T12:30:00Z"/>
              <w:del w:id="759" w:author="jie sun" w:date="2018-04-08T15:38:00Z"/>
              <w:rStyle w:val="EndnoteReference"/>
            </w:rPr>
          </w:rPrChange>
        </w:rPr>
        <w:pPrChange w:id="760" w:author="jie sun" w:date="2018-04-11T17:41:00Z">
          <w:pPr>
            <w:pStyle w:val="EndnoteText"/>
          </w:pPr>
        </w:pPrChange>
      </w:pPr>
      <w:ins w:id="761" w:author="jie sun" w:date="2018-04-08T15:34:00Z">
        <w:del w:id="762" w:author="jie sun" w:date="2018-04-08T15:38:00Z">
          <w:r w:rsidRPr="00F0688D" w:rsidDel="00DA0F8B">
            <w:rPr>
              <w:iCs/>
              <w:color w:val="44546A" w:themeColor="text2"/>
              <w:sz w:val="21"/>
              <w:szCs w:val="18"/>
              <w:rPrChange w:id="763" w:author="jie sun" w:date="2018-04-11T17:41:00Z">
                <w:rPr>
                  <w:vertAlign w:val="superscript"/>
                </w:rPr>
              </w:rPrChange>
            </w:rPr>
            <w:fldChar w:fldCharType="end"/>
          </w:r>
        </w:del>
      </w:ins>
    </w:p>
    <w:p w14:paraId="3D713611" w14:textId="77777777" w:rsidR="007C3001" w:rsidRPr="00F0688D" w:rsidDel="00DA0F8B" w:rsidRDefault="007C3001">
      <w:pPr>
        <w:pStyle w:val="Bibliography"/>
        <w:ind w:left="720" w:hanging="720"/>
        <w:rPr>
          <w:del w:id="764" w:author="jie sun" w:date="2018-04-08T15:38:00Z"/>
          <w:iCs/>
          <w:color w:val="44546A" w:themeColor="text2"/>
          <w:sz w:val="21"/>
          <w:szCs w:val="18"/>
          <w:rPrChange w:id="765" w:author="jie sun" w:date="2018-04-11T17:41:00Z">
            <w:rPr>
              <w:del w:id="766" w:author="jie sun" w:date="2018-04-08T15:38:00Z"/>
            </w:rPr>
          </w:rPrChange>
        </w:rPr>
        <w:pPrChange w:id="767" w:author="jie sun" w:date="2018-04-11T17:41:00Z">
          <w:pPr>
            <w:pStyle w:val="EndnoteText"/>
          </w:pPr>
        </w:pPrChange>
      </w:pPr>
      <w:ins w:id="768" w:author="像个男人一样" w:date="2018-03-22T12:06:00Z">
        <w:del w:id="769" w:author="jie sun" w:date="2018-04-08T15:38:00Z">
          <w:r w:rsidRPr="00F0688D" w:rsidDel="00DA0F8B">
            <w:rPr>
              <w:iCs/>
              <w:color w:val="44546A" w:themeColor="text2"/>
              <w:sz w:val="21"/>
              <w:szCs w:val="18"/>
              <w:rPrChange w:id="770" w:author="jie sun" w:date="2018-04-11T17:41:00Z">
                <w:rPr>
                  <w:rStyle w:val="EndnoteReference"/>
                </w:rPr>
              </w:rPrChange>
            </w:rPr>
            <w:delText>[</w:delText>
          </w:r>
        </w:del>
      </w:ins>
      <w:ins w:id="771" w:author="像个男人一样" w:date="2018-03-22T12:05:00Z">
        <w:del w:id="772" w:author="jie sun" w:date="2018-04-08T15:38:00Z">
          <w:r w:rsidRPr="00F0688D" w:rsidDel="00DA0F8B">
            <w:rPr>
              <w:iCs/>
              <w:color w:val="44546A" w:themeColor="text2"/>
              <w:sz w:val="21"/>
              <w:szCs w:val="18"/>
              <w:rPrChange w:id="773" w:author="jie sun" w:date="2018-04-11T17:41:00Z">
                <w:rPr>
                  <w:rStyle w:val="EndnoteReference"/>
                </w:rPr>
              </w:rPrChange>
            </w:rPr>
            <w:endnoteRef/>
          </w:r>
        </w:del>
      </w:ins>
      <w:ins w:id="774" w:author="像个男人一样" w:date="2018-03-22T12:06:00Z">
        <w:del w:id="775" w:author="jie sun" w:date="2018-04-08T15:38:00Z">
          <w:r w:rsidRPr="00F0688D" w:rsidDel="00DA0F8B">
            <w:rPr>
              <w:iCs/>
              <w:color w:val="44546A" w:themeColor="text2"/>
              <w:sz w:val="21"/>
              <w:szCs w:val="18"/>
              <w:rPrChange w:id="776" w:author="jie sun" w:date="2018-04-11T17:41:00Z">
                <w:rPr>
                  <w:rStyle w:val="EndnoteReference"/>
                </w:rPr>
              </w:rPrChange>
            </w:rPr>
            <w:delText>]</w:delText>
          </w:r>
        </w:del>
      </w:ins>
      <w:ins w:id="777" w:author="像个男人一样" w:date="2018-03-22T12:05:00Z">
        <w:del w:id="778" w:author="jie sun" w:date="2018-04-08T15:38:00Z">
          <w:r w:rsidRPr="00F0688D" w:rsidDel="00DA0F8B">
            <w:rPr>
              <w:iCs/>
              <w:color w:val="44546A" w:themeColor="text2"/>
              <w:sz w:val="21"/>
              <w:szCs w:val="18"/>
              <w:rPrChange w:id="779" w:author="jie sun" w:date="2018-04-11T17:41:00Z">
                <w:rPr/>
              </w:rPrChange>
            </w:rPr>
            <w:delText xml:space="preserve"> </w:delText>
          </w:r>
        </w:del>
      </w:ins>
      <w:ins w:id="780" w:author="像个男人一样" w:date="2018-03-22T12:06:00Z">
        <w:del w:id="781" w:author="jie sun" w:date="2018-04-08T15:38:00Z">
          <w:r w:rsidRPr="00F0688D" w:rsidDel="00DA0F8B">
            <w:rPr>
              <w:iCs/>
              <w:color w:val="44546A" w:themeColor="text2"/>
              <w:sz w:val="21"/>
              <w:szCs w:val="18"/>
              <w:rPrChange w:id="782"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83" w:author="jie sun" w:date="2018-04-11T17:41:00Z">
                <w:rPr>
                  <w:iCs/>
                </w:rPr>
              </w:rPrChange>
            </w:rPr>
            <w:delText>http://engineering-sciences.uniroma2.it/MENU/DOC/TESI/2013/2013_tesi%20NISTICO%20Andrea.pdf [Accessed 21 Mar. 2018].</w:delText>
          </w:r>
        </w:del>
      </w:ins>
    </w:p>
  </w:endnote>
  <w:endnote w:id="2">
    <w:p w14:paraId="523E39E0" w14:textId="77777777" w:rsidR="007C3001" w:rsidRPr="00F0688D" w:rsidDel="005C2108" w:rsidRDefault="007C3001">
      <w:pPr>
        <w:pStyle w:val="Bibliography"/>
        <w:ind w:left="720" w:hanging="720"/>
        <w:rPr>
          <w:del w:id="1296" w:author="jie sun" w:date="2018-04-08T19:01:00Z"/>
          <w:iCs/>
          <w:color w:val="44546A" w:themeColor="text2"/>
          <w:sz w:val="21"/>
          <w:szCs w:val="18"/>
          <w:rPrChange w:id="1297" w:author="jie sun" w:date="2018-04-11T17:41:00Z">
            <w:rPr>
              <w:del w:id="1298" w:author="jie sun" w:date="2018-04-08T19:01:00Z"/>
            </w:rPr>
          </w:rPrChange>
        </w:rPr>
        <w:pPrChange w:id="1299" w:author="jie sun" w:date="2018-04-11T17:41:00Z">
          <w:pPr>
            <w:pStyle w:val="EndnoteText"/>
          </w:pPr>
        </w:pPrChange>
      </w:pPr>
      <w:ins w:id="1300" w:author="像个男人一样" w:date="2018-03-22T12:11:00Z">
        <w:del w:id="1301" w:author="jie sun" w:date="2018-04-08T19:01:00Z">
          <w:r w:rsidRPr="00F0688D" w:rsidDel="005C2108">
            <w:rPr>
              <w:iCs/>
              <w:color w:val="44546A" w:themeColor="text2"/>
              <w:sz w:val="21"/>
              <w:szCs w:val="18"/>
              <w:rPrChange w:id="1302" w:author="jie sun" w:date="2018-04-11T17:41:00Z">
                <w:rPr>
                  <w:rStyle w:val="EndnoteReference"/>
                </w:rPr>
              </w:rPrChange>
            </w:rPr>
            <w:delText>[</w:delText>
          </w:r>
          <w:r w:rsidRPr="00F0688D" w:rsidDel="005C2108">
            <w:rPr>
              <w:iCs/>
              <w:color w:val="44546A" w:themeColor="text2"/>
              <w:sz w:val="21"/>
              <w:szCs w:val="18"/>
              <w:rPrChange w:id="1303" w:author="jie sun" w:date="2018-04-11T17:41:00Z">
                <w:rPr>
                  <w:rStyle w:val="EndnoteReference"/>
                </w:rPr>
              </w:rPrChange>
            </w:rPr>
            <w:endnoteRef/>
          </w:r>
          <w:r w:rsidRPr="00F0688D" w:rsidDel="005C2108">
            <w:rPr>
              <w:iCs/>
              <w:color w:val="44546A" w:themeColor="text2"/>
              <w:sz w:val="21"/>
              <w:szCs w:val="18"/>
              <w:rPrChange w:id="1304" w:author="jie sun" w:date="2018-04-11T17:41:00Z">
                <w:rPr>
                  <w:rStyle w:val="EndnoteReference"/>
                </w:rPr>
              </w:rPrChange>
            </w:rPr>
            <w:delText>]</w:delText>
          </w:r>
          <w:r w:rsidRPr="00F0688D" w:rsidDel="005C2108">
            <w:rPr>
              <w:iCs/>
              <w:color w:val="44546A" w:themeColor="text2"/>
              <w:sz w:val="21"/>
              <w:szCs w:val="18"/>
              <w:rPrChange w:id="1305"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7C3001" w:rsidRPr="00F0688D" w:rsidDel="00321759" w:rsidRDefault="007C3001" w:rsidP="006018DD">
      <w:pPr>
        <w:pStyle w:val="Bibliography"/>
        <w:ind w:left="720" w:hanging="720"/>
        <w:rPr>
          <w:ins w:id="1622" w:author="jie sun" w:date="2018-04-08T20:17:00Z"/>
          <w:del w:id="1623" w:author="jie sun" w:date="2018-04-16T22:45:00Z"/>
          <w:iCs/>
          <w:color w:val="44546A" w:themeColor="text2"/>
          <w:sz w:val="21"/>
          <w:szCs w:val="18"/>
          <w:rPrChange w:id="1624" w:author="jie sun" w:date="2018-04-11T17:41:00Z">
            <w:rPr>
              <w:ins w:id="1625" w:author="jie sun" w:date="2018-04-08T20:17:00Z"/>
              <w:del w:id="1626" w:author="jie sun" w:date="2018-04-16T22:45:00Z"/>
            </w:rPr>
          </w:rPrChange>
        </w:rPr>
      </w:pPr>
      <w:ins w:id="1627" w:author="像个男人一样" w:date="2018-03-22T12:12:00Z">
        <w:del w:id="1628" w:author="jie sun" w:date="2018-04-16T22:45:00Z">
          <w:r w:rsidRPr="00F0688D" w:rsidDel="00321759">
            <w:rPr>
              <w:iCs/>
              <w:color w:val="44546A" w:themeColor="text2"/>
              <w:sz w:val="21"/>
              <w:szCs w:val="18"/>
              <w:rPrChange w:id="1629" w:author="jie sun" w:date="2018-04-11T17:41:00Z">
                <w:rPr>
                  <w:rStyle w:val="EndnoteReference"/>
                </w:rPr>
              </w:rPrChange>
            </w:rPr>
            <w:delText>[</w:delText>
          </w:r>
          <w:r w:rsidRPr="00F0688D" w:rsidDel="00321759">
            <w:rPr>
              <w:iCs/>
              <w:color w:val="44546A" w:themeColor="text2"/>
              <w:sz w:val="21"/>
              <w:szCs w:val="18"/>
              <w:rPrChange w:id="1630" w:author="jie sun" w:date="2018-04-11T17:41:00Z">
                <w:rPr>
                  <w:rStyle w:val="EndnoteReference"/>
                </w:rPr>
              </w:rPrChange>
            </w:rPr>
            <w:endnoteRef/>
          </w:r>
          <w:r w:rsidRPr="00F0688D" w:rsidDel="00321759">
            <w:rPr>
              <w:iCs/>
              <w:color w:val="44546A" w:themeColor="text2"/>
              <w:sz w:val="21"/>
              <w:szCs w:val="18"/>
              <w:rPrChange w:id="1631" w:author="jie sun" w:date="2018-04-11T17:41:00Z">
                <w:rPr>
                  <w:rStyle w:val="EndnoteReference"/>
                </w:rPr>
              </w:rPrChange>
            </w:rPr>
            <w:delText>]</w:delText>
          </w:r>
          <w:r w:rsidRPr="00F0688D" w:rsidDel="00321759">
            <w:rPr>
              <w:iCs/>
              <w:color w:val="44546A" w:themeColor="text2"/>
              <w:sz w:val="21"/>
              <w:szCs w:val="18"/>
              <w:rPrChange w:id="1632" w:author="jie sun" w:date="2018-04-11T17:41:00Z">
                <w:rPr/>
              </w:rPrChange>
            </w:rPr>
            <w:delText xml:space="preserve"> Uk.mathworks.com. (2018). Android Sensor Support from MATLAB. [online] Available at: https://uk.mathworks.com/hardware-support/android-sensor.html?s_tid=test [Accessed 20 Mar. 2018].</w:delText>
          </w:r>
        </w:del>
      </w:ins>
      <w:ins w:id="1633" w:author="jie sun" w:date="2018-04-08T20:17:00Z">
        <w:del w:id="1634" w:author="jie sun" w:date="2018-04-16T22:45:00Z">
          <w:r w:rsidRPr="00F0688D" w:rsidDel="00321759">
            <w:rPr>
              <w:iCs/>
              <w:color w:val="44546A" w:themeColor="text2"/>
              <w:sz w:val="21"/>
              <w:szCs w:val="18"/>
              <w:rPrChange w:id="1635" w:author="jie sun" w:date="2018-04-11T17:41:00Z">
                <w:rPr/>
              </w:rPrChange>
            </w:rPr>
            <w:fldChar w:fldCharType="begin"/>
          </w:r>
          <w:r w:rsidRPr="00F0688D" w:rsidDel="00321759">
            <w:rPr>
              <w:iCs/>
              <w:color w:val="44546A" w:themeColor="text2"/>
              <w:sz w:val="21"/>
              <w:szCs w:val="18"/>
              <w:rPrChange w:id="1636" w:author="jie sun" w:date="2018-04-11T17:41:00Z">
                <w:rPr/>
              </w:rPrChange>
            </w:rPr>
            <w:delInstrText xml:space="preserve"> BIBLIOGRAPHY  \l 2052 </w:delInstrText>
          </w:r>
        </w:del>
      </w:ins>
      <w:del w:id="1637" w:author="jie sun" w:date="2018-04-16T22:45:00Z">
        <w:r w:rsidRPr="00F0688D" w:rsidDel="00321759">
          <w:rPr>
            <w:iCs/>
            <w:color w:val="44546A" w:themeColor="text2"/>
            <w:sz w:val="21"/>
            <w:szCs w:val="18"/>
            <w:rPrChange w:id="1638" w:author="jie sun" w:date="2018-04-11T17:41:00Z">
              <w:rPr/>
            </w:rPrChange>
          </w:rPr>
          <w:fldChar w:fldCharType="separate"/>
        </w:r>
      </w:del>
      <w:ins w:id="1639" w:author="jie sun" w:date="2018-04-08T20:17:00Z">
        <w:del w:id="1640" w:author="jie sun" w:date="2018-04-16T22:45:00Z">
          <w:r w:rsidRPr="00F0688D" w:rsidDel="00321759">
            <w:rPr>
              <w:iCs/>
              <w:color w:val="44546A" w:themeColor="text2"/>
              <w:sz w:val="21"/>
              <w:szCs w:val="18"/>
              <w:rPrChange w:id="1641" w:author="jie sun" w:date="2018-04-11T17:41:00Z">
                <w:rPr/>
              </w:rPrChange>
            </w:rPr>
            <w:delText xml:space="preserve">Nisticò, A. (2013). </w:delText>
          </w:r>
          <w:r w:rsidRPr="00F0688D" w:rsidDel="00321759">
            <w:rPr>
              <w:iCs/>
              <w:color w:val="44546A" w:themeColor="text2"/>
              <w:sz w:val="21"/>
              <w:szCs w:val="18"/>
              <w:rPrChange w:id="1642" w:author="jie sun" w:date="2018-04-11T17:41:00Z">
                <w:rPr>
                  <w:i/>
                  <w:iCs/>
                  <w:noProof/>
                </w:rPr>
              </w:rPrChange>
            </w:rPr>
            <w:delText>Working principle of a capacitive accelerometer.</w:delText>
          </w:r>
          <w:r w:rsidRPr="00F0688D" w:rsidDel="00321759">
            <w:rPr>
              <w:iCs/>
              <w:color w:val="44546A" w:themeColor="text2"/>
              <w:sz w:val="21"/>
              <w:szCs w:val="18"/>
              <w:rPrChange w:id="1643" w:author="jie sun" w:date="2018-04-11T17:41:00Z">
                <w:rPr/>
              </w:rPrChange>
            </w:rPr>
            <w:delText xml:space="preserve"> Retrieved from </w:delText>
          </w:r>
          <w:r w:rsidRPr="00F0688D" w:rsidDel="00321759">
            <w:rPr>
              <w:iCs/>
              <w:color w:val="44546A" w:themeColor="text2"/>
              <w:sz w:val="21"/>
              <w:szCs w:val="18"/>
              <w:rPrChange w:id="1644" w:author="jie sun" w:date="2018-04-11T17:41:00Z">
                <w:rPr>
                  <w:noProof/>
                </w:rPr>
              </w:rPrChange>
            </w:rPr>
            <w:delText>Working</w:delText>
          </w:r>
          <w:r w:rsidRPr="00F0688D" w:rsidDel="00321759">
            <w:rPr>
              <w:iCs/>
              <w:color w:val="44546A" w:themeColor="text2"/>
              <w:sz w:val="21"/>
              <w:szCs w:val="18"/>
              <w:rPrChange w:id="1645" w:author="jie sun" w:date="2018-04-11T17:41:00Z">
                <w:rPr/>
              </w:rPrChange>
            </w:rPr>
            <w:delText xml:space="preserve"> principle of a capacitive accelerometer: http://engineering-sciences.uniroma2.it/MENU/DOC/TESI/2013/2013_tesi%20NISTICO%20Andrea.pdf</w:delText>
          </w:r>
        </w:del>
      </w:ins>
    </w:p>
    <w:p w14:paraId="681177AB" w14:textId="77777777" w:rsidR="007C3001" w:rsidRPr="00F0688D" w:rsidDel="00321759" w:rsidRDefault="007C3001" w:rsidP="006018DD">
      <w:pPr>
        <w:pStyle w:val="Bibliography"/>
        <w:ind w:left="720" w:hanging="720"/>
        <w:rPr>
          <w:ins w:id="1646" w:author="jie sun" w:date="2018-04-08T20:17:00Z"/>
          <w:del w:id="1647" w:author="jie sun" w:date="2018-04-16T22:45:00Z"/>
          <w:iCs/>
          <w:color w:val="44546A" w:themeColor="text2"/>
          <w:sz w:val="21"/>
          <w:szCs w:val="18"/>
          <w:rPrChange w:id="1648" w:author="jie sun" w:date="2018-04-11T17:40:00Z">
            <w:rPr>
              <w:ins w:id="1649" w:author="jie sun" w:date="2018-04-08T20:17:00Z"/>
              <w:del w:id="1650" w:author="jie sun" w:date="2018-04-16T22:45:00Z"/>
              <w:noProof/>
            </w:rPr>
          </w:rPrChange>
        </w:rPr>
      </w:pPr>
      <w:ins w:id="1651" w:author="jie sun" w:date="2018-04-08T20:17:00Z">
        <w:del w:id="1652" w:author="jie sun" w:date="2018-04-16T22:45:00Z">
          <w:r w:rsidRPr="00F0688D" w:rsidDel="00321759">
            <w:rPr>
              <w:iCs/>
              <w:color w:val="44546A" w:themeColor="text2"/>
              <w:sz w:val="21"/>
              <w:szCs w:val="18"/>
              <w:rPrChange w:id="1653" w:author="jie sun" w:date="2018-04-11T17:40:00Z">
                <w:rPr>
                  <w:noProof/>
                </w:rPr>
              </w:rPrChange>
            </w:rPr>
            <w:delText xml:space="preserve">Oxforddictionaries. (Mid 19th century). </w:delText>
          </w:r>
          <w:r w:rsidRPr="00F0688D" w:rsidDel="00321759">
            <w:rPr>
              <w:iCs/>
              <w:color w:val="44546A" w:themeColor="text2"/>
              <w:sz w:val="21"/>
              <w:szCs w:val="18"/>
              <w:rPrChange w:id="1654" w:author="jie sun" w:date="2018-04-11T17:40:00Z">
                <w:rPr>
                  <w:i/>
                  <w:iCs/>
                  <w:noProof/>
                </w:rPr>
              </w:rPrChange>
            </w:rPr>
            <w:delText>gyroscope definition</w:delText>
          </w:r>
          <w:r w:rsidRPr="00F0688D" w:rsidDel="00321759">
            <w:rPr>
              <w:iCs/>
              <w:color w:val="44546A" w:themeColor="text2"/>
              <w:sz w:val="21"/>
              <w:szCs w:val="18"/>
              <w:rPrChange w:id="1655" w:author="jie sun" w:date="2018-04-11T17:40:00Z">
                <w:rPr>
                  <w:noProof/>
                </w:rPr>
              </w:rPrChange>
            </w:rPr>
            <w:delText>. Retrieved from oxforddictionaries: https://en.oxforddictionaries.com/definition/gyroscope</w:delText>
          </w:r>
        </w:del>
      </w:ins>
    </w:p>
    <w:p w14:paraId="0128CDD7" w14:textId="77777777" w:rsidR="007C3001" w:rsidRPr="00F0688D" w:rsidDel="00321759" w:rsidRDefault="007C3001" w:rsidP="006018DD">
      <w:pPr>
        <w:pStyle w:val="Bibliography"/>
        <w:ind w:left="720" w:hanging="720"/>
        <w:rPr>
          <w:ins w:id="1656" w:author="jie sun" w:date="2018-04-08T20:17:00Z"/>
          <w:del w:id="1657" w:author="jie sun" w:date="2018-04-16T22:45:00Z"/>
          <w:iCs/>
          <w:color w:val="44546A" w:themeColor="text2"/>
          <w:sz w:val="21"/>
          <w:szCs w:val="18"/>
          <w:rPrChange w:id="1658" w:author="jie sun" w:date="2018-04-11T17:40:00Z">
            <w:rPr>
              <w:ins w:id="1659" w:author="jie sun" w:date="2018-04-08T20:17:00Z"/>
              <w:del w:id="1660" w:author="jie sun" w:date="2018-04-16T22:45:00Z"/>
              <w:noProof/>
            </w:rPr>
          </w:rPrChange>
        </w:rPr>
      </w:pPr>
      <w:ins w:id="1661" w:author="jie sun" w:date="2018-04-08T20:17:00Z">
        <w:del w:id="1662" w:author="jie sun" w:date="2018-04-16T22:45:00Z">
          <w:r w:rsidRPr="00F0688D" w:rsidDel="00321759">
            <w:rPr>
              <w:iCs/>
              <w:color w:val="44546A" w:themeColor="text2"/>
              <w:sz w:val="21"/>
              <w:szCs w:val="18"/>
              <w:rPrChange w:id="1663" w:author="jie sun" w:date="2018-04-11T17:40:00Z">
                <w:rPr>
                  <w:noProof/>
                </w:rPr>
              </w:rPrChange>
            </w:rPr>
            <w:delText xml:space="preserve">Pieter-Jan. (2016, 9 6). </w:delText>
          </w:r>
          <w:r w:rsidRPr="00F0688D" w:rsidDel="00321759">
            <w:rPr>
              <w:iCs/>
              <w:color w:val="44546A" w:themeColor="text2"/>
              <w:sz w:val="21"/>
              <w:szCs w:val="18"/>
              <w:rPrChange w:id="1664" w:author="jie sun" w:date="2018-04-11T17:40:00Z">
                <w:rPr>
                  <w:i/>
                  <w:iCs/>
                  <w:noProof/>
                </w:rPr>
              </w:rPrChange>
            </w:rPr>
            <w:delText>Getting the angular position from gyroscope data</w:delText>
          </w:r>
          <w:r w:rsidRPr="00F0688D" w:rsidDel="00321759">
            <w:rPr>
              <w:iCs/>
              <w:color w:val="44546A" w:themeColor="text2"/>
              <w:sz w:val="21"/>
              <w:szCs w:val="18"/>
              <w:rPrChange w:id="1665" w:author="jie sun" w:date="2018-04-11T17:40:00Z">
                <w:rPr>
                  <w:noProof/>
                </w:rPr>
              </w:rPrChange>
            </w:rPr>
            <w:delText>. Retrieved from http://www.pieter-jan.com/node/7: http://www.pieter-jan.com/node/7</w:delText>
          </w:r>
        </w:del>
      </w:ins>
    </w:p>
    <w:p w14:paraId="156D681B" w14:textId="77777777" w:rsidR="007C3001" w:rsidRPr="00F0688D" w:rsidDel="00321759" w:rsidRDefault="007C3001" w:rsidP="006018DD">
      <w:pPr>
        <w:pStyle w:val="Bibliography"/>
        <w:ind w:left="720" w:hanging="720"/>
        <w:rPr>
          <w:ins w:id="1666" w:author="jie sun" w:date="2018-04-08T20:17:00Z"/>
          <w:del w:id="1667" w:author="jie sun" w:date="2018-04-16T22:45:00Z"/>
          <w:iCs/>
          <w:color w:val="44546A" w:themeColor="text2"/>
          <w:sz w:val="21"/>
          <w:szCs w:val="18"/>
          <w:rPrChange w:id="1668" w:author="jie sun" w:date="2018-04-11T17:40:00Z">
            <w:rPr>
              <w:ins w:id="1669" w:author="jie sun" w:date="2018-04-08T20:17:00Z"/>
              <w:del w:id="1670" w:author="jie sun" w:date="2018-04-16T22:45:00Z"/>
              <w:noProof/>
            </w:rPr>
          </w:rPrChange>
        </w:rPr>
      </w:pPr>
      <w:ins w:id="1671" w:author="jie sun" w:date="2018-04-08T20:17:00Z">
        <w:del w:id="1672" w:author="jie sun" w:date="2018-04-16T22:45:00Z">
          <w:r w:rsidRPr="00F0688D" w:rsidDel="00321759">
            <w:rPr>
              <w:iCs/>
              <w:color w:val="44546A" w:themeColor="text2"/>
              <w:sz w:val="21"/>
              <w:szCs w:val="18"/>
              <w:rPrChange w:id="1673" w:author="jie sun" w:date="2018-04-11T17:40:00Z">
                <w:rPr>
                  <w:noProof/>
                </w:rPr>
              </w:rPrChange>
            </w:rPr>
            <w:delText xml:space="preserve">Pigeon's nest. (n.d.). </w:delText>
          </w:r>
          <w:r w:rsidRPr="00F0688D" w:rsidDel="00321759">
            <w:rPr>
              <w:iCs/>
              <w:color w:val="44546A" w:themeColor="text2"/>
              <w:sz w:val="21"/>
              <w:szCs w:val="18"/>
              <w:rPrChange w:id="1674" w:author="jie sun" w:date="2018-04-11T17:40:00Z">
                <w:rPr>
                  <w:i/>
                  <w:iCs/>
                  <w:noProof/>
                </w:rPr>
              </w:rPrChange>
            </w:rPr>
            <w:delText>Gyroscope</w:delText>
          </w:r>
          <w:r w:rsidRPr="00F0688D" w:rsidDel="00321759">
            <w:rPr>
              <w:iCs/>
              <w:color w:val="44546A" w:themeColor="text2"/>
              <w:sz w:val="21"/>
              <w:szCs w:val="18"/>
              <w:rPrChange w:id="1675" w:author="jie sun" w:date="2018-04-11T17:40:00Z">
                <w:rPr>
                  <w:noProof/>
                </w:rPr>
              </w:rPrChange>
            </w:rPr>
            <w:delText>. Retrieved from Pigeonsnest: http://pigeonsnest.co.uk/stuff/howards-stuff/gyro/gyro.html</w:delText>
          </w:r>
        </w:del>
      </w:ins>
    </w:p>
    <w:p w14:paraId="213F93BA" w14:textId="77777777" w:rsidR="007C3001" w:rsidRPr="00F0688D" w:rsidDel="00321759" w:rsidRDefault="007C3001" w:rsidP="006018DD">
      <w:pPr>
        <w:pStyle w:val="Bibliography"/>
        <w:ind w:left="720" w:hanging="720"/>
        <w:rPr>
          <w:ins w:id="1676" w:author="jie sun" w:date="2018-04-08T20:17:00Z"/>
          <w:del w:id="1677" w:author="jie sun" w:date="2018-04-16T22:45:00Z"/>
          <w:iCs/>
          <w:color w:val="44546A" w:themeColor="text2"/>
          <w:sz w:val="21"/>
          <w:szCs w:val="18"/>
          <w:rPrChange w:id="1678" w:author="jie sun" w:date="2018-04-11T17:40:00Z">
            <w:rPr>
              <w:ins w:id="1679" w:author="jie sun" w:date="2018-04-08T20:17:00Z"/>
              <w:del w:id="1680" w:author="jie sun" w:date="2018-04-16T22:45:00Z"/>
              <w:noProof/>
            </w:rPr>
          </w:rPrChange>
        </w:rPr>
      </w:pPr>
      <w:ins w:id="1681" w:author="jie sun" w:date="2018-04-08T20:17:00Z">
        <w:del w:id="1682" w:author="jie sun" w:date="2018-04-16T22:45:00Z">
          <w:r w:rsidRPr="00F0688D" w:rsidDel="00321759">
            <w:rPr>
              <w:iCs/>
              <w:color w:val="44546A" w:themeColor="text2"/>
              <w:sz w:val="21"/>
              <w:szCs w:val="18"/>
              <w:rPrChange w:id="1683" w:author="jie sun" w:date="2018-04-11T17:40:00Z">
                <w:rPr>
                  <w:noProof/>
                </w:rPr>
              </w:rPrChange>
            </w:rPr>
            <w:delText xml:space="preserve">Przemek. (2014, 11 27). </w:delText>
          </w:r>
          <w:r w:rsidRPr="00F0688D" w:rsidDel="00321759">
            <w:rPr>
              <w:iCs/>
              <w:color w:val="44546A" w:themeColor="text2"/>
              <w:sz w:val="21"/>
              <w:szCs w:val="18"/>
              <w:rPrChange w:id="1684" w:author="jie sun" w:date="2018-04-11T17:40:00Z">
                <w:rPr>
                  <w:i/>
                  <w:iCs/>
                  <w:noProof/>
                </w:rPr>
              </w:rPrChange>
            </w:rPr>
            <w:delText>Scanning rooms with an iPhone</w:delText>
          </w:r>
          <w:r w:rsidRPr="00F0688D" w:rsidDel="00321759">
            <w:rPr>
              <w:iCs/>
              <w:color w:val="44546A" w:themeColor="text2"/>
              <w:sz w:val="21"/>
              <w:szCs w:val="18"/>
              <w:rPrChange w:id="1685" w:author="jie sun" w:date="2018-04-11T17:40:00Z">
                <w:rPr>
                  <w:noProof/>
                </w:rPr>
              </w:rPrChange>
            </w:rPr>
            <w:delText>. Retrieved from nomtek: https://www.nomtek.com/scanning-rooms-with-an-iphone/</w:delText>
          </w:r>
        </w:del>
      </w:ins>
    </w:p>
    <w:p w14:paraId="1F13033A" w14:textId="77777777" w:rsidR="007C3001" w:rsidRPr="00F0688D" w:rsidDel="00321759" w:rsidRDefault="007C3001" w:rsidP="006018DD">
      <w:pPr>
        <w:pStyle w:val="Bibliography"/>
        <w:ind w:left="720" w:hanging="720"/>
        <w:rPr>
          <w:ins w:id="1686" w:author="jie sun" w:date="2018-04-08T20:17:00Z"/>
          <w:del w:id="1687" w:author="jie sun" w:date="2018-04-16T22:45:00Z"/>
          <w:iCs/>
          <w:color w:val="44546A" w:themeColor="text2"/>
          <w:sz w:val="21"/>
          <w:szCs w:val="18"/>
          <w:rPrChange w:id="1688" w:author="jie sun" w:date="2018-04-11T17:40:00Z">
            <w:rPr>
              <w:ins w:id="1689" w:author="jie sun" w:date="2018-04-08T20:17:00Z"/>
              <w:del w:id="1690" w:author="jie sun" w:date="2018-04-16T22:45:00Z"/>
              <w:noProof/>
            </w:rPr>
          </w:rPrChange>
        </w:rPr>
      </w:pPr>
      <w:ins w:id="1691" w:author="jie sun" w:date="2018-04-08T20:17:00Z">
        <w:del w:id="1692" w:author="jie sun" w:date="2018-04-16T22:45:00Z">
          <w:r w:rsidRPr="00F0688D" w:rsidDel="00321759">
            <w:rPr>
              <w:iCs/>
              <w:color w:val="44546A" w:themeColor="text2"/>
              <w:sz w:val="21"/>
              <w:szCs w:val="18"/>
              <w:rPrChange w:id="1693" w:author="jie sun" w:date="2018-04-11T17:40:00Z">
                <w:rPr>
                  <w:noProof/>
                </w:rPr>
              </w:rPrChange>
            </w:rPr>
            <w:delText xml:space="preserve">Wilimedia. (2006, Oct 4). </w:delText>
          </w:r>
          <w:r w:rsidRPr="00F0688D" w:rsidDel="00321759">
            <w:rPr>
              <w:iCs/>
              <w:color w:val="44546A" w:themeColor="text2"/>
              <w:sz w:val="21"/>
              <w:szCs w:val="18"/>
              <w:rPrChange w:id="1694" w:author="jie sun" w:date="2018-04-11T17:40:00Z">
                <w:rPr>
                  <w:i/>
                  <w:iCs/>
                  <w:noProof/>
                </w:rPr>
              </w:rPrChange>
            </w:rPr>
            <w:delText>3D Gyroscope.png</w:delText>
          </w:r>
          <w:r w:rsidRPr="00F0688D" w:rsidDel="00321759">
            <w:rPr>
              <w:iCs/>
              <w:color w:val="44546A" w:themeColor="text2"/>
              <w:sz w:val="21"/>
              <w:szCs w:val="18"/>
              <w:rPrChange w:id="1695" w:author="jie sun" w:date="2018-04-11T17:40:00Z">
                <w:rPr>
                  <w:noProof/>
                </w:rPr>
              </w:rPrChange>
            </w:rPr>
            <w:delText>. Retrieved from Wilimedia: https://commons.wikimedia.org/wiki/File:3D_Gyroscope.png</w:delText>
          </w:r>
        </w:del>
      </w:ins>
    </w:p>
    <w:p w14:paraId="376F9031" w14:textId="77777777" w:rsidR="007C3001" w:rsidRPr="00F0688D" w:rsidDel="00321759" w:rsidRDefault="007C3001" w:rsidP="006018DD">
      <w:pPr>
        <w:pStyle w:val="Bibliography"/>
        <w:ind w:left="720" w:hanging="720"/>
        <w:rPr>
          <w:ins w:id="1696" w:author="jie sun" w:date="2018-04-08T20:17:00Z"/>
          <w:del w:id="1697" w:author="jie sun" w:date="2018-04-16T22:45:00Z"/>
          <w:iCs/>
          <w:color w:val="44546A" w:themeColor="text2"/>
          <w:sz w:val="21"/>
          <w:szCs w:val="18"/>
          <w:rPrChange w:id="1698" w:author="jie sun" w:date="2018-04-11T17:40:00Z">
            <w:rPr>
              <w:ins w:id="1699" w:author="jie sun" w:date="2018-04-08T20:17:00Z"/>
              <w:del w:id="1700" w:author="jie sun" w:date="2018-04-16T22:45:00Z"/>
              <w:noProof/>
            </w:rPr>
          </w:rPrChange>
        </w:rPr>
      </w:pPr>
      <w:ins w:id="1701" w:author="jie sun" w:date="2018-04-08T20:17:00Z">
        <w:del w:id="1702" w:author="jie sun" w:date="2018-04-16T22:45:00Z">
          <w:r w:rsidRPr="00F0688D" w:rsidDel="00321759">
            <w:rPr>
              <w:iCs/>
              <w:color w:val="44546A" w:themeColor="text2"/>
              <w:sz w:val="21"/>
              <w:szCs w:val="18"/>
              <w:rPrChange w:id="1703" w:author="jie sun" w:date="2018-04-11T17:40:00Z">
                <w:rPr>
                  <w:noProof/>
                </w:rPr>
              </w:rPrChange>
            </w:rPr>
            <w:delText xml:space="preserve">YingWen, B. (2014). </w:delText>
          </w:r>
          <w:r w:rsidRPr="00F0688D" w:rsidDel="00321759">
            <w:rPr>
              <w:iCs/>
              <w:color w:val="44546A" w:themeColor="text2"/>
              <w:sz w:val="21"/>
              <w:szCs w:val="18"/>
              <w:rPrChange w:id="1704" w:author="jie sun" w:date="2018-04-11T17:40:00Z">
                <w:rPr>
                  <w:i/>
                  <w:iCs/>
                  <w:noProof/>
                </w:rPr>
              </w:rPrChange>
            </w:rPr>
            <w:delText>http://ieeexplore.ieee.org/document/6901041/.</w:delText>
          </w:r>
          <w:r w:rsidRPr="00F0688D" w:rsidDel="00321759">
            <w:rPr>
              <w:iCs/>
              <w:color w:val="44546A" w:themeColor="text2"/>
              <w:sz w:val="21"/>
              <w:szCs w:val="18"/>
              <w:rPrChange w:id="1705" w:author="jie sun" w:date="2018-04-11T17:40:00Z">
                <w:rPr>
                  <w:noProof/>
                </w:rPr>
              </w:rPrChange>
            </w:rPr>
            <w:delText xml:space="preserve"> Retrieved from ieeexplore.ieee.org: http://ieeexplore.ieee.org/document/6901041/</w:delText>
          </w:r>
        </w:del>
      </w:ins>
    </w:p>
    <w:p w14:paraId="4DFB67E7" w14:textId="77777777" w:rsidR="007C3001" w:rsidRPr="00F0688D" w:rsidDel="00321759" w:rsidRDefault="007C3001" w:rsidP="006018DD">
      <w:pPr>
        <w:pStyle w:val="Bibliography"/>
        <w:ind w:left="720" w:hanging="720"/>
        <w:rPr>
          <w:ins w:id="1706" w:author="jie sun" w:date="2018-04-08T20:17:00Z"/>
          <w:del w:id="1707" w:author="jie sun" w:date="2018-04-16T22:45:00Z"/>
          <w:iCs/>
          <w:color w:val="44546A" w:themeColor="text2"/>
          <w:sz w:val="21"/>
          <w:szCs w:val="18"/>
          <w:rPrChange w:id="1708" w:author="jie sun" w:date="2018-04-11T17:40:00Z">
            <w:rPr>
              <w:ins w:id="1709" w:author="jie sun" w:date="2018-04-08T20:17:00Z"/>
              <w:del w:id="1710" w:author="jie sun" w:date="2018-04-16T22:45:00Z"/>
              <w:noProof/>
            </w:rPr>
          </w:rPrChange>
        </w:rPr>
      </w:pPr>
      <w:ins w:id="1711" w:author="jie sun" w:date="2018-04-08T20:17:00Z">
        <w:del w:id="1712" w:author="jie sun" w:date="2018-04-16T22:45:00Z">
          <w:r w:rsidRPr="00F0688D" w:rsidDel="00321759">
            <w:rPr>
              <w:iCs/>
              <w:color w:val="44546A" w:themeColor="text2"/>
              <w:sz w:val="21"/>
              <w:szCs w:val="18"/>
              <w:rPrChange w:id="1713" w:author="jie sun" w:date="2018-04-11T17:40:00Z">
                <w:rPr>
                  <w:noProof/>
                </w:rPr>
              </w:rPrChange>
            </w:rPr>
            <w:delText xml:space="preserve">Zhao, N. (2008). </w:delText>
          </w:r>
          <w:r w:rsidRPr="00F0688D" w:rsidDel="00321759">
            <w:rPr>
              <w:iCs/>
              <w:color w:val="44546A" w:themeColor="text2"/>
              <w:sz w:val="21"/>
              <w:szCs w:val="18"/>
              <w:rPrChange w:id="1714" w:author="jie sun" w:date="2018-04-11T17:40:00Z">
                <w:rPr>
                  <w:i/>
                  <w:iCs/>
                  <w:noProof/>
                </w:rPr>
              </w:rPrChange>
            </w:rPr>
            <w:delText>Understanding the Model.</w:delText>
          </w:r>
          <w:r w:rsidRPr="00F0688D" w:rsidDel="00321759">
            <w:rPr>
              <w:iCs/>
              <w:color w:val="44546A" w:themeColor="text2"/>
              <w:sz w:val="21"/>
              <w:szCs w:val="18"/>
              <w:rPrChange w:id="1715"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7C3001" w:rsidRPr="00B3406A" w:rsidDel="00321759" w:rsidRDefault="007C3001">
      <w:pPr>
        <w:pStyle w:val="Bibliography"/>
        <w:ind w:left="720" w:hanging="720"/>
        <w:rPr>
          <w:del w:id="1716" w:author="jie sun" w:date="2018-04-16T22:45:00Z"/>
        </w:rPr>
        <w:pPrChange w:id="1717" w:author="jie sun" w:date="2018-04-11T17:41:00Z">
          <w:pPr>
            <w:pStyle w:val="EndnoteText"/>
          </w:pPr>
        </w:pPrChange>
      </w:pPr>
      <w:ins w:id="1718" w:author="jie sun" w:date="2018-04-08T20:17:00Z">
        <w:del w:id="1719" w:author="jie sun" w:date="2018-04-16T22:45:00Z">
          <w:r w:rsidRPr="00F0688D" w:rsidDel="00321759">
            <w:rPr>
              <w:iCs/>
              <w:color w:val="44546A" w:themeColor="text2"/>
              <w:sz w:val="21"/>
              <w:szCs w:val="18"/>
              <w:rPrChange w:id="1720" w:author="jie sun" w:date="2018-04-11T17:40:00Z">
                <w:rPr/>
              </w:rPrChange>
            </w:rPr>
            <w:fldChar w:fldCharType="end"/>
          </w:r>
        </w:del>
      </w:ins>
    </w:p>
  </w:endnote>
  <w:endnote w:id="4">
    <w:p w14:paraId="08AC2A5B" w14:textId="77777777" w:rsidR="007C3001" w:rsidRPr="00F0688D" w:rsidDel="00A556A3" w:rsidRDefault="007C3001">
      <w:pPr>
        <w:pStyle w:val="Bibliography"/>
        <w:ind w:left="720" w:hanging="720"/>
        <w:rPr>
          <w:del w:id="2005" w:author="jie sun" w:date="2018-04-08T16:49:00Z"/>
          <w:iCs/>
          <w:color w:val="44546A" w:themeColor="text2"/>
          <w:sz w:val="21"/>
          <w:szCs w:val="18"/>
          <w:rPrChange w:id="2006" w:author="jie sun" w:date="2018-04-11T17:41:00Z">
            <w:rPr>
              <w:del w:id="2007" w:author="jie sun" w:date="2018-04-08T16:49:00Z"/>
            </w:rPr>
          </w:rPrChange>
        </w:rPr>
        <w:pPrChange w:id="2008" w:author="jie sun" w:date="2018-04-11T17:41:00Z">
          <w:pPr>
            <w:pStyle w:val="EndnoteText"/>
          </w:pPr>
        </w:pPrChange>
      </w:pPr>
      <w:ins w:id="2009" w:author="像个男人一样" w:date="2018-03-22T12:08:00Z">
        <w:del w:id="2010" w:author="jie sun" w:date="2018-04-08T16:49:00Z">
          <w:r w:rsidRPr="00F0688D" w:rsidDel="00A556A3">
            <w:rPr>
              <w:iCs/>
              <w:color w:val="44546A" w:themeColor="text2"/>
              <w:sz w:val="21"/>
              <w:szCs w:val="18"/>
              <w:rPrChange w:id="2011" w:author="jie sun" w:date="2018-04-11T17:41:00Z">
                <w:rPr>
                  <w:rStyle w:val="EndnoteReference"/>
                </w:rPr>
              </w:rPrChange>
            </w:rPr>
            <w:delText>[</w:delText>
          </w:r>
          <w:r w:rsidRPr="00F0688D" w:rsidDel="00A556A3">
            <w:rPr>
              <w:iCs/>
              <w:color w:val="44546A" w:themeColor="text2"/>
              <w:sz w:val="21"/>
              <w:szCs w:val="18"/>
              <w:rPrChange w:id="2012" w:author="jie sun" w:date="2018-04-11T17:41:00Z">
                <w:rPr>
                  <w:rStyle w:val="EndnoteReference"/>
                </w:rPr>
              </w:rPrChange>
            </w:rPr>
            <w:endnoteRef/>
          </w:r>
          <w:r w:rsidRPr="00F0688D" w:rsidDel="00A556A3">
            <w:rPr>
              <w:iCs/>
              <w:color w:val="44546A" w:themeColor="text2"/>
              <w:sz w:val="21"/>
              <w:szCs w:val="18"/>
              <w:rPrChange w:id="2013" w:author="jie sun" w:date="2018-04-11T17:41:00Z">
                <w:rPr>
                  <w:rStyle w:val="EndnoteReference"/>
                </w:rPr>
              </w:rPrChange>
            </w:rPr>
            <w:delText>]</w:delText>
          </w:r>
          <w:r w:rsidRPr="00F0688D" w:rsidDel="00A556A3">
            <w:rPr>
              <w:iCs/>
              <w:color w:val="44546A" w:themeColor="text2"/>
              <w:sz w:val="21"/>
              <w:szCs w:val="18"/>
              <w:rPrChange w:id="2014"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7C3001" w:rsidDel="00021E90" w:rsidRDefault="007C3001">
      <w:pPr>
        <w:pStyle w:val="Caption"/>
        <w:snapToGrid w:val="0"/>
        <w:rPr>
          <w:del w:id="6027" w:author="jie sun" w:date="2018-04-08T19:39:00Z"/>
        </w:rPr>
        <w:pPrChange w:id="6028" w:author="像个男人一样" w:date="2018-03-22T12:12:00Z">
          <w:pPr>
            <w:pStyle w:val="EndnoteText"/>
          </w:pPr>
        </w:pPrChange>
      </w:pPr>
      <w:ins w:id="6029" w:author="像个男人一样" w:date="2018-03-22T12:12:00Z">
        <w:del w:id="6030"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Microsoft YaHei UI"/>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7E2F3" w14:textId="22955C6F" w:rsidR="007C3001" w:rsidRDefault="007C300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60</w:t>
    </w:r>
    <w:r>
      <w:rPr>
        <w:caps/>
        <w:noProof/>
        <w:color w:val="4472C4" w:themeColor="accent1"/>
      </w:rPr>
      <w:fldChar w:fldCharType="end"/>
    </w:r>
  </w:p>
  <w:p w14:paraId="713B4547" w14:textId="77777777" w:rsidR="007C3001" w:rsidRDefault="007C3001"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18D46" w14:textId="42393A65" w:rsidR="007C3001" w:rsidRDefault="007C3001">
    <w:pPr>
      <w:pStyle w:val="Footer"/>
      <w:jc w:val="center"/>
      <w:rPr>
        <w:caps/>
        <w:noProof/>
        <w:color w:val="4472C4" w:themeColor="accent1"/>
      </w:rPr>
    </w:pPr>
  </w:p>
  <w:p w14:paraId="48626BB4" w14:textId="705B8BE2" w:rsidR="007C3001" w:rsidRDefault="007C3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3157C" w14:textId="77777777" w:rsidR="000948B4" w:rsidRDefault="000948B4"/>
  </w:footnote>
  <w:footnote w:type="continuationSeparator" w:id="0">
    <w:p w14:paraId="17D1481B" w14:textId="77777777" w:rsidR="000948B4" w:rsidRDefault="00094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6A4D" w14:textId="77777777" w:rsidR="007C3001" w:rsidRDefault="007C30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0772"/>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5EEF"/>
    <w:rsid w:val="00067134"/>
    <w:rsid w:val="00067759"/>
    <w:rsid w:val="00067905"/>
    <w:rsid w:val="000704C4"/>
    <w:rsid w:val="00071A45"/>
    <w:rsid w:val="00071E71"/>
    <w:rsid w:val="000721EA"/>
    <w:rsid w:val="000727F8"/>
    <w:rsid w:val="000743A8"/>
    <w:rsid w:val="00074B9F"/>
    <w:rsid w:val="00075579"/>
    <w:rsid w:val="00080CE8"/>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948B4"/>
    <w:rsid w:val="000A09FC"/>
    <w:rsid w:val="000A0C92"/>
    <w:rsid w:val="000A34BF"/>
    <w:rsid w:val="000A4135"/>
    <w:rsid w:val="000A497F"/>
    <w:rsid w:val="000A6221"/>
    <w:rsid w:val="000A65FF"/>
    <w:rsid w:val="000B0543"/>
    <w:rsid w:val="000B0961"/>
    <w:rsid w:val="000B1BF5"/>
    <w:rsid w:val="000B35FE"/>
    <w:rsid w:val="000B3DEB"/>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96"/>
    <w:rsid w:val="000E65AB"/>
    <w:rsid w:val="000E6656"/>
    <w:rsid w:val="000E6AB3"/>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1832"/>
    <w:rsid w:val="001322C3"/>
    <w:rsid w:val="00132A65"/>
    <w:rsid w:val="00132E19"/>
    <w:rsid w:val="00134162"/>
    <w:rsid w:val="001348BF"/>
    <w:rsid w:val="00136A7C"/>
    <w:rsid w:val="0013726F"/>
    <w:rsid w:val="001403E8"/>
    <w:rsid w:val="00140A81"/>
    <w:rsid w:val="00140E52"/>
    <w:rsid w:val="00140F6A"/>
    <w:rsid w:val="00141A87"/>
    <w:rsid w:val="00143EF9"/>
    <w:rsid w:val="001444AF"/>
    <w:rsid w:val="00145899"/>
    <w:rsid w:val="001460D8"/>
    <w:rsid w:val="00147746"/>
    <w:rsid w:val="0015161D"/>
    <w:rsid w:val="001540FD"/>
    <w:rsid w:val="0015456B"/>
    <w:rsid w:val="00154BE3"/>
    <w:rsid w:val="00155771"/>
    <w:rsid w:val="00156B43"/>
    <w:rsid w:val="001603D2"/>
    <w:rsid w:val="00160E1D"/>
    <w:rsid w:val="00162520"/>
    <w:rsid w:val="00163D68"/>
    <w:rsid w:val="00164704"/>
    <w:rsid w:val="00164A7B"/>
    <w:rsid w:val="0016544F"/>
    <w:rsid w:val="00165EBE"/>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0639"/>
    <w:rsid w:val="00193282"/>
    <w:rsid w:val="00195625"/>
    <w:rsid w:val="00195660"/>
    <w:rsid w:val="00195668"/>
    <w:rsid w:val="00195F6E"/>
    <w:rsid w:val="00197319"/>
    <w:rsid w:val="001976D7"/>
    <w:rsid w:val="001A0132"/>
    <w:rsid w:val="001A117E"/>
    <w:rsid w:val="001A11EC"/>
    <w:rsid w:val="001A7A6D"/>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156C"/>
    <w:rsid w:val="001E320F"/>
    <w:rsid w:val="001E3A86"/>
    <w:rsid w:val="001E419C"/>
    <w:rsid w:val="001E41CD"/>
    <w:rsid w:val="001E6575"/>
    <w:rsid w:val="001E6BDA"/>
    <w:rsid w:val="001E73E4"/>
    <w:rsid w:val="001F082D"/>
    <w:rsid w:val="001F37DA"/>
    <w:rsid w:val="001F3B3F"/>
    <w:rsid w:val="001F421E"/>
    <w:rsid w:val="001F466F"/>
    <w:rsid w:val="001F69FC"/>
    <w:rsid w:val="002000DA"/>
    <w:rsid w:val="00200E4D"/>
    <w:rsid w:val="00202879"/>
    <w:rsid w:val="00210927"/>
    <w:rsid w:val="00211017"/>
    <w:rsid w:val="00211525"/>
    <w:rsid w:val="002126F1"/>
    <w:rsid w:val="00212EB1"/>
    <w:rsid w:val="00213A23"/>
    <w:rsid w:val="00215C91"/>
    <w:rsid w:val="0022000B"/>
    <w:rsid w:val="002215D7"/>
    <w:rsid w:val="00222476"/>
    <w:rsid w:val="00223FED"/>
    <w:rsid w:val="00224074"/>
    <w:rsid w:val="002244A0"/>
    <w:rsid w:val="002244F1"/>
    <w:rsid w:val="00225012"/>
    <w:rsid w:val="0022501E"/>
    <w:rsid w:val="002258D4"/>
    <w:rsid w:val="00230BD3"/>
    <w:rsid w:val="00231287"/>
    <w:rsid w:val="002324A0"/>
    <w:rsid w:val="002349CA"/>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04CF"/>
    <w:rsid w:val="002624CD"/>
    <w:rsid w:val="0026271D"/>
    <w:rsid w:val="00263712"/>
    <w:rsid w:val="002640D2"/>
    <w:rsid w:val="00264BD6"/>
    <w:rsid w:val="00264CC3"/>
    <w:rsid w:val="00264EDD"/>
    <w:rsid w:val="00265D81"/>
    <w:rsid w:val="0026623F"/>
    <w:rsid w:val="0026693E"/>
    <w:rsid w:val="002677D5"/>
    <w:rsid w:val="00267F38"/>
    <w:rsid w:val="00273D37"/>
    <w:rsid w:val="00274455"/>
    <w:rsid w:val="002744F0"/>
    <w:rsid w:val="00280ACB"/>
    <w:rsid w:val="0028136C"/>
    <w:rsid w:val="00281AEB"/>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3DB3"/>
    <w:rsid w:val="002B4584"/>
    <w:rsid w:val="002B45ED"/>
    <w:rsid w:val="002B4E1E"/>
    <w:rsid w:val="002B59CF"/>
    <w:rsid w:val="002B7EE5"/>
    <w:rsid w:val="002C4D98"/>
    <w:rsid w:val="002C570E"/>
    <w:rsid w:val="002C62E3"/>
    <w:rsid w:val="002C6FB4"/>
    <w:rsid w:val="002D004A"/>
    <w:rsid w:val="002D05C8"/>
    <w:rsid w:val="002D1D44"/>
    <w:rsid w:val="002D3D78"/>
    <w:rsid w:val="002D4308"/>
    <w:rsid w:val="002D440E"/>
    <w:rsid w:val="002E0B5A"/>
    <w:rsid w:val="002E2ACC"/>
    <w:rsid w:val="002E6FC5"/>
    <w:rsid w:val="002E75D3"/>
    <w:rsid w:val="002F0EA0"/>
    <w:rsid w:val="002F1733"/>
    <w:rsid w:val="002F3B5C"/>
    <w:rsid w:val="002F42AB"/>
    <w:rsid w:val="002F47AE"/>
    <w:rsid w:val="002F4B18"/>
    <w:rsid w:val="002F4C60"/>
    <w:rsid w:val="002F654D"/>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06C0"/>
    <w:rsid w:val="003428D6"/>
    <w:rsid w:val="00345230"/>
    <w:rsid w:val="003453E4"/>
    <w:rsid w:val="003507B3"/>
    <w:rsid w:val="00351794"/>
    <w:rsid w:val="003517F6"/>
    <w:rsid w:val="00353E0A"/>
    <w:rsid w:val="003566E5"/>
    <w:rsid w:val="0036186A"/>
    <w:rsid w:val="003637DF"/>
    <w:rsid w:val="00365076"/>
    <w:rsid w:val="00365DE8"/>
    <w:rsid w:val="00366A7C"/>
    <w:rsid w:val="003702BE"/>
    <w:rsid w:val="00370500"/>
    <w:rsid w:val="00370D68"/>
    <w:rsid w:val="00372C54"/>
    <w:rsid w:val="003736DB"/>
    <w:rsid w:val="00373EF7"/>
    <w:rsid w:val="00374085"/>
    <w:rsid w:val="00377783"/>
    <w:rsid w:val="00382DA8"/>
    <w:rsid w:val="003840FE"/>
    <w:rsid w:val="00392460"/>
    <w:rsid w:val="00393432"/>
    <w:rsid w:val="0039577D"/>
    <w:rsid w:val="0039622E"/>
    <w:rsid w:val="00396BC8"/>
    <w:rsid w:val="003973E0"/>
    <w:rsid w:val="00397CA3"/>
    <w:rsid w:val="003A0FC9"/>
    <w:rsid w:val="003A3C90"/>
    <w:rsid w:val="003A402E"/>
    <w:rsid w:val="003A4134"/>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C6FB0"/>
    <w:rsid w:val="003D0985"/>
    <w:rsid w:val="003D14E2"/>
    <w:rsid w:val="003D1934"/>
    <w:rsid w:val="003D276E"/>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07DC"/>
    <w:rsid w:val="00421F77"/>
    <w:rsid w:val="00424186"/>
    <w:rsid w:val="004256CC"/>
    <w:rsid w:val="00427F2A"/>
    <w:rsid w:val="0043018A"/>
    <w:rsid w:val="004308F0"/>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42EA"/>
    <w:rsid w:val="00445DC1"/>
    <w:rsid w:val="00446633"/>
    <w:rsid w:val="00447615"/>
    <w:rsid w:val="0045059A"/>
    <w:rsid w:val="00450871"/>
    <w:rsid w:val="00451336"/>
    <w:rsid w:val="00452C0C"/>
    <w:rsid w:val="00453E3D"/>
    <w:rsid w:val="00453F95"/>
    <w:rsid w:val="00454521"/>
    <w:rsid w:val="00455751"/>
    <w:rsid w:val="004569C7"/>
    <w:rsid w:val="0045750C"/>
    <w:rsid w:val="0045776A"/>
    <w:rsid w:val="00457C0B"/>
    <w:rsid w:val="00463170"/>
    <w:rsid w:val="00463E38"/>
    <w:rsid w:val="00464000"/>
    <w:rsid w:val="0046415C"/>
    <w:rsid w:val="004651A5"/>
    <w:rsid w:val="004669E8"/>
    <w:rsid w:val="004720C7"/>
    <w:rsid w:val="004721E9"/>
    <w:rsid w:val="004739A5"/>
    <w:rsid w:val="00473E37"/>
    <w:rsid w:val="00483ACA"/>
    <w:rsid w:val="0048428B"/>
    <w:rsid w:val="004844CA"/>
    <w:rsid w:val="00484E34"/>
    <w:rsid w:val="00484F10"/>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C11BD"/>
    <w:rsid w:val="004D0155"/>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3B44"/>
    <w:rsid w:val="00514B35"/>
    <w:rsid w:val="005153AA"/>
    <w:rsid w:val="00515F35"/>
    <w:rsid w:val="005161CE"/>
    <w:rsid w:val="00516CEF"/>
    <w:rsid w:val="00520787"/>
    <w:rsid w:val="00521540"/>
    <w:rsid w:val="00522032"/>
    <w:rsid w:val="005226E8"/>
    <w:rsid w:val="00525A3C"/>
    <w:rsid w:val="00525D59"/>
    <w:rsid w:val="005265F2"/>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57534"/>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31BF"/>
    <w:rsid w:val="005A6BF6"/>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52E8"/>
    <w:rsid w:val="005E63B6"/>
    <w:rsid w:val="005E736B"/>
    <w:rsid w:val="005F160F"/>
    <w:rsid w:val="005F1BAB"/>
    <w:rsid w:val="005F4D36"/>
    <w:rsid w:val="005F544D"/>
    <w:rsid w:val="005F55EC"/>
    <w:rsid w:val="005F6146"/>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26A54"/>
    <w:rsid w:val="006323D6"/>
    <w:rsid w:val="00632D4F"/>
    <w:rsid w:val="00633330"/>
    <w:rsid w:val="00633A01"/>
    <w:rsid w:val="00634EA4"/>
    <w:rsid w:val="00642AD8"/>
    <w:rsid w:val="00642E86"/>
    <w:rsid w:val="0064480A"/>
    <w:rsid w:val="00647400"/>
    <w:rsid w:val="00647CE7"/>
    <w:rsid w:val="00650D99"/>
    <w:rsid w:val="00652641"/>
    <w:rsid w:val="0065293C"/>
    <w:rsid w:val="00653CE1"/>
    <w:rsid w:val="006601C3"/>
    <w:rsid w:val="006605B0"/>
    <w:rsid w:val="006614BE"/>
    <w:rsid w:val="0066158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733"/>
    <w:rsid w:val="006809A2"/>
    <w:rsid w:val="00680C07"/>
    <w:rsid w:val="006815CF"/>
    <w:rsid w:val="0068179B"/>
    <w:rsid w:val="00682175"/>
    <w:rsid w:val="006827B3"/>
    <w:rsid w:val="00682C61"/>
    <w:rsid w:val="00683F14"/>
    <w:rsid w:val="00684A39"/>
    <w:rsid w:val="006867AB"/>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0D36"/>
    <w:rsid w:val="006B141A"/>
    <w:rsid w:val="006B231C"/>
    <w:rsid w:val="006B3783"/>
    <w:rsid w:val="006B5014"/>
    <w:rsid w:val="006B73E8"/>
    <w:rsid w:val="006B7E0D"/>
    <w:rsid w:val="006C0D71"/>
    <w:rsid w:val="006C0FC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E72F3"/>
    <w:rsid w:val="006F32BA"/>
    <w:rsid w:val="006F40F5"/>
    <w:rsid w:val="006F6BA4"/>
    <w:rsid w:val="006F727E"/>
    <w:rsid w:val="006F786B"/>
    <w:rsid w:val="00701728"/>
    <w:rsid w:val="00701DF3"/>
    <w:rsid w:val="00701F98"/>
    <w:rsid w:val="00702CF3"/>
    <w:rsid w:val="00704D61"/>
    <w:rsid w:val="00704F52"/>
    <w:rsid w:val="007057AF"/>
    <w:rsid w:val="00706D38"/>
    <w:rsid w:val="00706D79"/>
    <w:rsid w:val="00707D35"/>
    <w:rsid w:val="00710E10"/>
    <w:rsid w:val="007112C7"/>
    <w:rsid w:val="00711D8E"/>
    <w:rsid w:val="007120C3"/>
    <w:rsid w:val="007122A6"/>
    <w:rsid w:val="007128F6"/>
    <w:rsid w:val="00713465"/>
    <w:rsid w:val="00714D72"/>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5E9F"/>
    <w:rsid w:val="007370FE"/>
    <w:rsid w:val="00741094"/>
    <w:rsid w:val="00741DDB"/>
    <w:rsid w:val="007428CE"/>
    <w:rsid w:val="00742BC2"/>
    <w:rsid w:val="00743184"/>
    <w:rsid w:val="00743499"/>
    <w:rsid w:val="00743CF9"/>
    <w:rsid w:val="00744087"/>
    <w:rsid w:val="00744319"/>
    <w:rsid w:val="007452E4"/>
    <w:rsid w:val="00746635"/>
    <w:rsid w:val="00747724"/>
    <w:rsid w:val="00751489"/>
    <w:rsid w:val="00752B1E"/>
    <w:rsid w:val="00753258"/>
    <w:rsid w:val="0075351B"/>
    <w:rsid w:val="0075396E"/>
    <w:rsid w:val="00753F01"/>
    <w:rsid w:val="007555A8"/>
    <w:rsid w:val="00755D41"/>
    <w:rsid w:val="007601BC"/>
    <w:rsid w:val="00761C48"/>
    <w:rsid w:val="00764B11"/>
    <w:rsid w:val="00765A07"/>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A2D30"/>
    <w:rsid w:val="007B00EB"/>
    <w:rsid w:val="007B177C"/>
    <w:rsid w:val="007B2F10"/>
    <w:rsid w:val="007B5BB5"/>
    <w:rsid w:val="007B67CB"/>
    <w:rsid w:val="007B67D1"/>
    <w:rsid w:val="007C3001"/>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87"/>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6AB"/>
    <w:rsid w:val="0082173E"/>
    <w:rsid w:val="00821ACE"/>
    <w:rsid w:val="00822372"/>
    <w:rsid w:val="008223C9"/>
    <w:rsid w:val="008242A7"/>
    <w:rsid w:val="00824300"/>
    <w:rsid w:val="00833814"/>
    <w:rsid w:val="00833BFE"/>
    <w:rsid w:val="00833C88"/>
    <w:rsid w:val="00836354"/>
    <w:rsid w:val="00836AE2"/>
    <w:rsid w:val="008401D6"/>
    <w:rsid w:val="00840F62"/>
    <w:rsid w:val="00841C6E"/>
    <w:rsid w:val="00843ABD"/>
    <w:rsid w:val="008449B3"/>
    <w:rsid w:val="00845A6F"/>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0D"/>
    <w:rsid w:val="00876951"/>
    <w:rsid w:val="008776B7"/>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16"/>
    <w:rsid w:val="008B70F3"/>
    <w:rsid w:val="008C02A1"/>
    <w:rsid w:val="008C0A26"/>
    <w:rsid w:val="008C1255"/>
    <w:rsid w:val="008D006D"/>
    <w:rsid w:val="008D1F73"/>
    <w:rsid w:val="008D220C"/>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228D"/>
    <w:rsid w:val="0090293C"/>
    <w:rsid w:val="00903EAC"/>
    <w:rsid w:val="00904019"/>
    <w:rsid w:val="00904B62"/>
    <w:rsid w:val="009070BC"/>
    <w:rsid w:val="00910B9E"/>
    <w:rsid w:val="00911F74"/>
    <w:rsid w:val="0091419F"/>
    <w:rsid w:val="009156F7"/>
    <w:rsid w:val="009161F7"/>
    <w:rsid w:val="00916935"/>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873"/>
    <w:rsid w:val="009559CD"/>
    <w:rsid w:val="00955CA9"/>
    <w:rsid w:val="0095624E"/>
    <w:rsid w:val="0095641D"/>
    <w:rsid w:val="009564EA"/>
    <w:rsid w:val="00962B24"/>
    <w:rsid w:val="0096346A"/>
    <w:rsid w:val="00963F6F"/>
    <w:rsid w:val="00964728"/>
    <w:rsid w:val="00964778"/>
    <w:rsid w:val="009679C1"/>
    <w:rsid w:val="0097177B"/>
    <w:rsid w:val="00971A14"/>
    <w:rsid w:val="00971E6D"/>
    <w:rsid w:val="00973E76"/>
    <w:rsid w:val="00975802"/>
    <w:rsid w:val="00975B8E"/>
    <w:rsid w:val="0097705E"/>
    <w:rsid w:val="00980452"/>
    <w:rsid w:val="00980E70"/>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97474"/>
    <w:rsid w:val="009A0741"/>
    <w:rsid w:val="009A1C34"/>
    <w:rsid w:val="009A2E0A"/>
    <w:rsid w:val="009A3951"/>
    <w:rsid w:val="009A3A41"/>
    <w:rsid w:val="009A3E16"/>
    <w:rsid w:val="009A51FD"/>
    <w:rsid w:val="009A5553"/>
    <w:rsid w:val="009A6DCD"/>
    <w:rsid w:val="009A6DD6"/>
    <w:rsid w:val="009B0339"/>
    <w:rsid w:val="009B1D3F"/>
    <w:rsid w:val="009B1EE9"/>
    <w:rsid w:val="009B2D96"/>
    <w:rsid w:val="009B4B19"/>
    <w:rsid w:val="009B5EF7"/>
    <w:rsid w:val="009B62EF"/>
    <w:rsid w:val="009B7595"/>
    <w:rsid w:val="009B78FE"/>
    <w:rsid w:val="009C02F2"/>
    <w:rsid w:val="009C0CE5"/>
    <w:rsid w:val="009C0E28"/>
    <w:rsid w:val="009C1383"/>
    <w:rsid w:val="009C1420"/>
    <w:rsid w:val="009C4331"/>
    <w:rsid w:val="009C4B58"/>
    <w:rsid w:val="009C4CF5"/>
    <w:rsid w:val="009C4DED"/>
    <w:rsid w:val="009C4E35"/>
    <w:rsid w:val="009C5CD0"/>
    <w:rsid w:val="009C5E3A"/>
    <w:rsid w:val="009C6D16"/>
    <w:rsid w:val="009C7BD8"/>
    <w:rsid w:val="009D1743"/>
    <w:rsid w:val="009D4000"/>
    <w:rsid w:val="009D4345"/>
    <w:rsid w:val="009D51DD"/>
    <w:rsid w:val="009D68D0"/>
    <w:rsid w:val="009D7D76"/>
    <w:rsid w:val="009D7EE4"/>
    <w:rsid w:val="009E0A01"/>
    <w:rsid w:val="009E3BE4"/>
    <w:rsid w:val="009E3DBB"/>
    <w:rsid w:val="009E44CE"/>
    <w:rsid w:val="009E530B"/>
    <w:rsid w:val="009E57A8"/>
    <w:rsid w:val="009E66C1"/>
    <w:rsid w:val="009E6BFD"/>
    <w:rsid w:val="009F0AC0"/>
    <w:rsid w:val="009F3105"/>
    <w:rsid w:val="009F38BD"/>
    <w:rsid w:val="009F4579"/>
    <w:rsid w:val="009F4945"/>
    <w:rsid w:val="009F6E1F"/>
    <w:rsid w:val="009F7182"/>
    <w:rsid w:val="009F7704"/>
    <w:rsid w:val="00A005E8"/>
    <w:rsid w:val="00A039F7"/>
    <w:rsid w:val="00A05CA0"/>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320"/>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1EC4"/>
    <w:rsid w:val="00A839F9"/>
    <w:rsid w:val="00A910F0"/>
    <w:rsid w:val="00A91A29"/>
    <w:rsid w:val="00A91C95"/>
    <w:rsid w:val="00A92A83"/>
    <w:rsid w:val="00A93A5C"/>
    <w:rsid w:val="00A96862"/>
    <w:rsid w:val="00A968A1"/>
    <w:rsid w:val="00A97042"/>
    <w:rsid w:val="00AA37F6"/>
    <w:rsid w:val="00AA45A7"/>
    <w:rsid w:val="00AA4638"/>
    <w:rsid w:val="00AA4800"/>
    <w:rsid w:val="00AA4C4A"/>
    <w:rsid w:val="00AA5073"/>
    <w:rsid w:val="00AA57FF"/>
    <w:rsid w:val="00AB15E9"/>
    <w:rsid w:val="00AB174F"/>
    <w:rsid w:val="00AB431B"/>
    <w:rsid w:val="00AB4D3D"/>
    <w:rsid w:val="00AB527B"/>
    <w:rsid w:val="00AB75DD"/>
    <w:rsid w:val="00AB7741"/>
    <w:rsid w:val="00AB7BE8"/>
    <w:rsid w:val="00AC0AFB"/>
    <w:rsid w:val="00AC0DE5"/>
    <w:rsid w:val="00AC0F62"/>
    <w:rsid w:val="00AC186C"/>
    <w:rsid w:val="00AC3D64"/>
    <w:rsid w:val="00AC4613"/>
    <w:rsid w:val="00AC53B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2C6"/>
    <w:rsid w:val="00B03714"/>
    <w:rsid w:val="00B04DDB"/>
    <w:rsid w:val="00B0500C"/>
    <w:rsid w:val="00B05758"/>
    <w:rsid w:val="00B10569"/>
    <w:rsid w:val="00B11657"/>
    <w:rsid w:val="00B15199"/>
    <w:rsid w:val="00B16CED"/>
    <w:rsid w:val="00B16E68"/>
    <w:rsid w:val="00B17EE5"/>
    <w:rsid w:val="00B17FB2"/>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1097"/>
    <w:rsid w:val="00B42E18"/>
    <w:rsid w:val="00B43B47"/>
    <w:rsid w:val="00B43F8D"/>
    <w:rsid w:val="00B43FCE"/>
    <w:rsid w:val="00B46971"/>
    <w:rsid w:val="00B47AF9"/>
    <w:rsid w:val="00B5127C"/>
    <w:rsid w:val="00B559A4"/>
    <w:rsid w:val="00B55A96"/>
    <w:rsid w:val="00B57DCF"/>
    <w:rsid w:val="00B60E50"/>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3B1"/>
    <w:rsid w:val="00B90811"/>
    <w:rsid w:val="00B90B9F"/>
    <w:rsid w:val="00B9251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0BEB"/>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5393"/>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2B50"/>
    <w:rsid w:val="00C33320"/>
    <w:rsid w:val="00C37C50"/>
    <w:rsid w:val="00C4030B"/>
    <w:rsid w:val="00C42972"/>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057E"/>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0BA"/>
    <w:rsid w:val="00C97E5F"/>
    <w:rsid w:val="00C97E62"/>
    <w:rsid w:val="00CA1A44"/>
    <w:rsid w:val="00CA2470"/>
    <w:rsid w:val="00CA2F32"/>
    <w:rsid w:val="00CA4295"/>
    <w:rsid w:val="00CA4CC7"/>
    <w:rsid w:val="00CA61F8"/>
    <w:rsid w:val="00CA6B36"/>
    <w:rsid w:val="00CB1267"/>
    <w:rsid w:val="00CB1B24"/>
    <w:rsid w:val="00CB2FFF"/>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C7CB4"/>
    <w:rsid w:val="00CD19D0"/>
    <w:rsid w:val="00CD1DD4"/>
    <w:rsid w:val="00CD3DF4"/>
    <w:rsid w:val="00CD473B"/>
    <w:rsid w:val="00CD4D88"/>
    <w:rsid w:val="00CD51E2"/>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1655"/>
    <w:rsid w:val="00D270EF"/>
    <w:rsid w:val="00D27CA4"/>
    <w:rsid w:val="00D27F5B"/>
    <w:rsid w:val="00D313B2"/>
    <w:rsid w:val="00D313D8"/>
    <w:rsid w:val="00D327C6"/>
    <w:rsid w:val="00D34751"/>
    <w:rsid w:val="00D41B34"/>
    <w:rsid w:val="00D42143"/>
    <w:rsid w:val="00D442B4"/>
    <w:rsid w:val="00D447A7"/>
    <w:rsid w:val="00D45CE8"/>
    <w:rsid w:val="00D45CEE"/>
    <w:rsid w:val="00D45EC6"/>
    <w:rsid w:val="00D46057"/>
    <w:rsid w:val="00D46A9F"/>
    <w:rsid w:val="00D46E82"/>
    <w:rsid w:val="00D47240"/>
    <w:rsid w:val="00D4741C"/>
    <w:rsid w:val="00D47B03"/>
    <w:rsid w:val="00D47CD0"/>
    <w:rsid w:val="00D5184D"/>
    <w:rsid w:val="00D52267"/>
    <w:rsid w:val="00D5282A"/>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A18"/>
    <w:rsid w:val="00D80F96"/>
    <w:rsid w:val="00D81441"/>
    <w:rsid w:val="00D81616"/>
    <w:rsid w:val="00D823EF"/>
    <w:rsid w:val="00D8440A"/>
    <w:rsid w:val="00D85055"/>
    <w:rsid w:val="00D852A7"/>
    <w:rsid w:val="00D8561E"/>
    <w:rsid w:val="00D86BD1"/>
    <w:rsid w:val="00D8719F"/>
    <w:rsid w:val="00D87F58"/>
    <w:rsid w:val="00D90998"/>
    <w:rsid w:val="00D90BCE"/>
    <w:rsid w:val="00D90FF4"/>
    <w:rsid w:val="00D96224"/>
    <w:rsid w:val="00D96C48"/>
    <w:rsid w:val="00DA01E7"/>
    <w:rsid w:val="00DA038E"/>
    <w:rsid w:val="00DA072D"/>
    <w:rsid w:val="00DA0F8B"/>
    <w:rsid w:val="00DA26E1"/>
    <w:rsid w:val="00DA3737"/>
    <w:rsid w:val="00DA3CD9"/>
    <w:rsid w:val="00DA506C"/>
    <w:rsid w:val="00DA524C"/>
    <w:rsid w:val="00DA5425"/>
    <w:rsid w:val="00DA7466"/>
    <w:rsid w:val="00DA7C71"/>
    <w:rsid w:val="00DB04C7"/>
    <w:rsid w:val="00DB2940"/>
    <w:rsid w:val="00DB3918"/>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316"/>
    <w:rsid w:val="00DD7B04"/>
    <w:rsid w:val="00DE09D2"/>
    <w:rsid w:val="00DE0B50"/>
    <w:rsid w:val="00DE140D"/>
    <w:rsid w:val="00DE26A9"/>
    <w:rsid w:val="00DE417E"/>
    <w:rsid w:val="00DE4B2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1F6D"/>
    <w:rsid w:val="00E3350D"/>
    <w:rsid w:val="00E335F8"/>
    <w:rsid w:val="00E34EF4"/>
    <w:rsid w:val="00E44836"/>
    <w:rsid w:val="00E46597"/>
    <w:rsid w:val="00E47F96"/>
    <w:rsid w:val="00E557E7"/>
    <w:rsid w:val="00E5640E"/>
    <w:rsid w:val="00E56863"/>
    <w:rsid w:val="00E61B69"/>
    <w:rsid w:val="00E62318"/>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AB0"/>
    <w:rsid w:val="00E94F4C"/>
    <w:rsid w:val="00E9634D"/>
    <w:rsid w:val="00EA207E"/>
    <w:rsid w:val="00EA30B7"/>
    <w:rsid w:val="00EA3E92"/>
    <w:rsid w:val="00EA44F2"/>
    <w:rsid w:val="00EA4759"/>
    <w:rsid w:val="00EA49A3"/>
    <w:rsid w:val="00EA55CA"/>
    <w:rsid w:val="00EA6424"/>
    <w:rsid w:val="00EA7A4B"/>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33F"/>
    <w:rsid w:val="00EE6C97"/>
    <w:rsid w:val="00EE7D28"/>
    <w:rsid w:val="00EF405F"/>
    <w:rsid w:val="00EF42C8"/>
    <w:rsid w:val="00EF44D9"/>
    <w:rsid w:val="00EF6C7B"/>
    <w:rsid w:val="00EF6FCA"/>
    <w:rsid w:val="00EF7986"/>
    <w:rsid w:val="00EF7B97"/>
    <w:rsid w:val="00EF7E74"/>
    <w:rsid w:val="00F00A8C"/>
    <w:rsid w:val="00F00A9D"/>
    <w:rsid w:val="00F01126"/>
    <w:rsid w:val="00F0166A"/>
    <w:rsid w:val="00F041EB"/>
    <w:rsid w:val="00F0440B"/>
    <w:rsid w:val="00F04A96"/>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240F"/>
    <w:rsid w:val="00F532F8"/>
    <w:rsid w:val="00F5501B"/>
    <w:rsid w:val="00F56A89"/>
    <w:rsid w:val="00F56A93"/>
    <w:rsid w:val="00F60EE9"/>
    <w:rsid w:val="00F630B9"/>
    <w:rsid w:val="00F63614"/>
    <w:rsid w:val="00F63BCB"/>
    <w:rsid w:val="00F64ED2"/>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61E1"/>
    <w:rsid w:val="00FC7C3D"/>
    <w:rsid w:val="00FD23D0"/>
    <w:rsid w:val="00FD2844"/>
    <w:rsid w:val="00FD29A7"/>
    <w:rsid w:val="00FD4122"/>
    <w:rsid w:val="00FD4A37"/>
    <w:rsid w:val="00FD4B67"/>
    <w:rsid w:val="00FD5070"/>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5706921">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58795019">
      <w:bodyDiv w:val="1"/>
      <w:marLeft w:val="0"/>
      <w:marRight w:val="0"/>
      <w:marTop w:val="0"/>
      <w:marBottom w:val="0"/>
      <w:divBdr>
        <w:top w:val="none" w:sz="0" w:space="0" w:color="auto"/>
        <w:left w:val="none" w:sz="0" w:space="0" w:color="auto"/>
        <w:bottom w:val="none" w:sz="0" w:space="0" w:color="auto"/>
        <w:right w:val="none" w:sz="0" w:space="0" w:color="auto"/>
      </w:divBdr>
    </w:div>
    <w:div w:id="59137753">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62091043">
      <w:bodyDiv w:val="1"/>
      <w:marLeft w:val="0"/>
      <w:marRight w:val="0"/>
      <w:marTop w:val="0"/>
      <w:marBottom w:val="0"/>
      <w:divBdr>
        <w:top w:val="none" w:sz="0" w:space="0" w:color="auto"/>
        <w:left w:val="none" w:sz="0" w:space="0" w:color="auto"/>
        <w:bottom w:val="none" w:sz="0" w:space="0" w:color="auto"/>
        <w:right w:val="none" w:sz="0" w:space="0" w:color="auto"/>
      </w:divBdr>
    </w:div>
    <w:div w:id="188643699">
      <w:bodyDiv w:val="1"/>
      <w:marLeft w:val="0"/>
      <w:marRight w:val="0"/>
      <w:marTop w:val="0"/>
      <w:marBottom w:val="0"/>
      <w:divBdr>
        <w:top w:val="none" w:sz="0" w:space="0" w:color="auto"/>
        <w:left w:val="none" w:sz="0" w:space="0" w:color="auto"/>
        <w:bottom w:val="none" w:sz="0" w:space="0" w:color="auto"/>
        <w:right w:val="none" w:sz="0" w:space="0" w:color="auto"/>
      </w:divBdr>
    </w:div>
    <w:div w:id="190340888">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196042167">
      <w:bodyDiv w:val="1"/>
      <w:marLeft w:val="0"/>
      <w:marRight w:val="0"/>
      <w:marTop w:val="0"/>
      <w:marBottom w:val="0"/>
      <w:divBdr>
        <w:top w:val="none" w:sz="0" w:space="0" w:color="auto"/>
        <w:left w:val="none" w:sz="0" w:space="0" w:color="auto"/>
        <w:bottom w:val="none" w:sz="0" w:space="0" w:color="auto"/>
        <w:right w:val="none" w:sz="0" w:space="0" w:color="auto"/>
      </w:divBdr>
    </w:div>
    <w:div w:id="218982948">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52785981">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283073713">
      <w:bodyDiv w:val="1"/>
      <w:marLeft w:val="0"/>
      <w:marRight w:val="0"/>
      <w:marTop w:val="0"/>
      <w:marBottom w:val="0"/>
      <w:divBdr>
        <w:top w:val="none" w:sz="0" w:space="0" w:color="auto"/>
        <w:left w:val="none" w:sz="0" w:space="0" w:color="auto"/>
        <w:bottom w:val="none" w:sz="0" w:space="0" w:color="auto"/>
        <w:right w:val="none" w:sz="0" w:space="0" w:color="auto"/>
      </w:divBdr>
    </w:div>
    <w:div w:id="299964099">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12637096">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24938438">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379597434">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3935543">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28164379">
      <w:bodyDiv w:val="1"/>
      <w:marLeft w:val="0"/>
      <w:marRight w:val="0"/>
      <w:marTop w:val="0"/>
      <w:marBottom w:val="0"/>
      <w:divBdr>
        <w:top w:val="none" w:sz="0" w:space="0" w:color="auto"/>
        <w:left w:val="none" w:sz="0" w:space="0" w:color="auto"/>
        <w:bottom w:val="none" w:sz="0" w:space="0" w:color="auto"/>
        <w:right w:val="none" w:sz="0" w:space="0" w:color="auto"/>
      </w:divBdr>
    </w:div>
    <w:div w:id="453256015">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1897973">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497502453">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16313483">
      <w:bodyDiv w:val="1"/>
      <w:marLeft w:val="0"/>
      <w:marRight w:val="0"/>
      <w:marTop w:val="0"/>
      <w:marBottom w:val="0"/>
      <w:divBdr>
        <w:top w:val="none" w:sz="0" w:space="0" w:color="auto"/>
        <w:left w:val="none" w:sz="0" w:space="0" w:color="auto"/>
        <w:bottom w:val="none" w:sz="0" w:space="0" w:color="auto"/>
        <w:right w:val="none" w:sz="0" w:space="0" w:color="auto"/>
      </w:divBdr>
    </w:div>
    <w:div w:id="520356141">
      <w:bodyDiv w:val="1"/>
      <w:marLeft w:val="0"/>
      <w:marRight w:val="0"/>
      <w:marTop w:val="0"/>
      <w:marBottom w:val="0"/>
      <w:divBdr>
        <w:top w:val="none" w:sz="0" w:space="0" w:color="auto"/>
        <w:left w:val="none" w:sz="0" w:space="0" w:color="auto"/>
        <w:bottom w:val="none" w:sz="0" w:space="0" w:color="auto"/>
        <w:right w:val="none" w:sz="0" w:space="0" w:color="auto"/>
      </w:divBdr>
    </w:div>
    <w:div w:id="530336754">
      <w:bodyDiv w:val="1"/>
      <w:marLeft w:val="0"/>
      <w:marRight w:val="0"/>
      <w:marTop w:val="0"/>
      <w:marBottom w:val="0"/>
      <w:divBdr>
        <w:top w:val="none" w:sz="0" w:space="0" w:color="auto"/>
        <w:left w:val="none" w:sz="0" w:space="0" w:color="auto"/>
        <w:bottom w:val="none" w:sz="0" w:space="0" w:color="auto"/>
        <w:right w:val="none" w:sz="0" w:space="0" w:color="auto"/>
      </w:divBdr>
    </w:div>
    <w:div w:id="530462871">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05771329">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8606115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693843302">
      <w:bodyDiv w:val="1"/>
      <w:marLeft w:val="0"/>
      <w:marRight w:val="0"/>
      <w:marTop w:val="0"/>
      <w:marBottom w:val="0"/>
      <w:divBdr>
        <w:top w:val="none" w:sz="0" w:space="0" w:color="auto"/>
        <w:left w:val="none" w:sz="0" w:space="0" w:color="auto"/>
        <w:bottom w:val="none" w:sz="0" w:space="0" w:color="auto"/>
        <w:right w:val="none" w:sz="0" w:space="0" w:color="auto"/>
      </w:divBdr>
    </w:div>
    <w:div w:id="715276763">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51588317">
      <w:bodyDiv w:val="1"/>
      <w:marLeft w:val="0"/>
      <w:marRight w:val="0"/>
      <w:marTop w:val="0"/>
      <w:marBottom w:val="0"/>
      <w:divBdr>
        <w:top w:val="none" w:sz="0" w:space="0" w:color="auto"/>
        <w:left w:val="none" w:sz="0" w:space="0" w:color="auto"/>
        <w:bottom w:val="none" w:sz="0" w:space="0" w:color="auto"/>
        <w:right w:val="none" w:sz="0" w:space="0" w:color="auto"/>
      </w:divBdr>
    </w:div>
    <w:div w:id="762915007">
      <w:bodyDiv w:val="1"/>
      <w:marLeft w:val="0"/>
      <w:marRight w:val="0"/>
      <w:marTop w:val="0"/>
      <w:marBottom w:val="0"/>
      <w:divBdr>
        <w:top w:val="none" w:sz="0" w:space="0" w:color="auto"/>
        <w:left w:val="none" w:sz="0" w:space="0" w:color="auto"/>
        <w:bottom w:val="none" w:sz="0" w:space="0" w:color="auto"/>
        <w:right w:val="none" w:sz="0" w:space="0" w:color="auto"/>
      </w:divBdr>
    </w:div>
    <w:div w:id="780881172">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28331946">
      <w:bodyDiv w:val="1"/>
      <w:marLeft w:val="0"/>
      <w:marRight w:val="0"/>
      <w:marTop w:val="0"/>
      <w:marBottom w:val="0"/>
      <w:divBdr>
        <w:top w:val="none" w:sz="0" w:space="0" w:color="auto"/>
        <w:left w:val="none" w:sz="0" w:space="0" w:color="auto"/>
        <w:bottom w:val="none" w:sz="0" w:space="0" w:color="auto"/>
        <w:right w:val="none" w:sz="0" w:space="0" w:color="auto"/>
      </w:divBdr>
    </w:div>
    <w:div w:id="833760837">
      <w:bodyDiv w:val="1"/>
      <w:marLeft w:val="0"/>
      <w:marRight w:val="0"/>
      <w:marTop w:val="0"/>
      <w:marBottom w:val="0"/>
      <w:divBdr>
        <w:top w:val="none" w:sz="0" w:space="0" w:color="auto"/>
        <w:left w:val="none" w:sz="0" w:space="0" w:color="auto"/>
        <w:bottom w:val="none" w:sz="0" w:space="0" w:color="auto"/>
        <w:right w:val="none" w:sz="0" w:space="0" w:color="auto"/>
      </w:divBdr>
    </w:div>
    <w:div w:id="840199620">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7880239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041052365">
      <w:bodyDiv w:val="1"/>
      <w:marLeft w:val="0"/>
      <w:marRight w:val="0"/>
      <w:marTop w:val="0"/>
      <w:marBottom w:val="0"/>
      <w:divBdr>
        <w:top w:val="none" w:sz="0" w:space="0" w:color="auto"/>
        <w:left w:val="none" w:sz="0" w:space="0" w:color="auto"/>
        <w:bottom w:val="none" w:sz="0" w:space="0" w:color="auto"/>
        <w:right w:val="none" w:sz="0" w:space="0" w:color="auto"/>
      </w:divBdr>
    </w:div>
    <w:div w:id="1042747415">
      <w:bodyDiv w:val="1"/>
      <w:marLeft w:val="0"/>
      <w:marRight w:val="0"/>
      <w:marTop w:val="0"/>
      <w:marBottom w:val="0"/>
      <w:divBdr>
        <w:top w:val="none" w:sz="0" w:space="0" w:color="auto"/>
        <w:left w:val="none" w:sz="0" w:space="0" w:color="auto"/>
        <w:bottom w:val="none" w:sz="0" w:space="0" w:color="auto"/>
        <w:right w:val="none" w:sz="0" w:space="0" w:color="auto"/>
      </w:divBdr>
    </w:div>
    <w:div w:id="1044450708">
      <w:bodyDiv w:val="1"/>
      <w:marLeft w:val="0"/>
      <w:marRight w:val="0"/>
      <w:marTop w:val="0"/>
      <w:marBottom w:val="0"/>
      <w:divBdr>
        <w:top w:val="none" w:sz="0" w:space="0" w:color="auto"/>
        <w:left w:val="none" w:sz="0" w:space="0" w:color="auto"/>
        <w:bottom w:val="none" w:sz="0" w:space="0" w:color="auto"/>
        <w:right w:val="none" w:sz="0" w:space="0" w:color="auto"/>
      </w:divBdr>
    </w:div>
    <w:div w:id="1089935317">
      <w:bodyDiv w:val="1"/>
      <w:marLeft w:val="0"/>
      <w:marRight w:val="0"/>
      <w:marTop w:val="0"/>
      <w:marBottom w:val="0"/>
      <w:divBdr>
        <w:top w:val="none" w:sz="0" w:space="0" w:color="auto"/>
        <w:left w:val="none" w:sz="0" w:space="0" w:color="auto"/>
        <w:bottom w:val="none" w:sz="0" w:space="0" w:color="auto"/>
        <w:right w:val="none" w:sz="0" w:space="0" w:color="auto"/>
      </w:divBdr>
    </w:div>
    <w:div w:id="1110050643">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284432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28957926">
      <w:bodyDiv w:val="1"/>
      <w:marLeft w:val="0"/>
      <w:marRight w:val="0"/>
      <w:marTop w:val="0"/>
      <w:marBottom w:val="0"/>
      <w:divBdr>
        <w:top w:val="none" w:sz="0" w:space="0" w:color="auto"/>
        <w:left w:val="none" w:sz="0" w:space="0" w:color="auto"/>
        <w:bottom w:val="none" w:sz="0" w:space="0" w:color="auto"/>
        <w:right w:val="none" w:sz="0" w:space="0" w:color="auto"/>
      </w:divBdr>
    </w:div>
    <w:div w:id="1239947581">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269460147">
      <w:bodyDiv w:val="1"/>
      <w:marLeft w:val="0"/>
      <w:marRight w:val="0"/>
      <w:marTop w:val="0"/>
      <w:marBottom w:val="0"/>
      <w:divBdr>
        <w:top w:val="none" w:sz="0" w:space="0" w:color="auto"/>
        <w:left w:val="none" w:sz="0" w:space="0" w:color="auto"/>
        <w:bottom w:val="none" w:sz="0" w:space="0" w:color="auto"/>
        <w:right w:val="none" w:sz="0" w:space="0" w:color="auto"/>
      </w:divBdr>
    </w:div>
    <w:div w:id="1306352439">
      <w:bodyDiv w:val="1"/>
      <w:marLeft w:val="0"/>
      <w:marRight w:val="0"/>
      <w:marTop w:val="0"/>
      <w:marBottom w:val="0"/>
      <w:divBdr>
        <w:top w:val="none" w:sz="0" w:space="0" w:color="auto"/>
        <w:left w:val="none" w:sz="0" w:space="0" w:color="auto"/>
        <w:bottom w:val="none" w:sz="0" w:space="0" w:color="auto"/>
        <w:right w:val="none" w:sz="0" w:space="0" w:color="auto"/>
      </w:divBdr>
    </w:div>
    <w:div w:id="1328558571">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542277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397777858">
      <w:bodyDiv w:val="1"/>
      <w:marLeft w:val="0"/>
      <w:marRight w:val="0"/>
      <w:marTop w:val="0"/>
      <w:marBottom w:val="0"/>
      <w:divBdr>
        <w:top w:val="none" w:sz="0" w:space="0" w:color="auto"/>
        <w:left w:val="none" w:sz="0" w:space="0" w:color="auto"/>
        <w:bottom w:val="none" w:sz="0" w:space="0" w:color="auto"/>
        <w:right w:val="none" w:sz="0" w:space="0" w:color="auto"/>
      </w:divBdr>
    </w:div>
    <w:div w:id="1421442756">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20967395">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580553414">
      <w:bodyDiv w:val="1"/>
      <w:marLeft w:val="0"/>
      <w:marRight w:val="0"/>
      <w:marTop w:val="0"/>
      <w:marBottom w:val="0"/>
      <w:divBdr>
        <w:top w:val="none" w:sz="0" w:space="0" w:color="auto"/>
        <w:left w:val="none" w:sz="0" w:space="0" w:color="auto"/>
        <w:bottom w:val="none" w:sz="0" w:space="0" w:color="auto"/>
        <w:right w:val="none" w:sz="0" w:space="0" w:color="auto"/>
      </w:divBdr>
    </w:div>
    <w:div w:id="1597472619">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659992527">
      <w:bodyDiv w:val="1"/>
      <w:marLeft w:val="0"/>
      <w:marRight w:val="0"/>
      <w:marTop w:val="0"/>
      <w:marBottom w:val="0"/>
      <w:divBdr>
        <w:top w:val="none" w:sz="0" w:space="0" w:color="auto"/>
        <w:left w:val="none" w:sz="0" w:space="0" w:color="auto"/>
        <w:bottom w:val="none" w:sz="0" w:space="0" w:color="auto"/>
        <w:right w:val="none" w:sz="0" w:space="0" w:color="auto"/>
      </w:divBdr>
    </w:div>
    <w:div w:id="1692494496">
      <w:bodyDiv w:val="1"/>
      <w:marLeft w:val="0"/>
      <w:marRight w:val="0"/>
      <w:marTop w:val="0"/>
      <w:marBottom w:val="0"/>
      <w:divBdr>
        <w:top w:val="none" w:sz="0" w:space="0" w:color="auto"/>
        <w:left w:val="none" w:sz="0" w:space="0" w:color="auto"/>
        <w:bottom w:val="none" w:sz="0" w:space="0" w:color="auto"/>
        <w:right w:val="none" w:sz="0" w:space="0" w:color="auto"/>
      </w:divBdr>
    </w:div>
    <w:div w:id="1701472310">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48067586">
      <w:bodyDiv w:val="1"/>
      <w:marLeft w:val="0"/>
      <w:marRight w:val="0"/>
      <w:marTop w:val="0"/>
      <w:marBottom w:val="0"/>
      <w:divBdr>
        <w:top w:val="none" w:sz="0" w:space="0" w:color="auto"/>
        <w:left w:val="none" w:sz="0" w:space="0" w:color="auto"/>
        <w:bottom w:val="none" w:sz="0" w:space="0" w:color="auto"/>
        <w:right w:val="none" w:sz="0" w:space="0" w:color="auto"/>
      </w:divBdr>
    </w:div>
    <w:div w:id="1761944039">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2991041">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787387567">
      <w:bodyDiv w:val="1"/>
      <w:marLeft w:val="0"/>
      <w:marRight w:val="0"/>
      <w:marTop w:val="0"/>
      <w:marBottom w:val="0"/>
      <w:divBdr>
        <w:top w:val="none" w:sz="0" w:space="0" w:color="auto"/>
        <w:left w:val="none" w:sz="0" w:space="0" w:color="auto"/>
        <w:bottom w:val="none" w:sz="0" w:space="0" w:color="auto"/>
        <w:right w:val="none" w:sz="0" w:space="0" w:color="auto"/>
      </w:divBdr>
    </w:div>
    <w:div w:id="1813131005">
      <w:bodyDiv w:val="1"/>
      <w:marLeft w:val="0"/>
      <w:marRight w:val="0"/>
      <w:marTop w:val="0"/>
      <w:marBottom w:val="0"/>
      <w:divBdr>
        <w:top w:val="none" w:sz="0" w:space="0" w:color="auto"/>
        <w:left w:val="none" w:sz="0" w:space="0" w:color="auto"/>
        <w:bottom w:val="none" w:sz="0" w:space="0" w:color="auto"/>
        <w:right w:val="none" w:sz="0" w:space="0" w:color="auto"/>
      </w:divBdr>
    </w:div>
    <w:div w:id="1814832711">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1285395">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57500806">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45990796">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1992784679">
      <w:bodyDiv w:val="1"/>
      <w:marLeft w:val="0"/>
      <w:marRight w:val="0"/>
      <w:marTop w:val="0"/>
      <w:marBottom w:val="0"/>
      <w:divBdr>
        <w:top w:val="none" w:sz="0" w:space="0" w:color="auto"/>
        <w:left w:val="none" w:sz="0" w:space="0" w:color="auto"/>
        <w:bottom w:val="none" w:sz="0" w:space="0" w:color="auto"/>
        <w:right w:val="none" w:sz="0" w:space="0" w:color="auto"/>
      </w:divBdr>
    </w:div>
    <w:div w:id="2033995735">
      <w:bodyDiv w:val="1"/>
      <w:marLeft w:val="0"/>
      <w:marRight w:val="0"/>
      <w:marTop w:val="0"/>
      <w:marBottom w:val="0"/>
      <w:divBdr>
        <w:top w:val="none" w:sz="0" w:space="0" w:color="auto"/>
        <w:left w:val="none" w:sz="0" w:space="0" w:color="auto"/>
        <w:bottom w:val="none" w:sz="0" w:space="0" w:color="auto"/>
        <w:right w:val="none" w:sz="0" w:space="0" w:color="auto"/>
      </w:divBdr>
    </w:div>
    <w:div w:id="2047673595">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 w:id="21337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chart" Target="charts/chart6.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hyperlink" Target="https://en.oxforddictionaries.com/definition/gyroscop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4</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12</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3</b:RefOrder>
  </b:Source>
  <b:Source>
    <b:Tag>ukm18</b:Tag>
    <b:SourceType>InternetSite</b:SourceType>
    <b:Guid>{FA67C0F2-BA06-4FD6-B272-174068F88096}</b:Guid>
    <b:LCID>en-US</b:LCID>
    <b:RefOrder>17</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5</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15</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18</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19</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13</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16</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14</b:RefOrder>
  </b:Source>
  <b:Source>
    <b:Tag>HJL05</b:Tag>
    <b:SourceType>JournalArticle</b:SourceType>
    <b:Guid>{F66539D4-4865-4C40-9243-8C22FD17B482}</b:Guid>
    <b:Author>
      <b:Author>
        <b:Corporate>H. J. Luinge P.H. Veltink</b:Corporate>
      </b:Author>
    </b:Author>
    <b:Title>Measuring orientation of human body segments using miniature gyroscopes and accelerometers</b:Title>
    <b:JournalName>Med. Biol. Eng. Comput.</b:JournalName>
    <b:Year>2005</b:Year>
    <b:Pages>273-282</b:Pages>
    <b:RefOrder>6</b:RefOrder>
  </b:Source>
  <b:Source>
    <b:Tag>Ste12</b:Tag>
    <b:SourceType>ConferenceProceedings</b:SourceType>
    <b:Guid>{E320F597-5694-4DDD-899A-EB90B9C490F2}</b:Guid>
    <b:Title>Simple and Complex Activity Recognition Through Smart Phone</b:Title>
    <b:Year>2012</b:Year>
    <b:Pages>1-8</b:Pages>
    <b:Author>
      <b:Author>
        <b:Corporate>Stefan Dernbach,Barnan Das, Narayanan C. Krishnan,Brian L. Thomas, Diane J. Cook</b:Corporate>
      </b:Author>
    </b:Author>
    <b:ConferenceName>2012 Eighth International Conference on Intelligent Environments</b:ConferenceName>
    <b:City>USA</b:City>
    <b:Publisher>IEEE Computer Science</b:Publisher>
    <b:RefOrder>7</b:RefOrder>
  </b:Source>
  <b:Source>
    <b:Tag>Der11</b:Tag>
    <b:SourceType>ConferenceProceedings</b:SourceType>
    <b:Guid>{EA653C8A-E7AA-4AB3-890D-5B4F6B392993}</b:Guid>
    <b:Author>
      <b:Author>
        <b:Corporate>Derick A. Johnson, Mohan M. Trivedi</b:Corporate>
      </b:Author>
    </b:Author>
    <b:Title>Driving Style Recognition Using a Smartphone as a Sensor Platform</b:Title>
    <b:Pages>1-7</b:Pages>
    <b:Year>2011</b:Year>
    <b:ConferenceName>14th International IEEE Conference</b:ConferenceName>
    <b:City>Washington</b:City>
    <b:Publisher>Laboratory for Intelligent and Safe Automobiles</b:Publisher>
    <b:RefOrder>8</b:RefOrder>
  </b:Source>
  <b:Source>
    <b:Tag>CAT10</b:Tag>
    <b:SourceType>JournalArticle</b:SourceType>
    <b:Guid>{312190C8-2448-4A4B-832C-71BDB2CC5557}</b:Guid>
    <b:Title>Accelerometer-Determined Steps per Day in US Children and Youth</b:Title>
    <b:Pages>1-7</b:Pages>
    <b:Year>2010</b:Year>
    <b:Author>
      <b:Author>
        <b:Corporate>CATRINE TUDOR-LOCKE, WILLIAM D. JOHNSON, PETER T. KATZMARZYK</b:Corporate>
      </b:Author>
    </b:Author>
    <b:JournalName>Pennington Biomedical Research Center, Baton Rouge, LA</b:JournalName>
    <b:RefOrder>11</b:RefOrder>
  </b:Source>
  <b:Source>
    <b:Tag>Emm13</b:Tag>
    <b:SourceType>JournalArticle</b:SourceType>
    <b:Guid>{105F8E6F-C5B4-4E4F-A0C0-39876D63250F}</b:Guid>
    <b:Author>
      <b:Author>
        <b:Corporate>Emma Fortune, Vipul Lugade, Melissa Morrow, Kenton Kaufman∗</b:Corporate>
      </b:Author>
    </b:Author>
    <b:Title>Validity of using tri-axial accelerometers to measure humanmovement – Part II: Step counts at a wide range of gait velocities</b:Title>
    <b:JournalName>ScienceDirect</b:JournalName>
    <b:Year>2013</b:Year>
    <b:Pages>1-11</b:Pages>
    <b:RefOrder>10</b:RefOrder>
  </b:Source>
  <b:Source>
    <b:Tag>Sam13</b:Tag>
    <b:SourceType>ConferenceProceedings</b:SourceType>
    <b:Guid>{EF8F5997-33E7-4F32-9F9C-F68D79D28091}</b:Guid>
    <b:Title>A Gyroscopic Data based Pedometer Algorithm</b:Title>
    <b:Year>2013</b:Year>
    <b:Pages>1-5</b:Pages>
    <b:Author>
      <b:Author>
        <b:Corporate>Sampath J ayalath, Nimsiri Abhayasinghe</b:Corporate>
      </b:Author>
    </b:Author>
    <b:ConferenceName>The 8th International Conference on Computer Science &amp; Education (ICCSE 2013)</b:ConferenceName>
    <b:City>Colombo</b:City>
    <b:Publisher>The 8th International Conference</b:Publisher>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9A9EF1-BE93-4346-8C2B-C0940EE7A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14117</Words>
  <Characters>80472</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Glavin, Frank</cp:lastModifiedBy>
  <cp:revision>2</cp:revision>
  <cp:lastPrinted>2018-07-04T14:01:00Z</cp:lastPrinted>
  <dcterms:created xsi:type="dcterms:W3CDTF">2018-07-06T13:25:00Z</dcterms:created>
  <dcterms:modified xsi:type="dcterms:W3CDTF">2018-07-06T13:25:00Z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